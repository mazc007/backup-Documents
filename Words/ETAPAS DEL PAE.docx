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565A" w:rsidRDefault="00E4565A" w:rsidP="00D763A6">
      <w:pPr>
        <w:spacing w:before="100" w:beforeAutospacing="1" w:after="100" w:afterAutospacing="1" w:line="240" w:lineRule="auto"/>
        <w:jc w:val="center"/>
        <w:outlineLvl w:val="0"/>
        <w:rPr>
          <w:rFonts w:ascii="Times New Roman" w:eastAsia="Times New Roman" w:hAnsi="Times New Roman" w:cs="Times New Roman"/>
          <w:b/>
          <w:bCs/>
          <w:kern w:val="36"/>
          <w:lang w:eastAsia="es-BO"/>
        </w:rPr>
      </w:pPr>
      <w:r w:rsidRPr="00AB1F6D">
        <w:rPr>
          <w:rFonts w:ascii="Times New Roman" w:eastAsia="Times New Roman" w:hAnsi="Times New Roman" w:cs="Times New Roman"/>
          <w:b/>
          <w:bCs/>
          <w:kern w:val="36"/>
          <w:lang w:eastAsia="es-BO"/>
        </w:rPr>
        <w:t>ETAPAS DEL PAE</w:t>
      </w:r>
    </w:p>
    <w:p w:rsidR="00E4565A" w:rsidRPr="00927B8F" w:rsidRDefault="00E4565A" w:rsidP="00E4565A">
      <w:pPr>
        <w:spacing w:before="100" w:beforeAutospacing="1" w:after="100" w:afterAutospacing="1" w:line="240" w:lineRule="auto"/>
        <w:jc w:val="both"/>
        <w:outlineLvl w:val="0"/>
        <w:rPr>
          <w:rFonts w:ascii="Times New Roman" w:eastAsia="Times New Roman" w:hAnsi="Times New Roman" w:cs="Times New Roman"/>
          <w:b/>
          <w:bCs/>
          <w:kern w:val="36"/>
          <w:lang w:eastAsia="es-BO"/>
        </w:rPr>
      </w:pPr>
      <w:r>
        <w:rPr>
          <w:rFonts w:ascii="Times New Roman" w:eastAsia="Times New Roman" w:hAnsi="Times New Roman" w:cs="Times New Roman"/>
          <w:b/>
          <w:bCs/>
          <w:kern w:val="36"/>
          <w:lang w:eastAsia="es-BO"/>
        </w:rPr>
        <w:t>Concepto:</w:t>
      </w:r>
    </w:p>
    <w:p w:rsidR="00E4565A" w:rsidRPr="00927B8F" w:rsidRDefault="00E4565A" w:rsidP="00E4565A">
      <w:pPr>
        <w:spacing w:before="100" w:beforeAutospacing="1" w:after="100" w:afterAutospacing="1" w:line="240" w:lineRule="auto"/>
        <w:jc w:val="both"/>
        <w:outlineLvl w:val="0"/>
        <w:rPr>
          <w:rFonts w:ascii="Times New Roman" w:eastAsia="Times New Roman" w:hAnsi="Times New Roman" w:cs="Times New Roman"/>
          <w:i/>
          <w:iCs/>
          <w:lang w:eastAsia="es-BO"/>
        </w:rPr>
      </w:pPr>
      <w:r w:rsidRPr="00927B8F">
        <w:rPr>
          <w:rFonts w:ascii="Times New Roman" w:eastAsia="Times New Roman" w:hAnsi="Times New Roman" w:cs="Times New Roman"/>
          <w:i/>
          <w:iCs/>
          <w:lang w:eastAsia="es-BO"/>
        </w:rPr>
        <w:t>El Proceso de Atención de Enfermería (P.A.E.) es la aplicación del método científico a la práctica asistencial de la enfermería. Este método permite a las enfermeras prestar cuidados de una forma racional, lógica y sistemática.</w:t>
      </w:r>
    </w:p>
    <w:p w:rsidR="00E4565A" w:rsidRPr="00927B8F" w:rsidRDefault="00E4565A" w:rsidP="00E4565A">
      <w:pPr>
        <w:spacing w:before="100" w:beforeAutospacing="1" w:after="100" w:afterAutospacing="1" w:line="240" w:lineRule="auto"/>
        <w:jc w:val="both"/>
        <w:outlineLvl w:val="0"/>
        <w:rPr>
          <w:rFonts w:ascii="Times New Roman" w:eastAsia="Times New Roman" w:hAnsi="Times New Roman" w:cs="Times New Roman"/>
          <w:b/>
          <w:i/>
          <w:iCs/>
          <w:lang w:eastAsia="es-BO"/>
        </w:rPr>
      </w:pPr>
      <w:r w:rsidRPr="00927B8F">
        <w:rPr>
          <w:rFonts w:ascii="Times New Roman" w:eastAsia="Times New Roman" w:hAnsi="Times New Roman" w:cs="Times New Roman"/>
          <w:b/>
          <w:i/>
          <w:iCs/>
          <w:lang w:eastAsia="es-BO"/>
        </w:rPr>
        <w:t>Objetivos:</w:t>
      </w:r>
    </w:p>
    <w:p w:rsidR="00E4565A" w:rsidRPr="00927B8F" w:rsidRDefault="00E4565A" w:rsidP="00E4565A">
      <w:pPr>
        <w:numPr>
          <w:ilvl w:val="0"/>
          <w:numId w:val="13"/>
        </w:numPr>
        <w:spacing w:before="225" w:after="30" w:line="240" w:lineRule="auto"/>
        <w:ind w:right="75"/>
        <w:rPr>
          <w:rFonts w:ascii="Times New Roman" w:eastAsia="Times New Roman" w:hAnsi="Times New Roman" w:cs="Times New Roman"/>
          <w:lang w:eastAsia="es-BO"/>
        </w:rPr>
      </w:pPr>
      <w:r w:rsidRPr="00927B8F">
        <w:rPr>
          <w:rFonts w:ascii="Times New Roman" w:eastAsia="Times New Roman" w:hAnsi="Times New Roman" w:cs="Times New Roman"/>
          <w:lang w:eastAsia="es-BO"/>
        </w:rPr>
        <w:t>Servir de instrumento de trabajo para el personal de enfermería.</w:t>
      </w:r>
    </w:p>
    <w:p w:rsidR="00E4565A" w:rsidRPr="00927B8F" w:rsidRDefault="00E4565A" w:rsidP="00E4565A">
      <w:pPr>
        <w:numPr>
          <w:ilvl w:val="0"/>
          <w:numId w:val="13"/>
        </w:numPr>
        <w:spacing w:after="75" w:line="240" w:lineRule="auto"/>
        <w:ind w:right="75"/>
        <w:rPr>
          <w:rFonts w:ascii="Times New Roman" w:eastAsia="Times New Roman" w:hAnsi="Times New Roman" w:cs="Times New Roman"/>
          <w:lang w:eastAsia="es-BO"/>
        </w:rPr>
      </w:pPr>
      <w:r w:rsidRPr="00927B8F">
        <w:rPr>
          <w:rFonts w:ascii="Times New Roman" w:eastAsia="Times New Roman" w:hAnsi="Times New Roman" w:cs="Times New Roman"/>
          <w:lang w:eastAsia="es-BO"/>
        </w:rPr>
        <w:t>Imprimir a la profesión un carácter científico.</w:t>
      </w:r>
    </w:p>
    <w:p w:rsidR="00E4565A" w:rsidRPr="00927B8F" w:rsidRDefault="00E4565A" w:rsidP="00E4565A">
      <w:pPr>
        <w:numPr>
          <w:ilvl w:val="0"/>
          <w:numId w:val="13"/>
        </w:numPr>
        <w:spacing w:after="75" w:line="240" w:lineRule="auto"/>
        <w:ind w:right="75"/>
        <w:rPr>
          <w:rFonts w:ascii="Times New Roman" w:eastAsia="Times New Roman" w:hAnsi="Times New Roman" w:cs="Times New Roman"/>
          <w:lang w:eastAsia="es-BO"/>
        </w:rPr>
      </w:pPr>
      <w:r w:rsidRPr="00927B8F">
        <w:rPr>
          <w:rFonts w:ascii="Times New Roman" w:eastAsia="Times New Roman" w:hAnsi="Times New Roman" w:cs="Times New Roman"/>
          <w:lang w:eastAsia="es-BO"/>
        </w:rPr>
        <w:t>Favorecer que los cuidados de enfermería se realicen de manera dinámica, deliberada, consciente, ordenada y sistematizada.</w:t>
      </w:r>
    </w:p>
    <w:p w:rsidR="00E4565A" w:rsidRPr="00927B8F" w:rsidRDefault="00E4565A" w:rsidP="00E4565A">
      <w:pPr>
        <w:numPr>
          <w:ilvl w:val="0"/>
          <w:numId w:val="13"/>
        </w:numPr>
        <w:spacing w:after="75" w:line="240" w:lineRule="auto"/>
        <w:ind w:right="75"/>
        <w:rPr>
          <w:rFonts w:ascii="Times New Roman" w:eastAsia="Times New Roman" w:hAnsi="Times New Roman" w:cs="Times New Roman"/>
          <w:lang w:eastAsia="es-BO"/>
        </w:rPr>
      </w:pPr>
      <w:r w:rsidRPr="00927B8F">
        <w:rPr>
          <w:rFonts w:ascii="Times New Roman" w:eastAsia="Times New Roman" w:hAnsi="Times New Roman" w:cs="Times New Roman"/>
          <w:lang w:eastAsia="es-BO"/>
        </w:rPr>
        <w:t>Traza objetivos y actividades evaluables.</w:t>
      </w:r>
    </w:p>
    <w:p w:rsidR="00E4565A" w:rsidRPr="00927B8F" w:rsidRDefault="00E4565A" w:rsidP="00E4565A">
      <w:pPr>
        <w:numPr>
          <w:ilvl w:val="0"/>
          <w:numId w:val="13"/>
        </w:numPr>
        <w:spacing w:after="75" w:line="240" w:lineRule="auto"/>
        <w:ind w:right="75"/>
        <w:rPr>
          <w:rFonts w:ascii="Times New Roman" w:eastAsia="Times New Roman" w:hAnsi="Times New Roman" w:cs="Times New Roman"/>
          <w:lang w:eastAsia="es-BO"/>
        </w:rPr>
      </w:pPr>
      <w:r w:rsidRPr="00927B8F">
        <w:rPr>
          <w:rFonts w:ascii="Times New Roman" w:eastAsia="Times New Roman" w:hAnsi="Times New Roman" w:cs="Times New Roman"/>
          <w:lang w:eastAsia="es-BO"/>
        </w:rPr>
        <w:t>Mantener una investigación constante sobre los cuidados.</w:t>
      </w:r>
    </w:p>
    <w:p w:rsidR="00E4565A" w:rsidRPr="00927B8F" w:rsidRDefault="00E4565A" w:rsidP="00E4565A">
      <w:pPr>
        <w:numPr>
          <w:ilvl w:val="0"/>
          <w:numId w:val="13"/>
        </w:numPr>
        <w:spacing w:after="75" w:line="240" w:lineRule="auto"/>
        <w:ind w:right="75"/>
        <w:rPr>
          <w:rFonts w:ascii="Times New Roman" w:eastAsia="Times New Roman" w:hAnsi="Times New Roman" w:cs="Times New Roman"/>
          <w:lang w:eastAsia="es-BO"/>
        </w:rPr>
      </w:pPr>
      <w:r w:rsidRPr="00927B8F">
        <w:rPr>
          <w:rFonts w:ascii="Times New Roman" w:eastAsia="Times New Roman" w:hAnsi="Times New Roman" w:cs="Times New Roman"/>
          <w:lang w:eastAsia="es-BO"/>
        </w:rPr>
        <w:t>Desarrollar una base de conocimientos propia, para conseguir una autonomía para la enfermería y un reconocimiento social.</w:t>
      </w:r>
    </w:p>
    <w:p w:rsidR="00E4565A" w:rsidRPr="00927B8F" w:rsidRDefault="00E4565A" w:rsidP="00E4565A">
      <w:pPr>
        <w:spacing w:after="75" w:line="240" w:lineRule="auto"/>
        <w:ind w:right="75"/>
        <w:rPr>
          <w:rFonts w:ascii="Times New Roman" w:eastAsia="Times New Roman" w:hAnsi="Times New Roman" w:cs="Times New Roman"/>
          <w:b/>
          <w:lang w:eastAsia="es-BO"/>
        </w:rPr>
      </w:pPr>
      <w:r w:rsidRPr="00317D99">
        <w:rPr>
          <w:rFonts w:ascii="Times New Roman" w:eastAsia="Times New Roman" w:hAnsi="Times New Roman" w:cs="Times New Roman"/>
          <w:b/>
          <w:i/>
          <w:lang w:eastAsia="es-BO"/>
        </w:rPr>
        <w:t>Características</w:t>
      </w:r>
      <w:r w:rsidRPr="00927B8F">
        <w:rPr>
          <w:rFonts w:ascii="Times New Roman" w:eastAsia="Times New Roman" w:hAnsi="Times New Roman" w:cs="Times New Roman"/>
          <w:b/>
          <w:lang w:eastAsia="es-BO"/>
        </w:rPr>
        <w:t>:</w:t>
      </w:r>
    </w:p>
    <w:p w:rsidR="00E4565A" w:rsidRPr="00927B8F" w:rsidRDefault="00E4565A" w:rsidP="00E4565A">
      <w:pPr>
        <w:numPr>
          <w:ilvl w:val="0"/>
          <w:numId w:val="12"/>
        </w:numPr>
        <w:spacing w:before="225" w:after="30" w:line="240" w:lineRule="auto"/>
        <w:ind w:right="75"/>
        <w:rPr>
          <w:rFonts w:ascii="Times New Roman" w:eastAsia="Times New Roman" w:hAnsi="Times New Roman" w:cs="Times New Roman"/>
          <w:lang w:eastAsia="es-BO"/>
        </w:rPr>
      </w:pPr>
      <w:r w:rsidRPr="00927B8F">
        <w:rPr>
          <w:rFonts w:ascii="Times New Roman" w:eastAsia="Times New Roman" w:hAnsi="Times New Roman" w:cs="Times New Roman"/>
          <w:lang w:eastAsia="es-BO"/>
        </w:rPr>
        <w:t>Tiene validez universal.</w:t>
      </w:r>
    </w:p>
    <w:p w:rsidR="00E4565A" w:rsidRPr="00927B8F" w:rsidRDefault="00E4565A" w:rsidP="00E4565A">
      <w:pPr>
        <w:numPr>
          <w:ilvl w:val="0"/>
          <w:numId w:val="12"/>
        </w:numPr>
        <w:spacing w:before="30" w:after="30" w:line="240" w:lineRule="auto"/>
        <w:ind w:right="75"/>
        <w:rPr>
          <w:rFonts w:ascii="Times New Roman" w:eastAsia="Times New Roman" w:hAnsi="Times New Roman" w:cs="Times New Roman"/>
          <w:lang w:eastAsia="es-BO"/>
        </w:rPr>
      </w:pPr>
      <w:r w:rsidRPr="00927B8F">
        <w:rPr>
          <w:rFonts w:ascii="Times New Roman" w:eastAsia="Times New Roman" w:hAnsi="Times New Roman" w:cs="Times New Roman"/>
          <w:lang w:eastAsia="es-BO"/>
        </w:rPr>
        <w:t>Utiliza una terminología comprensible para todos los profesionales.</w:t>
      </w:r>
    </w:p>
    <w:p w:rsidR="00E4565A" w:rsidRPr="00927B8F" w:rsidRDefault="00E4565A" w:rsidP="00E4565A">
      <w:pPr>
        <w:numPr>
          <w:ilvl w:val="0"/>
          <w:numId w:val="12"/>
        </w:numPr>
        <w:spacing w:before="30" w:after="30" w:line="240" w:lineRule="auto"/>
        <w:ind w:right="75"/>
        <w:rPr>
          <w:rFonts w:ascii="Times New Roman" w:eastAsia="Times New Roman" w:hAnsi="Times New Roman" w:cs="Times New Roman"/>
          <w:lang w:eastAsia="es-BO"/>
        </w:rPr>
      </w:pPr>
      <w:r w:rsidRPr="00927B8F">
        <w:rPr>
          <w:rFonts w:ascii="Times New Roman" w:eastAsia="Times New Roman" w:hAnsi="Times New Roman" w:cs="Times New Roman"/>
          <w:lang w:eastAsia="es-BO"/>
        </w:rPr>
        <w:t>Está centrado en el paciente marcando una relación directa entre éste y el profesional.</w:t>
      </w:r>
    </w:p>
    <w:p w:rsidR="00E4565A" w:rsidRPr="00927B8F" w:rsidRDefault="00E4565A" w:rsidP="00E4565A">
      <w:pPr>
        <w:numPr>
          <w:ilvl w:val="0"/>
          <w:numId w:val="12"/>
        </w:numPr>
        <w:spacing w:before="30" w:after="30" w:line="240" w:lineRule="auto"/>
        <w:ind w:right="75"/>
        <w:rPr>
          <w:rFonts w:ascii="Times New Roman" w:eastAsia="Times New Roman" w:hAnsi="Times New Roman" w:cs="Times New Roman"/>
          <w:lang w:eastAsia="es-BO"/>
        </w:rPr>
      </w:pPr>
      <w:r w:rsidRPr="00927B8F">
        <w:rPr>
          <w:rFonts w:ascii="Times New Roman" w:eastAsia="Times New Roman" w:hAnsi="Times New Roman" w:cs="Times New Roman"/>
          <w:lang w:eastAsia="es-BO"/>
        </w:rPr>
        <w:t>Está orientado y planeado hacia la búsqueda de soluciones y con una meta clara.</w:t>
      </w:r>
    </w:p>
    <w:p w:rsidR="00E4565A" w:rsidRPr="00927B8F" w:rsidRDefault="00E4565A" w:rsidP="00E4565A">
      <w:pPr>
        <w:numPr>
          <w:ilvl w:val="0"/>
          <w:numId w:val="12"/>
        </w:numPr>
        <w:spacing w:before="30" w:after="30" w:line="240" w:lineRule="auto"/>
        <w:ind w:right="75"/>
        <w:rPr>
          <w:rFonts w:ascii="Times New Roman" w:eastAsia="Times New Roman" w:hAnsi="Times New Roman" w:cs="Times New Roman"/>
          <w:lang w:eastAsia="es-BO"/>
        </w:rPr>
      </w:pPr>
      <w:r w:rsidRPr="00927B8F">
        <w:rPr>
          <w:rFonts w:ascii="Times New Roman" w:eastAsia="Times New Roman" w:hAnsi="Times New Roman" w:cs="Times New Roman"/>
          <w:lang w:eastAsia="es-BO"/>
        </w:rPr>
        <w:t>Consta de cinco etapas cíclicas.</w:t>
      </w:r>
    </w:p>
    <w:p w:rsidR="00E4565A" w:rsidRPr="00AB1F6D" w:rsidRDefault="00E4565A" w:rsidP="00E4565A">
      <w:pPr>
        <w:spacing w:before="100" w:beforeAutospacing="1" w:after="100" w:afterAutospacing="1" w:line="240" w:lineRule="auto"/>
        <w:jc w:val="both"/>
        <w:outlineLvl w:val="1"/>
        <w:rPr>
          <w:rFonts w:ascii="Times New Roman" w:eastAsia="Times New Roman" w:hAnsi="Times New Roman" w:cs="Times New Roman"/>
          <w:b/>
          <w:bCs/>
          <w:lang w:eastAsia="es-BO"/>
        </w:rPr>
      </w:pPr>
      <w:r w:rsidRPr="00AB1F6D">
        <w:rPr>
          <w:rFonts w:ascii="Times New Roman" w:eastAsia="Times New Roman" w:hAnsi="Times New Roman" w:cs="Times New Roman"/>
          <w:b/>
          <w:bCs/>
          <w:lang w:eastAsia="es-BO"/>
        </w:rPr>
        <w:t>VALORACIÓN</w:t>
      </w:r>
    </w:p>
    <w:p w:rsidR="00E4565A" w:rsidRDefault="00E4565A" w:rsidP="00E4565A">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Es la primera fase proceso de enfermería, pudiéndose definir como el proceso organizado y sistemático de recogida y recopilación de datos sobre el estado de salud del paciente a través de diversas fuentes: éstas incluyen al paciente como fuente primaria, al expediente clínico, a la familia o a cualquier otra persona que dé atención al paciente. Las fuentes secundarias pueden ser  revistas profesionales, los textos de referencia.</w:t>
      </w:r>
    </w:p>
    <w:p w:rsidR="00E4565A" w:rsidRPr="00AB1F6D" w:rsidRDefault="00E4565A" w:rsidP="00E4565A">
      <w:pPr>
        <w:spacing w:before="100" w:beforeAutospacing="1" w:after="100" w:afterAutospacing="1" w:line="240" w:lineRule="auto"/>
        <w:jc w:val="both"/>
        <w:rPr>
          <w:rFonts w:ascii="Times New Roman" w:eastAsia="Times New Roman" w:hAnsi="Times New Roman" w:cs="Times New Roman"/>
          <w:b/>
          <w:bCs/>
          <w:lang w:eastAsia="es-BO"/>
        </w:rPr>
      </w:pPr>
      <w:r w:rsidRPr="00AB1F6D">
        <w:rPr>
          <w:rFonts w:ascii="Times New Roman" w:eastAsia="Times New Roman" w:hAnsi="Times New Roman" w:cs="Times New Roman"/>
          <w:b/>
          <w:bCs/>
          <w:lang w:eastAsia="es-BO"/>
        </w:rPr>
        <w:t>Esta etapa cuenta con una valoración inicial, donde deberemos de buscar: </w:t>
      </w:r>
    </w:p>
    <w:p w:rsidR="00E4565A" w:rsidRPr="00AB1F6D" w:rsidRDefault="00E4565A" w:rsidP="00E4565A">
      <w:pPr>
        <w:pStyle w:val="Prrafodelista"/>
        <w:numPr>
          <w:ilvl w:val="0"/>
          <w:numId w:val="14"/>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Datos sobre los problemas de salud detectados en el paciente.  </w:t>
      </w:r>
    </w:p>
    <w:p w:rsidR="00E4565A" w:rsidRPr="00AB1F6D" w:rsidRDefault="00E4565A" w:rsidP="00E4565A">
      <w:pPr>
        <w:pStyle w:val="Prrafodelista"/>
        <w:numPr>
          <w:ilvl w:val="0"/>
          <w:numId w:val="14"/>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 Factores Contribuyentes en los problemas de salud.  </w:t>
      </w:r>
    </w:p>
    <w:p w:rsidR="00E4565A" w:rsidRPr="00AB1F6D" w:rsidRDefault="00E4565A" w:rsidP="00E4565A">
      <w:pPr>
        <w:pStyle w:val="Prrafodelista"/>
        <w:numPr>
          <w:ilvl w:val="0"/>
          <w:numId w:val="14"/>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En las valoraciones posteriores, tenemos que tener en cuenta:  </w:t>
      </w:r>
    </w:p>
    <w:p w:rsidR="00E4565A" w:rsidRPr="00AB1F6D" w:rsidRDefault="00E4565A" w:rsidP="00E4565A">
      <w:pPr>
        <w:pStyle w:val="Prrafodelista"/>
        <w:numPr>
          <w:ilvl w:val="0"/>
          <w:numId w:val="14"/>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 Confirmar los problemas de salud que hemos detectado.  </w:t>
      </w:r>
    </w:p>
    <w:p w:rsidR="00E4565A" w:rsidRPr="00AB1F6D" w:rsidRDefault="00E4565A" w:rsidP="00E4565A">
      <w:pPr>
        <w:pStyle w:val="Prrafodelista"/>
        <w:numPr>
          <w:ilvl w:val="0"/>
          <w:numId w:val="14"/>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 Análisis y comparación del progreso o retroceso del paciente.  </w:t>
      </w:r>
    </w:p>
    <w:p w:rsidR="00E4565A" w:rsidRPr="00AB1F6D" w:rsidRDefault="00E4565A" w:rsidP="00E4565A">
      <w:pPr>
        <w:pStyle w:val="Prrafodelista"/>
        <w:numPr>
          <w:ilvl w:val="0"/>
          <w:numId w:val="14"/>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 Determinación de la continuidad del plan de cuidados establecido.  </w:t>
      </w:r>
    </w:p>
    <w:p w:rsidR="00E4565A" w:rsidRPr="00AB1F6D" w:rsidRDefault="00E4565A" w:rsidP="00E4565A">
      <w:pPr>
        <w:pStyle w:val="Prrafodelista"/>
        <w:numPr>
          <w:ilvl w:val="0"/>
          <w:numId w:val="14"/>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 Obtención de nuevos datos que nos informen del estado de salud del paciente.  </w:t>
      </w:r>
      <w:r w:rsidRPr="00AB1F6D">
        <w:rPr>
          <w:rFonts w:ascii="Times New Roman" w:eastAsia="Times New Roman" w:hAnsi="Times New Roman" w:cs="Times New Roman"/>
          <w:lang w:eastAsia="es-BO"/>
        </w:rPr>
        <w:br/>
        <w:t xml:space="preserve">  </w:t>
      </w:r>
    </w:p>
    <w:p w:rsidR="00D763A6" w:rsidRDefault="00D763A6" w:rsidP="00E4565A">
      <w:pPr>
        <w:spacing w:before="100" w:beforeAutospacing="1" w:after="100" w:afterAutospacing="1" w:line="240" w:lineRule="auto"/>
        <w:jc w:val="both"/>
        <w:rPr>
          <w:rFonts w:ascii="Times New Roman" w:eastAsia="Times New Roman" w:hAnsi="Times New Roman" w:cs="Times New Roman"/>
          <w:b/>
          <w:bCs/>
          <w:lang w:eastAsia="es-BO"/>
        </w:rPr>
      </w:pPr>
    </w:p>
    <w:p w:rsidR="00D763A6" w:rsidRDefault="00D763A6" w:rsidP="00E4565A">
      <w:pPr>
        <w:spacing w:before="100" w:beforeAutospacing="1" w:after="100" w:afterAutospacing="1" w:line="240" w:lineRule="auto"/>
        <w:jc w:val="both"/>
        <w:rPr>
          <w:rFonts w:ascii="Times New Roman" w:eastAsia="Times New Roman" w:hAnsi="Times New Roman" w:cs="Times New Roman"/>
          <w:b/>
          <w:bCs/>
          <w:lang w:eastAsia="es-BO"/>
        </w:rPr>
      </w:pPr>
    </w:p>
    <w:p w:rsidR="00E4565A" w:rsidRPr="00AB1F6D" w:rsidRDefault="00E4565A" w:rsidP="00E4565A">
      <w:pPr>
        <w:spacing w:before="100" w:beforeAutospacing="1" w:after="100" w:afterAutospacing="1" w:line="240" w:lineRule="auto"/>
        <w:jc w:val="both"/>
        <w:rPr>
          <w:rFonts w:ascii="Times New Roman" w:eastAsia="Times New Roman" w:hAnsi="Times New Roman" w:cs="Times New Roman"/>
          <w:b/>
          <w:bCs/>
          <w:lang w:eastAsia="es-BO"/>
        </w:rPr>
      </w:pPr>
      <w:r w:rsidRPr="00AB1F6D">
        <w:rPr>
          <w:rFonts w:ascii="Times New Roman" w:eastAsia="Times New Roman" w:hAnsi="Times New Roman" w:cs="Times New Roman"/>
          <w:b/>
          <w:bCs/>
          <w:lang w:eastAsia="es-BO"/>
        </w:rPr>
        <w:lastRenderedPageBreak/>
        <w:t xml:space="preserve">En la recogida de datos necesitamos:  </w:t>
      </w:r>
    </w:p>
    <w:p w:rsidR="00E4565A" w:rsidRPr="00AB1F6D" w:rsidRDefault="00E4565A" w:rsidP="00E4565A">
      <w:pPr>
        <w:pStyle w:val="Prrafodelista"/>
        <w:numPr>
          <w:ilvl w:val="0"/>
          <w:numId w:val="15"/>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Conocimientos científicos (anatomía, fisiología, etc....) y básicos (capacidad de la enfermera de tomar decisiones).  </w:t>
      </w:r>
    </w:p>
    <w:p w:rsidR="00E4565A" w:rsidRPr="00AB1F6D" w:rsidRDefault="00E4565A" w:rsidP="00E4565A">
      <w:pPr>
        <w:pStyle w:val="Prrafodelista"/>
        <w:numPr>
          <w:ilvl w:val="0"/>
          <w:numId w:val="15"/>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 Habilidades técnicas e interprofesionales (relación con otras personas).  </w:t>
      </w:r>
    </w:p>
    <w:p w:rsidR="00E4565A" w:rsidRPr="00AB1F6D" w:rsidRDefault="00E4565A" w:rsidP="00E4565A">
      <w:pPr>
        <w:pStyle w:val="Prrafodelista"/>
        <w:numPr>
          <w:ilvl w:val="0"/>
          <w:numId w:val="15"/>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Convicciones (ideas, creencias, etc....)  </w:t>
      </w:r>
    </w:p>
    <w:p w:rsidR="00E4565A" w:rsidRPr="00AB1F6D" w:rsidRDefault="00E4565A" w:rsidP="00E4565A">
      <w:pPr>
        <w:pStyle w:val="Prrafodelista"/>
        <w:numPr>
          <w:ilvl w:val="0"/>
          <w:numId w:val="15"/>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 Capacidad creadora. </w:t>
      </w:r>
    </w:p>
    <w:p w:rsidR="00E4565A" w:rsidRPr="00AB1F6D" w:rsidRDefault="00E4565A" w:rsidP="00E4565A">
      <w:pPr>
        <w:pStyle w:val="Prrafodelista"/>
        <w:numPr>
          <w:ilvl w:val="0"/>
          <w:numId w:val="15"/>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Sentido común.  </w:t>
      </w:r>
    </w:p>
    <w:p w:rsidR="00E4565A" w:rsidRPr="00AB1F6D" w:rsidRDefault="00E4565A" w:rsidP="00E4565A">
      <w:pPr>
        <w:pStyle w:val="Prrafodelista"/>
        <w:numPr>
          <w:ilvl w:val="0"/>
          <w:numId w:val="15"/>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 Flexibilidad.  </w:t>
      </w:r>
    </w:p>
    <w:p w:rsidR="00E4565A" w:rsidRDefault="00E4565A" w:rsidP="00E4565A">
      <w:pPr>
        <w:spacing w:before="100" w:beforeAutospacing="1" w:after="100" w:afterAutospacing="1" w:line="240" w:lineRule="auto"/>
        <w:jc w:val="both"/>
        <w:rPr>
          <w:rFonts w:ascii="Times New Roman" w:eastAsia="Times New Roman" w:hAnsi="Times New Roman" w:cs="Times New Roman"/>
          <w:b/>
          <w:bCs/>
          <w:lang w:eastAsia="es-BO"/>
        </w:rPr>
      </w:pPr>
      <w:r w:rsidRPr="00AB1F6D">
        <w:rPr>
          <w:rFonts w:ascii="Times New Roman" w:eastAsia="Times New Roman" w:hAnsi="Times New Roman" w:cs="Times New Roman"/>
          <w:b/>
          <w:bCs/>
          <w:lang w:eastAsia="es-BO"/>
        </w:rPr>
        <w:t xml:space="preserve">Tipos de datos a recoger:  </w:t>
      </w:r>
    </w:p>
    <w:p w:rsidR="00E4565A" w:rsidRPr="00AB1F6D" w:rsidRDefault="00E4565A" w:rsidP="00E4565A">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Un dato es una información concreta, que se obtiene del paciente, referido a su estado de salud o las respuestas del paciente como consecuencia de su estado.  </w:t>
      </w:r>
      <w:r w:rsidRPr="00AB1F6D">
        <w:rPr>
          <w:rFonts w:ascii="Times New Roman" w:eastAsia="Times New Roman" w:hAnsi="Times New Roman" w:cs="Times New Roman"/>
          <w:lang w:eastAsia="es-BO"/>
        </w:rPr>
        <w:br/>
        <w:t>Nos interesa saber las características personales, capacidades ordinarias en las actividades, naturaleza de los problemas, estado actual de las capacidades. </w:t>
      </w:r>
    </w:p>
    <w:p w:rsidR="00E4565A" w:rsidRDefault="00E4565A" w:rsidP="00E4565A">
      <w:pPr>
        <w:spacing w:before="100" w:beforeAutospacing="1" w:after="100" w:afterAutospacing="1" w:line="240" w:lineRule="auto"/>
        <w:jc w:val="both"/>
        <w:rPr>
          <w:rFonts w:ascii="Times New Roman" w:eastAsia="Times New Roman" w:hAnsi="Times New Roman" w:cs="Times New Roman"/>
          <w:b/>
          <w:bCs/>
          <w:lang w:eastAsia="es-BO"/>
        </w:rPr>
      </w:pPr>
      <w:r w:rsidRPr="00AB1F6D">
        <w:rPr>
          <w:rFonts w:ascii="Times New Roman" w:eastAsia="Times New Roman" w:hAnsi="Times New Roman" w:cs="Times New Roman"/>
          <w:b/>
          <w:bCs/>
          <w:lang w:eastAsia="es-BO"/>
        </w:rPr>
        <w:t>Los tipos de datos:</w:t>
      </w:r>
    </w:p>
    <w:p w:rsidR="00D763A6" w:rsidRDefault="00E4565A" w:rsidP="00E4565A">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b/>
          <w:bCs/>
          <w:lang w:eastAsia="es-BO"/>
        </w:rPr>
        <w:t xml:space="preserve">  </w:t>
      </w:r>
      <w:r w:rsidRPr="00AB1F6D">
        <w:rPr>
          <w:rFonts w:ascii="Times New Roman" w:eastAsia="Times New Roman" w:hAnsi="Times New Roman" w:cs="Times New Roman"/>
          <w:b/>
          <w:i/>
          <w:lang w:eastAsia="es-BO"/>
        </w:rPr>
        <w:t>Datos subjetivos</w:t>
      </w:r>
      <w:r w:rsidRPr="00AB1F6D">
        <w:rPr>
          <w:rFonts w:ascii="Times New Roman" w:eastAsia="Times New Roman" w:hAnsi="Times New Roman" w:cs="Times New Roman"/>
          <w:lang w:eastAsia="es-BO"/>
        </w:rPr>
        <w:t xml:space="preserve">: No se pueden medir y son propios de paciente. Lo que la persona dice que siente o percibe. Solamente el afectado los describe y verifica.  (Sentimientos).  </w:t>
      </w:r>
      <w:r w:rsidRPr="00AB1F6D">
        <w:rPr>
          <w:rFonts w:ascii="Times New Roman" w:eastAsia="Times New Roman" w:hAnsi="Times New Roman" w:cs="Times New Roman"/>
          <w:lang w:eastAsia="es-BO"/>
        </w:rPr>
        <w:br/>
      </w:r>
      <w:r w:rsidRPr="00AB1F6D">
        <w:rPr>
          <w:rFonts w:ascii="Times New Roman" w:eastAsia="Times New Roman" w:hAnsi="Times New Roman" w:cs="Times New Roman"/>
          <w:b/>
          <w:i/>
          <w:lang w:eastAsia="es-BO"/>
        </w:rPr>
        <w:t>Datos objetivos:</w:t>
      </w:r>
      <w:r w:rsidRPr="00AB1F6D">
        <w:rPr>
          <w:rFonts w:ascii="Times New Roman" w:eastAsia="Times New Roman" w:hAnsi="Times New Roman" w:cs="Times New Roman"/>
          <w:lang w:eastAsia="es-BO"/>
        </w:rPr>
        <w:t xml:space="preserve"> se pueden medir por cualquier escala o instrumento (cifras de la tensión arterial).  </w:t>
      </w:r>
      <w:r w:rsidRPr="00AB1F6D">
        <w:rPr>
          <w:rFonts w:ascii="Times New Roman" w:eastAsia="Times New Roman" w:hAnsi="Times New Roman" w:cs="Times New Roman"/>
          <w:lang w:eastAsia="es-BO"/>
        </w:rPr>
        <w:br/>
      </w:r>
      <w:r w:rsidRPr="00AB1F6D">
        <w:rPr>
          <w:rFonts w:ascii="Times New Roman" w:eastAsia="Times New Roman" w:hAnsi="Times New Roman" w:cs="Times New Roman"/>
          <w:b/>
          <w:i/>
          <w:lang w:eastAsia="es-BO"/>
        </w:rPr>
        <w:t xml:space="preserve"> Datos históricos </w:t>
      </w:r>
      <w:r w:rsidRPr="00AB1F6D">
        <w:rPr>
          <w:rFonts w:ascii="Times New Roman" w:eastAsia="Times New Roman" w:hAnsi="Times New Roman" w:cs="Times New Roman"/>
          <w:lang w:eastAsia="es-BO"/>
        </w:rPr>
        <w:t xml:space="preserve">- antecedentes: Son aquellos hechos que han ocurrido anteriormente y comprenden hospitalizaciones previas, enfermedades crónicas o patrones y pautas de comportamiento (eliminación, adaptaciones pasadas, etc.). Nos ayudan a referenciar los hechos en el tiempo.  (Hospitalizaciones previas).  </w:t>
      </w:r>
    </w:p>
    <w:p w:rsidR="00E4565A" w:rsidRPr="00AB1F6D" w:rsidRDefault="00E4565A" w:rsidP="00E4565A">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b/>
          <w:i/>
          <w:lang w:eastAsia="es-BO"/>
        </w:rPr>
        <w:t>Datos actuales:</w:t>
      </w:r>
      <w:r w:rsidRPr="00AB1F6D">
        <w:rPr>
          <w:rFonts w:ascii="Times New Roman" w:eastAsia="Times New Roman" w:hAnsi="Times New Roman" w:cs="Times New Roman"/>
          <w:lang w:eastAsia="es-BO"/>
        </w:rPr>
        <w:t xml:space="preserve"> son datos sobre el problema de salud actual. </w:t>
      </w:r>
    </w:p>
    <w:p w:rsidR="00E4565A" w:rsidRPr="00AB1F6D" w:rsidRDefault="00E4565A" w:rsidP="00E4565A">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b/>
          <w:bCs/>
          <w:lang w:eastAsia="es-BO"/>
        </w:rPr>
        <w:t>Métodos para obtener datos:</w:t>
      </w:r>
      <w:r w:rsidRPr="00AB1F6D">
        <w:rPr>
          <w:rFonts w:ascii="Times New Roman" w:eastAsia="Times New Roman" w:hAnsi="Times New Roman" w:cs="Times New Roman"/>
          <w:lang w:eastAsia="es-BO"/>
        </w:rPr>
        <w:t> </w:t>
      </w:r>
    </w:p>
    <w:p w:rsidR="00E4565A" w:rsidRDefault="00E4565A" w:rsidP="00E4565A">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b/>
          <w:bCs/>
          <w:lang w:eastAsia="es-BO"/>
        </w:rPr>
        <w:t>A) Entrevista Clínica: </w:t>
      </w:r>
      <w:r w:rsidRPr="00AB1F6D">
        <w:rPr>
          <w:rFonts w:ascii="Times New Roman" w:eastAsia="Times New Roman" w:hAnsi="Times New Roman" w:cs="Times New Roman"/>
          <w:lang w:eastAsia="es-BO"/>
        </w:rPr>
        <w:t xml:space="preserve">  </w:t>
      </w:r>
    </w:p>
    <w:p w:rsidR="00E4565A" w:rsidRDefault="00E4565A" w:rsidP="00E4565A">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br/>
        <w:t xml:space="preserve">Es la técnica indispensable en la valoración, ya que gracias a ella obtenemos el mayor número de datos.  </w:t>
      </w:r>
      <w:r w:rsidRPr="00AB1F6D">
        <w:rPr>
          <w:rFonts w:ascii="Times New Roman" w:eastAsia="Times New Roman" w:hAnsi="Times New Roman" w:cs="Times New Roman"/>
          <w:lang w:eastAsia="es-BO"/>
        </w:rPr>
        <w:br/>
        <w:t>Existen dos tipos de entrevista, ésta puede ser formal o informal</w:t>
      </w:r>
    </w:p>
    <w:p w:rsidR="00E4565A" w:rsidRPr="00AB1F6D" w:rsidRDefault="00E4565A" w:rsidP="00E4565A">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La entrevista es un proceso que tiene cuatro finalidades, éstas son   </w:t>
      </w:r>
    </w:p>
    <w:p w:rsidR="00E4565A" w:rsidRPr="00AB1F6D" w:rsidRDefault="00E4565A" w:rsidP="00E4565A">
      <w:pPr>
        <w:numPr>
          <w:ilvl w:val="0"/>
          <w:numId w:val="16"/>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Obtener información específica y necesaria para el diagnóstico enfermero y la planificación de los cuidados.  </w:t>
      </w:r>
    </w:p>
    <w:p w:rsidR="00E4565A" w:rsidRPr="00AB1F6D" w:rsidRDefault="00E4565A" w:rsidP="00E4565A">
      <w:pPr>
        <w:numPr>
          <w:ilvl w:val="0"/>
          <w:numId w:val="16"/>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Facilitar la relación enfermera/paciente.  </w:t>
      </w:r>
    </w:p>
    <w:p w:rsidR="00E4565A" w:rsidRPr="00AB1F6D" w:rsidRDefault="00E4565A" w:rsidP="00E4565A">
      <w:pPr>
        <w:numPr>
          <w:ilvl w:val="0"/>
          <w:numId w:val="16"/>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Permitir al paciente informarse y participar en la identificación de sus problemas Y en el planteamiento de sus objetivos Y también.  </w:t>
      </w:r>
    </w:p>
    <w:p w:rsidR="00E4565A" w:rsidRPr="00AB1F6D" w:rsidRDefault="00E4565A" w:rsidP="00E4565A">
      <w:pPr>
        <w:numPr>
          <w:ilvl w:val="0"/>
          <w:numId w:val="16"/>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Ayudar a la enfermera a determinar que otras áreas requieren un análisis específico a lo largo de la valoración.  </w:t>
      </w:r>
    </w:p>
    <w:p w:rsidR="00D763A6" w:rsidRDefault="00D763A6" w:rsidP="00E4565A">
      <w:pPr>
        <w:spacing w:before="100" w:beforeAutospacing="1" w:after="100" w:afterAutospacing="1" w:line="240" w:lineRule="auto"/>
        <w:jc w:val="both"/>
        <w:rPr>
          <w:rFonts w:ascii="Times New Roman" w:eastAsia="Times New Roman" w:hAnsi="Times New Roman" w:cs="Times New Roman"/>
          <w:lang w:eastAsia="es-BO"/>
        </w:rPr>
      </w:pPr>
    </w:p>
    <w:p w:rsidR="00E4565A" w:rsidRPr="00AB1F6D" w:rsidRDefault="00E4565A" w:rsidP="00E4565A">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lastRenderedPageBreak/>
        <w:t xml:space="preserve">La entrevista consta de tres partes: Iniciación, cuerpo y cierre   </w:t>
      </w:r>
    </w:p>
    <w:p w:rsidR="00E4565A" w:rsidRPr="00AB1F6D" w:rsidRDefault="00E4565A" w:rsidP="00E4565A">
      <w:pPr>
        <w:numPr>
          <w:ilvl w:val="0"/>
          <w:numId w:val="5"/>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Iniciación: Se comienza por una fase de aproximación y se centra en la creación de un ambiente favorable, en donde se desarrolla una relación interpersonal positiva.  </w:t>
      </w:r>
    </w:p>
    <w:p w:rsidR="00E4565A" w:rsidRPr="00AB1F6D" w:rsidRDefault="00E4565A" w:rsidP="00E4565A">
      <w:pPr>
        <w:numPr>
          <w:ilvl w:val="0"/>
          <w:numId w:val="5"/>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Cuerpo: La finalidad de la conversación en esta parte se centra en la obtención de la información necesaria. Comienza a partir del motivo de la consulta o queja principal del paciente y se amplía a otras áreas como historial médico, información sobre la familia y datos sobre cuestiones culturales o religiosas. Existen formatos estructurados o </w:t>
      </w:r>
      <w:proofErr w:type="spellStart"/>
      <w:r w:rsidRPr="00AB1F6D">
        <w:rPr>
          <w:rFonts w:ascii="Times New Roman" w:eastAsia="Times New Roman" w:hAnsi="Times New Roman" w:cs="Times New Roman"/>
          <w:lang w:eastAsia="es-BO"/>
        </w:rPr>
        <w:t>semiestructurados</w:t>
      </w:r>
      <w:proofErr w:type="spellEnd"/>
      <w:r w:rsidRPr="00AB1F6D">
        <w:rPr>
          <w:rFonts w:ascii="Times New Roman" w:eastAsia="Times New Roman" w:hAnsi="Times New Roman" w:cs="Times New Roman"/>
          <w:lang w:eastAsia="es-BO"/>
        </w:rPr>
        <w:t xml:space="preserve"> para la recogida sistematizada y lógica de la información pertinente sobre el paciente.  </w:t>
      </w:r>
    </w:p>
    <w:p w:rsidR="00E4565A" w:rsidRPr="00AB1F6D" w:rsidRDefault="00E4565A" w:rsidP="00E4565A">
      <w:pPr>
        <w:numPr>
          <w:ilvl w:val="0"/>
          <w:numId w:val="5"/>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Cierre: Es la fase final de la entrevista No se deben introducir temas nuevos. Es importante resumir los datos más significativos. También constituye la base para establecer las primeras pautas de planificación.  </w:t>
      </w:r>
    </w:p>
    <w:p w:rsidR="00E4565A" w:rsidRPr="00AB1F6D" w:rsidRDefault="00E4565A" w:rsidP="00E4565A">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La entrevista clínica tiene que ser comprendida desde dos ámbitos:   </w:t>
      </w:r>
    </w:p>
    <w:p w:rsidR="00E4565A" w:rsidRPr="00AB1F6D" w:rsidRDefault="00E4565A" w:rsidP="00E4565A">
      <w:pPr>
        <w:numPr>
          <w:ilvl w:val="0"/>
          <w:numId w:val="17"/>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Un ámbito interpersonal en el que dos o más individuos se ponen en contacto y se comunican; </w:t>
      </w:r>
    </w:p>
    <w:p w:rsidR="00E4565A" w:rsidRPr="00AB1F6D" w:rsidRDefault="00E4565A" w:rsidP="00E4565A">
      <w:pPr>
        <w:numPr>
          <w:ilvl w:val="0"/>
          <w:numId w:val="17"/>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Otro ámbito de la entrevista es el de una habilidad técnica.  </w:t>
      </w:r>
    </w:p>
    <w:p w:rsidR="00E4565A" w:rsidRPr="00AB1F6D" w:rsidRDefault="00E4565A" w:rsidP="00E4565A">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b/>
          <w:bCs/>
          <w:lang w:eastAsia="es-BO"/>
        </w:rPr>
        <w:t>B) La observación: </w:t>
      </w:r>
      <w:r w:rsidRPr="00AB1F6D">
        <w:rPr>
          <w:rFonts w:ascii="Times New Roman" w:eastAsia="Times New Roman" w:hAnsi="Times New Roman" w:cs="Times New Roman"/>
          <w:lang w:eastAsia="es-BO"/>
        </w:rPr>
        <w:t> </w:t>
      </w:r>
    </w:p>
    <w:p w:rsidR="00E4565A" w:rsidRPr="00AB1F6D" w:rsidRDefault="00E4565A" w:rsidP="00E4565A">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En el momento del primer encuentro con el paciente, la enfermera comienza la fase de recolección de datos por la observación, que continua a través de la relación enfermera-paciente.   </w:t>
      </w:r>
      <w:r w:rsidRPr="00AB1F6D">
        <w:rPr>
          <w:rFonts w:ascii="Times New Roman" w:eastAsia="Times New Roman" w:hAnsi="Times New Roman" w:cs="Times New Roman"/>
          <w:lang w:eastAsia="es-BO"/>
        </w:rPr>
        <w:br/>
        <w:t>Es el segundo método básico de valoración, la observación sistemática implica la utilización de los sentidos para la obtención de información tanto del paciente, como de cualquier otra fuente significativa Y del entorno, así como de la interacción de estas tres variables. La observación es una habilidad que precisa práctica y disciplina. Los hallazgos encontrados mediante la observación han de ser posteriormente confirmados o descartados.  </w:t>
      </w:r>
    </w:p>
    <w:p w:rsidR="00E4565A" w:rsidRPr="00AB1F6D" w:rsidRDefault="00E4565A" w:rsidP="00E4565A">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b/>
          <w:bCs/>
          <w:lang w:eastAsia="es-BO"/>
        </w:rPr>
        <w:t>C) La exploración física: </w:t>
      </w:r>
      <w:r w:rsidRPr="00AB1F6D">
        <w:rPr>
          <w:rFonts w:ascii="Times New Roman" w:eastAsia="Times New Roman" w:hAnsi="Times New Roman" w:cs="Times New Roman"/>
          <w:lang w:eastAsia="es-BO"/>
        </w:rPr>
        <w:t> </w:t>
      </w:r>
    </w:p>
    <w:p w:rsidR="00D763A6" w:rsidRDefault="00E4565A" w:rsidP="00E4565A">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La actividad final de la recolección de datos es el examen físico. Debe explicarse al paciente en qué consiste el examen y pedir permiso para efectuarlo.</w:t>
      </w:r>
    </w:p>
    <w:p w:rsidR="00E4565A" w:rsidRPr="00AB1F6D" w:rsidRDefault="00D763A6" w:rsidP="00E4565A">
      <w:pPr>
        <w:spacing w:before="100" w:beforeAutospacing="1" w:after="100" w:afterAutospacing="1" w:line="240" w:lineRule="auto"/>
        <w:jc w:val="both"/>
        <w:rPr>
          <w:rFonts w:ascii="Times New Roman" w:eastAsia="Times New Roman" w:hAnsi="Times New Roman" w:cs="Times New Roman"/>
          <w:lang w:eastAsia="es-BO"/>
        </w:rPr>
      </w:pPr>
      <w:r>
        <w:rPr>
          <w:rFonts w:ascii="Times New Roman" w:eastAsia="Times New Roman" w:hAnsi="Times New Roman" w:cs="Times New Roman"/>
          <w:lang w:eastAsia="es-BO"/>
        </w:rPr>
        <w:t xml:space="preserve">  </w:t>
      </w:r>
      <w:r w:rsidR="00E4565A" w:rsidRPr="00AB1F6D">
        <w:rPr>
          <w:rFonts w:ascii="Times New Roman" w:eastAsia="Times New Roman" w:hAnsi="Times New Roman" w:cs="Times New Roman"/>
          <w:lang w:eastAsia="es-BO"/>
        </w:rPr>
        <w:t xml:space="preserve">Exploración física. Se centra en: determinar en Profundidad la respuesta de la persona al proceso de La enfermedad, obtener una base de datos para poder establecer comparaciones y valorar la eficacia de las actuaciones, confirmar los datos subjetivos obtenidos durante la entrevista. La enfermera utiliza cuatro técnicas específicas: inspección, palpación, percusión y auscultación.   </w:t>
      </w:r>
    </w:p>
    <w:p w:rsidR="00E4565A" w:rsidRPr="00AB1F6D" w:rsidRDefault="00E4565A" w:rsidP="00E4565A">
      <w:pPr>
        <w:numPr>
          <w:ilvl w:val="0"/>
          <w:numId w:val="7"/>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Inspección</w:t>
      </w:r>
      <w:r w:rsidR="00D763A6">
        <w:rPr>
          <w:rFonts w:ascii="Times New Roman" w:eastAsia="Times New Roman" w:hAnsi="Times New Roman" w:cs="Times New Roman"/>
          <w:lang w:eastAsia="es-BO"/>
        </w:rPr>
        <w:t>.</w:t>
      </w:r>
    </w:p>
    <w:p w:rsidR="00E4565A" w:rsidRPr="00AB1F6D" w:rsidRDefault="00E4565A" w:rsidP="00E4565A">
      <w:pPr>
        <w:numPr>
          <w:ilvl w:val="0"/>
          <w:numId w:val="7"/>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Palpación</w:t>
      </w:r>
      <w:r w:rsidR="00D763A6">
        <w:rPr>
          <w:rFonts w:ascii="Times New Roman" w:eastAsia="Times New Roman" w:hAnsi="Times New Roman" w:cs="Times New Roman"/>
          <w:lang w:eastAsia="es-BO"/>
        </w:rPr>
        <w:t>.</w:t>
      </w:r>
      <w:r w:rsidRPr="00AB1F6D">
        <w:rPr>
          <w:rFonts w:ascii="Times New Roman" w:eastAsia="Times New Roman" w:hAnsi="Times New Roman" w:cs="Times New Roman"/>
          <w:lang w:eastAsia="es-BO"/>
        </w:rPr>
        <w:t xml:space="preserve">  </w:t>
      </w:r>
    </w:p>
    <w:p w:rsidR="00E4565A" w:rsidRPr="00AB1F6D" w:rsidRDefault="00E4565A" w:rsidP="00E4565A">
      <w:pPr>
        <w:numPr>
          <w:ilvl w:val="0"/>
          <w:numId w:val="7"/>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Percusión</w:t>
      </w:r>
      <w:r w:rsidR="00D763A6">
        <w:rPr>
          <w:rFonts w:ascii="Times New Roman" w:eastAsia="Times New Roman" w:hAnsi="Times New Roman" w:cs="Times New Roman"/>
          <w:lang w:eastAsia="es-BO"/>
        </w:rPr>
        <w:t>.</w:t>
      </w:r>
      <w:r w:rsidRPr="00AB1F6D">
        <w:rPr>
          <w:rFonts w:ascii="Times New Roman" w:eastAsia="Times New Roman" w:hAnsi="Times New Roman" w:cs="Times New Roman"/>
          <w:lang w:eastAsia="es-BO"/>
        </w:rPr>
        <w:t xml:space="preserve"> </w:t>
      </w:r>
    </w:p>
    <w:p w:rsidR="00E4565A" w:rsidRPr="00AB1F6D" w:rsidRDefault="00E4565A" w:rsidP="00E4565A">
      <w:pPr>
        <w:numPr>
          <w:ilvl w:val="0"/>
          <w:numId w:val="7"/>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Auscultación</w:t>
      </w:r>
      <w:r w:rsidR="00D763A6">
        <w:rPr>
          <w:rFonts w:ascii="Times New Roman" w:eastAsia="Times New Roman" w:hAnsi="Times New Roman" w:cs="Times New Roman"/>
          <w:lang w:eastAsia="es-BO"/>
        </w:rPr>
        <w:t>.</w:t>
      </w:r>
      <w:r w:rsidRPr="00AB1F6D">
        <w:rPr>
          <w:rFonts w:ascii="Times New Roman" w:eastAsia="Times New Roman" w:hAnsi="Times New Roman" w:cs="Times New Roman"/>
          <w:lang w:eastAsia="es-BO"/>
        </w:rPr>
        <w:t xml:space="preserve"> </w:t>
      </w:r>
    </w:p>
    <w:p w:rsidR="00E4565A" w:rsidRPr="00AB1F6D" w:rsidRDefault="00E4565A" w:rsidP="00E4565A">
      <w:pPr>
        <w:spacing w:before="100" w:beforeAutospacing="1" w:after="100" w:afterAutospacing="1" w:line="240" w:lineRule="auto"/>
        <w:jc w:val="both"/>
        <w:outlineLvl w:val="0"/>
        <w:rPr>
          <w:rFonts w:ascii="Times New Roman" w:eastAsia="Times New Roman" w:hAnsi="Times New Roman" w:cs="Times New Roman"/>
          <w:b/>
          <w:bCs/>
          <w:kern w:val="36"/>
          <w:lang w:eastAsia="es-BO"/>
        </w:rPr>
      </w:pPr>
      <w:r w:rsidRPr="00AB1F6D">
        <w:rPr>
          <w:rFonts w:ascii="Times New Roman" w:eastAsia="Times New Roman" w:hAnsi="Times New Roman" w:cs="Times New Roman"/>
          <w:b/>
          <w:bCs/>
          <w:kern w:val="36"/>
          <w:lang w:eastAsia="es-BO"/>
        </w:rPr>
        <w:t>DIAGNÓSTICO</w:t>
      </w:r>
    </w:p>
    <w:p w:rsidR="00E4565A" w:rsidRPr="00AB1F6D" w:rsidRDefault="00E4565A" w:rsidP="00E4565A">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Según se utilice el PAE de 4 fases o el de 5 es el paso final del proceso de valoración o la segunda fase. Es un enunciado del problema real o en potencia del paciente que requiera de la intervención de enfermería con el objeto de resolverlo o disminuirlo. En ella se va a exponer el proceso mediante </w:t>
      </w:r>
      <w:r w:rsidRPr="00AB1F6D">
        <w:rPr>
          <w:rFonts w:ascii="Times New Roman" w:eastAsia="Times New Roman" w:hAnsi="Times New Roman" w:cs="Times New Roman"/>
          <w:lang w:eastAsia="es-BO"/>
        </w:rPr>
        <w:lastRenderedPageBreak/>
        <w:t xml:space="preserve">el cual estaremos en condiciones de establecer un problema clínico y de formularlo para su posterior tratamiento, bien sea diagnóstico enfermero o problema interdependiente.   </w:t>
      </w:r>
      <w:r w:rsidRPr="00AB1F6D">
        <w:rPr>
          <w:rFonts w:ascii="Times New Roman" w:eastAsia="Times New Roman" w:hAnsi="Times New Roman" w:cs="Times New Roman"/>
          <w:lang w:eastAsia="es-BO"/>
        </w:rPr>
        <w:br/>
        <w:t xml:space="preserve">Diagnóstico de enfermería real se refiere a una situación que existe en el momento actual. Problema potencial se refiere a una situación que puede ocasionar dificultad en el futuro.   </w:t>
      </w:r>
      <w:r w:rsidRPr="00AB1F6D">
        <w:rPr>
          <w:rFonts w:ascii="Times New Roman" w:eastAsia="Times New Roman" w:hAnsi="Times New Roman" w:cs="Times New Roman"/>
          <w:lang w:eastAsia="es-BO"/>
        </w:rPr>
        <w:br/>
        <w:t xml:space="preserve">Un diagnóstico de enfermería no es sinónimo de uno médico.   </w:t>
      </w:r>
      <w:r w:rsidRPr="00AB1F6D">
        <w:rPr>
          <w:rFonts w:ascii="Times New Roman" w:eastAsia="Times New Roman" w:hAnsi="Times New Roman" w:cs="Times New Roman"/>
          <w:lang w:eastAsia="es-BO"/>
        </w:rPr>
        <w:br/>
        <w:t xml:space="preserve">Si las funciones de Enfermería tienen tres dimensiones, dependiente, interdependiente e independiente, según el nivel de decisión que corresponde a la enfermera, surgirán problemas o necesidades en la persona que competirán a un campo u otro de actuación:   </w:t>
      </w:r>
    </w:p>
    <w:p w:rsidR="00E4565A" w:rsidRDefault="00E4565A" w:rsidP="00E4565A">
      <w:pPr>
        <w:spacing w:before="100" w:beforeAutospacing="1" w:after="100" w:afterAutospacing="1" w:line="240" w:lineRule="auto"/>
        <w:jc w:val="both"/>
        <w:rPr>
          <w:rFonts w:ascii="Times New Roman" w:eastAsia="Times New Roman" w:hAnsi="Times New Roman" w:cs="Times New Roman"/>
          <w:b/>
          <w:bCs/>
          <w:lang w:eastAsia="es-BO"/>
        </w:rPr>
      </w:pPr>
      <w:r w:rsidRPr="00AB1F6D">
        <w:rPr>
          <w:rFonts w:ascii="Times New Roman" w:eastAsia="Times New Roman" w:hAnsi="Times New Roman" w:cs="Times New Roman"/>
          <w:b/>
          <w:bCs/>
          <w:lang w:eastAsia="es-BO"/>
        </w:rPr>
        <w:t>Los pasos de esta fase son:  </w:t>
      </w:r>
    </w:p>
    <w:p w:rsidR="00E4565A" w:rsidRPr="00927B8F" w:rsidRDefault="00E4565A" w:rsidP="00E4565A">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b/>
          <w:bCs/>
          <w:lang w:eastAsia="es-BO"/>
        </w:rPr>
        <w:t xml:space="preserve"> </w:t>
      </w:r>
      <w:r w:rsidRPr="00AB1F6D">
        <w:rPr>
          <w:rFonts w:ascii="Times New Roman" w:eastAsia="Times New Roman" w:hAnsi="Times New Roman" w:cs="Times New Roman"/>
          <w:lang w:eastAsia="es-BO"/>
        </w:rPr>
        <w:t xml:space="preserve">1.- Identificación de problemas:   </w:t>
      </w:r>
    </w:p>
    <w:p w:rsidR="00E4565A" w:rsidRPr="00AB1F6D" w:rsidRDefault="00E4565A" w:rsidP="00E4565A">
      <w:pPr>
        <w:numPr>
          <w:ilvl w:val="0"/>
          <w:numId w:val="8"/>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Análisis de los datos significativos, bien sean datos o la deducción de ellos, es un planteamiento de alterativas como hipótesis  </w:t>
      </w:r>
    </w:p>
    <w:p w:rsidR="00E4565A" w:rsidRPr="00AB1F6D" w:rsidRDefault="00E4565A" w:rsidP="00E4565A">
      <w:pPr>
        <w:numPr>
          <w:ilvl w:val="0"/>
          <w:numId w:val="8"/>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Síntesis es la confirmación, o la eliminación de las alternativas.  </w:t>
      </w:r>
    </w:p>
    <w:p w:rsidR="00E4565A" w:rsidRPr="00AB1F6D" w:rsidRDefault="00E4565A" w:rsidP="00E4565A">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2.- Formulación de problemas. Diagnóstico de enfermería y problemas interdependientes.   </w:t>
      </w:r>
      <w:r w:rsidRPr="00AB1F6D">
        <w:rPr>
          <w:rFonts w:ascii="Times New Roman" w:eastAsia="Times New Roman" w:hAnsi="Times New Roman" w:cs="Times New Roman"/>
          <w:lang w:eastAsia="es-BO"/>
        </w:rPr>
        <w:br/>
        <w:t xml:space="preserve">  Hay que considerar la importancia de los beneficios específicos de una taxonomía diagnóstica en los distintos ámbitos del quehacer profesional. La Asociación Española de Enfermería Docente (AEED) en 1993, elaboró un documento en el que especificaba estos beneficios:   </w:t>
      </w:r>
    </w:p>
    <w:p w:rsidR="00E4565A" w:rsidRPr="00AB1F6D" w:rsidRDefault="00E4565A" w:rsidP="00E4565A">
      <w:pPr>
        <w:numPr>
          <w:ilvl w:val="0"/>
          <w:numId w:val="9"/>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Investigación: Para poder investigar sobre los problemas de Salud que los profesionales de enfermería estamos capacitados para tratar, es necesario que los mismos estén bien definidos y universalizados, a fin de que los resultados de las investigaciones, puedan ser comprendidos y aplicados por otros enfermeros. Es evidente que esto no es posible llevarlo a cabo sin disponer de un lenguaje común previo que aúne los criterios y facilite la comunicación e intercambio de datos. En este momento los Diagnósticos enfermeros pueden contribuir a la consolidación de la disciplina en Enfermería mediante líneas de investigación dirigidas a:  </w:t>
      </w:r>
    </w:p>
    <w:p w:rsidR="00E4565A" w:rsidRPr="00AB1F6D" w:rsidRDefault="00E4565A" w:rsidP="00E4565A">
      <w:pPr>
        <w:numPr>
          <w:ilvl w:val="1"/>
          <w:numId w:val="9"/>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Determinar la compatibilidad de una taxonomía con cada uno de los modelos conceptuales.  </w:t>
      </w:r>
    </w:p>
    <w:p w:rsidR="00E4565A" w:rsidRPr="00AB1F6D" w:rsidRDefault="00E4565A" w:rsidP="00E4565A">
      <w:pPr>
        <w:numPr>
          <w:ilvl w:val="1"/>
          <w:numId w:val="9"/>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Validar en distintos ámbitos culturales las características definitorias y los factores relacionados de los Diagnósticos de Enfermería aceptados.  </w:t>
      </w:r>
    </w:p>
    <w:p w:rsidR="00E4565A" w:rsidRPr="00AB1F6D" w:rsidRDefault="00E4565A" w:rsidP="00E4565A">
      <w:pPr>
        <w:numPr>
          <w:ilvl w:val="1"/>
          <w:numId w:val="9"/>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Comparar la eficacia de las diversas intervenciones propuestas ante un mismo Diagnóstico.  </w:t>
      </w:r>
    </w:p>
    <w:p w:rsidR="00E4565A" w:rsidRPr="00AB1F6D" w:rsidRDefault="00E4565A" w:rsidP="00E4565A">
      <w:pPr>
        <w:numPr>
          <w:ilvl w:val="1"/>
          <w:numId w:val="9"/>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Realizar el análisis epidemiológico de los diagnósticos que presenta una población determinada </w:t>
      </w:r>
    </w:p>
    <w:p w:rsidR="00E4565A" w:rsidRPr="00AB1F6D" w:rsidRDefault="00E4565A" w:rsidP="00E4565A">
      <w:pPr>
        <w:numPr>
          <w:ilvl w:val="1"/>
          <w:numId w:val="9"/>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Identificar nuevas áreas de competencia en Enfermería, o completar las ya identificadas, mediante el desarrollo y validación de nuevos Diagnósticos. </w:t>
      </w:r>
    </w:p>
    <w:p w:rsidR="00E4565A" w:rsidRPr="00AB1F6D" w:rsidRDefault="00E4565A" w:rsidP="00E4565A">
      <w:pPr>
        <w:numPr>
          <w:ilvl w:val="0"/>
          <w:numId w:val="9"/>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Docencia: la inclusión de los Diagnósticos de Enfermería en el </w:t>
      </w:r>
      <w:proofErr w:type="spellStart"/>
      <w:r w:rsidRPr="00AB1F6D">
        <w:rPr>
          <w:rFonts w:ascii="Times New Roman" w:eastAsia="Times New Roman" w:hAnsi="Times New Roman" w:cs="Times New Roman"/>
          <w:lang w:eastAsia="es-BO"/>
        </w:rPr>
        <w:t>curriculum</w:t>
      </w:r>
      <w:proofErr w:type="spellEnd"/>
      <w:r w:rsidRPr="00AB1F6D">
        <w:rPr>
          <w:rFonts w:ascii="Times New Roman" w:eastAsia="Times New Roman" w:hAnsi="Times New Roman" w:cs="Times New Roman"/>
          <w:lang w:eastAsia="es-BO"/>
        </w:rPr>
        <w:t xml:space="preserve"> básico debe iniciarse y continuarse de forma coherente, y prolongarse de forma progresiva a lo largo de todo el </w:t>
      </w:r>
      <w:proofErr w:type="spellStart"/>
      <w:r w:rsidRPr="00AB1F6D">
        <w:rPr>
          <w:rFonts w:ascii="Times New Roman" w:eastAsia="Times New Roman" w:hAnsi="Times New Roman" w:cs="Times New Roman"/>
          <w:lang w:eastAsia="es-BO"/>
        </w:rPr>
        <w:t>curriculum</w:t>
      </w:r>
      <w:proofErr w:type="spellEnd"/>
      <w:r w:rsidRPr="00AB1F6D">
        <w:rPr>
          <w:rFonts w:ascii="Times New Roman" w:eastAsia="Times New Roman" w:hAnsi="Times New Roman" w:cs="Times New Roman"/>
          <w:lang w:eastAsia="es-BO"/>
        </w:rPr>
        <w:t xml:space="preserve">. Permite:  </w:t>
      </w:r>
    </w:p>
    <w:p w:rsidR="00E4565A" w:rsidRPr="00AB1F6D" w:rsidRDefault="00E4565A" w:rsidP="00E4565A">
      <w:pPr>
        <w:numPr>
          <w:ilvl w:val="1"/>
          <w:numId w:val="9"/>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Organizar de manera lógica, coherente Y ordenada los conocimientos de Enfermería que deberían poseer los alumnos  </w:t>
      </w:r>
    </w:p>
    <w:p w:rsidR="00E4565A" w:rsidRPr="00AB1F6D" w:rsidRDefault="00E4565A" w:rsidP="00E4565A">
      <w:pPr>
        <w:numPr>
          <w:ilvl w:val="1"/>
          <w:numId w:val="9"/>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Disponer de un lenguaje compartido con otros profesionales, con los enfermeros docentes y con los propios alumnos, lo cual facilita enormemente la transmisión de ideas y conceptos relacionados con los cuidados.  </w:t>
      </w:r>
    </w:p>
    <w:p w:rsidR="00E4565A" w:rsidRPr="00AB1F6D" w:rsidRDefault="00E4565A" w:rsidP="00E4565A">
      <w:pPr>
        <w:numPr>
          <w:ilvl w:val="0"/>
          <w:numId w:val="9"/>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Asistencial: El uso de los Diagnósticos en la práctica asistencial favorece la organización y profesionalización de las actividades de enfermería, al permitir:  </w:t>
      </w:r>
    </w:p>
    <w:p w:rsidR="00E4565A" w:rsidRPr="00AB1F6D" w:rsidRDefault="00E4565A" w:rsidP="00E4565A">
      <w:pPr>
        <w:numPr>
          <w:ilvl w:val="1"/>
          <w:numId w:val="9"/>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lastRenderedPageBreak/>
        <w:t xml:space="preserve">identificar las respuestas de las personas ante distintas situaciones de Salud  </w:t>
      </w:r>
    </w:p>
    <w:p w:rsidR="00E4565A" w:rsidRPr="00AB1F6D" w:rsidRDefault="00E4565A" w:rsidP="00E4565A">
      <w:pPr>
        <w:numPr>
          <w:ilvl w:val="1"/>
          <w:numId w:val="9"/>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Centrar los cuidados brindados en las respuestas humanas identificadas a través de una valoración propia  </w:t>
      </w:r>
    </w:p>
    <w:p w:rsidR="00E4565A" w:rsidRPr="00AB1F6D" w:rsidRDefault="00E4565A" w:rsidP="00E4565A">
      <w:pPr>
        <w:numPr>
          <w:ilvl w:val="1"/>
          <w:numId w:val="9"/>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Aumentar la efectividad de los cuidados al prescribir actuaciones de Enfermería específicas orientadas a la resolución o control de los problemas identificados.  </w:t>
      </w:r>
    </w:p>
    <w:p w:rsidR="00E4565A" w:rsidRPr="00AB1F6D" w:rsidRDefault="00E4565A" w:rsidP="00E4565A">
      <w:pPr>
        <w:numPr>
          <w:ilvl w:val="1"/>
          <w:numId w:val="9"/>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Organizar, definir y desarrollar la dimensión propia del ejercicio profesional  </w:t>
      </w:r>
    </w:p>
    <w:p w:rsidR="00E4565A" w:rsidRPr="00AB1F6D" w:rsidRDefault="00E4565A" w:rsidP="00E4565A">
      <w:pPr>
        <w:numPr>
          <w:ilvl w:val="1"/>
          <w:numId w:val="9"/>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Delimitar la responsabilidad profesional, lo que como beneficio secundario crea la necesidad de planificar y registrar las actividades realizadas.  </w:t>
      </w:r>
    </w:p>
    <w:p w:rsidR="00E4565A" w:rsidRPr="00AB1F6D" w:rsidRDefault="00E4565A" w:rsidP="00E4565A">
      <w:pPr>
        <w:numPr>
          <w:ilvl w:val="1"/>
          <w:numId w:val="9"/>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Diferenciar la aportación enfermera a los cuidados de Salud de las hechas por otros profesionales.  </w:t>
      </w:r>
    </w:p>
    <w:p w:rsidR="00E4565A" w:rsidRPr="00AB1F6D" w:rsidRDefault="00E4565A" w:rsidP="00E4565A">
      <w:pPr>
        <w:numPr>
          <w:ilvl w:val="1"/>
          <w:numId w:val="9"/>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Unificar los criterios de actuación ante los problemas o situaciones que están dentro de nuestra área de competencia.  </w:t>
      </w:r>
    </w:p>
    <w:p w:rsidR="00E4565A" w:rsidRPr="00AB1F6D" w:rsidRDefault="00E4565A" w:rsidP="00E4565A">
      <w:pPr>
        <w:numPr>
          <w:ilvl w:val="1"/>
          <w:numId w:val="9"/>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Mejorar y facilitar la comunicación inter e </w:t>
      </w:r>
      <w:proofErr w:type="spellStart"/>
      <w:r w:rsidRPr="00AB1F6D">
        <w:rPr>
          <w:rFonts w:ascii="Times New Roman" w:eastAsia="Times New Roman" w:hAnsi="Times New Roman" w:cs="Times New Roman"/>
          <w:lang w:eastAsia="es-BO"/>
        </w:rPr>
        <w:t>intradisciplinar</w:t>
      </w:r>
      <w:proofErr w:type="spellEnd"/>
      <w:r w:rsidRPr="00AB1F6D">
        <w:rPr>
          <w:rFonts w:ascii="Times New Roman" w:eastAsia="Times New Roman" w:hAnsi="Times New Roman" w:cs="Times New Roman"/>
          <w:lang w:eastAsia="es-BO"/>
        </w:rPr>
        <w:t>. </w:t>
      </w:r>
    </w:p>
    <w:p w:rsidR="00E4565A" w:rsidRPr="00AB1F6D" w:rsidRDefault="00E4565A" w:rsidP="00E4565A">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Los componentes de las categorías diagnósticas, aceptadas por la NANDA para la formulación y descripción diagnóstica, en 1990 novena conferencia se aceptaron 90 categorías diagnósticas. Cada categoría diagnóstica tiene 4 componentes:  </w:t>
      </w:r>
    </w:p>
    <w:p w:rsidR="00D763A6" w:rsidRDefault="00E4565A" w:rsidP="00E4565A">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br/>
        <w:t>1.- Etiqueta descriptiva o título: ofrece una descripción concisa del problema (real o potencial). Es una frase o término que representa un patrón.</w:t>
      </w:r>
    </w:p>
    <w:p w:rsidR="00D763A6" w:rsidRDefault="00E4565A" w:rsidP="00E4565A">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2.- Definición: expresa un significado claro y preciso de la categoría y la diferencia de todas las demás.</w:t>
      </w:r>
    </w:p>
    <w:p w:rsidR="00D763A6" w:rsidRDefault="00E4565A" w:rsidP="00E4565A">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3.- Características definitorias: Cada diagnóstico tiene un título y una definición específica, ésta es la que nos da el significado propiamente del diagnóstico, el </w:t>
      </w:r>
      <w:proofErr w:type="spellStart"/>
      <w:r w:rsidRPr="00AB1F6D">
        <w:rPr>
          <w:rFonts w:ascii="Times New Roman" w:eastAsia="Times New Roman" w:hAnsi="Times New Roman" w:cs="Times New Roman"/>
          <w:lang w:eastAsia="es-BO"/>
        </w:rPr>
        <w:t>titulo</w:t>
      </w:r>
      <w:proofErr w:type="spellEnd"/>
      <w:r w:rsidRPr="00AB1F6D">
        <w:rPr>
          <w:rFonts w:ascii="Times New Roman" w:eastAsia="Times New Roman" w:hAnsi="Times New Roman" w:cs="Times New Roman"/>
          <w:lang w:eastAsia="es-BO"/>
        </w:rPr>
        <w:t xml:space="preserve"> es solo sugerente.  </w:t>
      </w:r>
    </w:p>
    <w:p w:rsidR="00D763A6" w:rsidRDefault="00E4565A" w:rsidP="00E4565A">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4.- Las características que definen el diagnóstico real son los signos y síntomas principales siempre presentes en el 80-100% de los casos. Otros signos y síntomas, que se han calificado como secundarios están presentes en el 50-79% de los casos, pero no se consideran evidencias necesarias del problema. </w:t>
      </w:r>
    </w:p>
    <w:p w:rsidR="00E4565A" w:rsidRPr="00AB1F6D" w:rsidRDefault="00E4565A" w:rsidP="00E4565A">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5.- Factores etiológicos y contribuyentes o factores de riesgo: Se organizan entorno a los factores fisiopatológicos, relacionados con el tratamiento, la situación y la maduración, que pueden influir en el estado de salud o contribuir al desarrollo del problema. Los diagnósticos de enfermería de alto riesgo incluyen en su enunciado los factores de riesgo, por ejemplo es:   </w:t>
      </w:r>
    </w:p>
    <w:p w:rsidR="00E4565A" w:rsidRPr="00AB1F6D" w:rsidRDefault="00E4565A" w:rsidP="00E4565A">
      <w:pPr>
        <w:numPr>
          <w:ilvl w:val="1"/>
          <w:numId w:val="21"/>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F. Fisiopatológicos (biológico y psicológicos): shock, anorexia nerviosa  </w:t>
      </w:r>
    </w:p>
    <w:p w:rsidR="00E4565A" w:rsidRPr="00AB1F6D" w:rsidRDefault="00E4565A" w:rsidP="00E4565A">
      <w:pPr>
        <w:numPr>
          <w:ilvl w:val="1"/>
          <w:numId w:val="21"/>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F. de Tratamiento (terapias, pruebas diagnósticas, medicación, diálisis, etc.)  </w:t>
      </w:r>
    </w:p>
    <w:p w:rsidR="00E4565A" w:rsidRPr="00AB1F6D" w:rsidRDefault="00E4565A" w:rsidP="00E4565A">
      <w:pPr>
        <w:numPr>
          <w:ilvl w:val="2"/>
          <w:numId w:val="21"/>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De medio ambiente como, estar en un centro de cuidados crónicos, residuos tóxicos, etc.  </w:t>
      </w:r>
    </w:p>
    <w:p w:rsidR="00E4565A" w:rsidRPr="00AB1F6D" w:rsidRDefault="00E4565A" w:rsidP="00E4565A">
      <w:pPr>
        <w:numPr>
          <w:ilvl w:val="2"/>
          <w:numId w:val="21"/>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Personales, como encontrarnos en el proceso de muerte, divorcio, etc.  </w:t>
      </w:r>
    </w:p>
    <w:p w:rsidR="00E4565A" w:rsidRPr="00AB1F6D" w:rsidRDefault="00E4565A" w:rsidP="00E4565A">
      <w:pPr>
        <w:numPr>
          <w:ilvl w:val="1"/>
          <w:numId w:val="21"/>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F. de Maduración: paternidad/maternidad, adolescencia, etc.  </w:t>
      </w:r>
    </w:p>
    <w:p w:rsidR="00E4565A" w:rsidRDefault="00E4565A" w:rsidP="00E4565A">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b/>
          <w:bCs/>
          <w:lang w:eastAsia="es-BO"/>
        </w:rPr>
        <w:t>Tipos de diagnósticos: </w:t>
      </w:r>
      <w:r w:rsidRPr="00AB1F6D">
        <w:rPr>
          <w:rFonts w:ascii="Times New Roman" w:eastAsia="Times New Roman" w:hAnsi="Times New Roman" w:cs="Times New Roman"/>
          <w:lang w:eastAsia="es-BO"/>
        </w:rPr>
        <w:t xml:space="preserve">  </w:t>
      </w:r>
    </w:p>
    <w:p w:rsidR="00E4565A" w:rsidRPr="00AB1F6D" w:rsidRDefault="00E4565A" w:rsidP="00E4565A">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Antes de indicar la forma de enunciar los diagnósticos establezcamos que tipos de diagnósticos hay, pudiendo ser de cuatro tipos, que son: reales, de alto riesgo (designados hasta 1992 como potenciales), de bienestar o posibles.   </w:t>
      </w:r>
    </w:p>
    <w:p w:rsidR="00E4565A" w:rsidRPr="00AB1F6D" w:rsidRDefault="00E4565A" w:rsidP="00E4565A">
      <w:pPr>
        <w:numPr>
          <w:ilvl w:val="0"/>
          <w:numId w:val="10"/>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lastRenderedPageBreak/>
        <w:t xml:space="preserve">Real: representa un estado que ha sido clínicamente validado mediante características definitorias principales identificables. </w:t>
      </w:r>
    </w:p>
    <w:p w:rsidR="00E4565A" w:rsidRPr="00AB1F6D" w:rsidRDefault="00E4565A" w:rsidP="00E4565A">
      <w:pPr>
        <w:numPr>
          <w:ilvl w:val="0"/>
          <w:numId w:val="10"/>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Alto Riesgo: es un juicio clínico de que un individuo, familia o comunidad son más vulnerables a desarrollar el problema que otros en situación igual o similar. </w:t>
      </w:r>
    </w:p>
    <w:p w:rsidR="00E4565A" w:rsidRPr="00AB1F6D" w:rsidRDefault="00E4565A" w:rsidP="00E4565A">
      <w:pPr>
        <w:numPr>
          <w:ilvl w:val="0"/>
          <w:numId w:val="10"/>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Posible: son enunciados que describen un problema sospechado para el que se necesitan datos adicionales </w:t>
      </w:r>
    </w:p>
    <w:p w:rsidR="00D763A6" w:rsidRPr="00D763A6" w:rsidRDefault="00E4565A" w:rsidP="00E4565A">
      <w:pPr>
        <w:numPr>
          <w:ilvl w:val="0"/>
          <w:numId w:val="10"/>
        </w:numPr>
        <w:spacing w:before="100" w:beforeAutospacing="1" w:after="100" w:afterAutospacing="1" w:line="240" w:lineRule="auto"/>
        <w:jc w:val="both"/>
        <w:outlineLvl w:val="1"/>
        <w:rPr>
          <w:rFonts w:ascii="Times New Roman" w:eastAsia="Times New Roman" w:hAnsi="Times New Roman" w:cs="Times New Roman"/>
          <w:b/>
          <w:bCs/>
          <w:lang w:eastAsia="es-BO"/>
        </w:rPr>
      </w:pPr>
      <w:r w:rsidRPr="00D763A6">
        <w:rPr>
          <w:rFonts w:ascii="Times New Roman" w:eastAsia="Times New Roman" w:hAnsi="Times New Roman" w:cs="Times New Roman"/>
          <w:lang w:eastAsia="es-BO"/>
        </w:rPr>
        <w:t xml:space="preserve">De bienestar: juicio clínico respecto a una persona, grupo o comunidad en transición desde un nivel específico de bienestar hacia un nivel más elevado. </w:t>
      </w:r>
    </w:p>
    <w:p w:rsidR="00E4565A" w:rsidRPr="00D763A6" w:rsidRDefault="00D763A6" w:rsidP="00D763A6">
      <w:pPr>
        <w:spacing w:before="100" w:beforeAutospacing="1" w:after="100" w:afterAutospacing="1" w:line="240" w:lineRule="auto"/>
        <w:jc w:val="both"/>
        <w:outlineLvl w:val="1"/>
        <w:rPr>
          <w:rFonts w:ascii="Times New Roman" w:eastAsia="Times New Roman" w:hAnsi="Times New Roman" w:cs="Times New Roman"/>
          <w:b/>
          <w:bCs/>
          <w:lang w:eastAsia="es-BO"/>
        </w:rPr>
      </w:pPr>
      <w:r>
        <w:rPr>
          <w:rFonts w:ascii="Times New Roman" w:eastAsia="Times New Roman" w:hAnsi="Times New Roman" w:cs="Times New Roman"/>
          <w:b/>
          <w:bCs/>
          <w:lang w:eastAsia="es-BO"/>
        </w:rPr>
        <w:t>P</w:t>
      </w:r>
      <w:r w:rsidR="00E4565A" w:rsidRPr="00D763A6">
        <w:rPr>
          <w:rFonts w:ascii="Times New Roman" w:eastAsia="Times New Roman" w:hAnsi="Times New Roman" w:cs="Times New Roman"/>
          <w:b/>
          <w:bCs/>
          <w:lang w:eastAsia="es-BO"/>
        </w:rPr>
        <w:t xml:space="preserve">LANEACIÓN </w:t>
      </w:r>
    </w:p>
    <w:p w:rsidR="00E4565A" w:rsidRPr="00AB1F6D" w:rsidRDefault="00E4565A" w:rsidP="00E4565A">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Una vez hemos concluido la valoración e identificado las complicaciones potenciales (problemas interdependientes) y los diagnósticos enfermeros, se procede a la fase de planeación de los cuidados o tratamiento enfermero. En esta fase se trata de establecer y llevar a cabo unos cuidados de enfermería, que conduzcan al cliente a prevenir, reducir o eliminar los problemas detectados. La fase de planeaci6n del proceso de enfermería incluye cuatro etapas, </w:t>
      </w:r>
      <w:proofErr w:type="spellStart"/>
      <w:r w:rsidRPr="00AB1F6D">
        <w:rPr>
          <w:rFonts w:ascii="Times New Roman" w:eastAsia="Times New Roman" w:hAnsi="Times New Roman" w:cs="Times New Roman"/>
          <w:lang w:eastAsia="es-BO"/>
        </w:rPr>
        <w:t>Carpenito</w:t>
      </w:r>
      <w:proofErr w:type="spellEnd"/>
      <w:r w:rsidRPr="00AB1F6D">
        <w:rPr>
          <w:rFonts w:ascii="Times New Roman" w:eastAsia="Times New Roman" w:hAnsi="Times New Roman" w:cs="Times New Roman"/>
          <w:lang w:eastAsia="es-BO"/>
        </w:rPr>
        <w:t xml:space="preserve"> (1987) e </w:t>
      </w:r>
      <w:proofErr w:type="spellStart"/>
      <w:r w:rsidRPr="00AB1F6D">
        <w:rPr>
          <w:rFonts w:ascii="Times New Roman" w:eastAsia="Times New Roman" w:hAnsi="Times New Roman" w:cs="Times New Roman"/>
          <w:lang w:eastAsia="es-BO"/>
        </w:rPr>
        <w:t>Iyer</w:t>
      </w:r>
      <w:proofErr w:type="spellEnd"/>
      <w:r w:rsidRPr="00AB1F6D">
        <w:rPr>
          <w:rFonts w:ascii="Times New Roman" w:eastAsia="Times New Roman" w:hAnsi="Times New Roman" w:cs="Times New Roman"/>
          <w:lang w:eastAsia="es-BO"/>
        </w:rPr>
        <w:t xml:space="preserve"> (1989).  </w:t>
      </w:r>
    </w:p>
    <w:p w:rsidR="00E4565A" w:rsidRPr="00AB1F6D" w:rsidRDefault="00E4565A" w:rsidP="00E4565A">
      <w:pPr>
        <w:spacing w:before="100" w:beforeAutospacing="1" w:after="100" w:afterAutospacing="1" w:line="240" w:lineRule="auto"/>
        <w:ind w:left="720"/>
        <w:jc w:val="both"/>
        <w:rPr>
          <w:rFonts w:ascii="Times New Roman" w:eastAsia="Times New Roman" w:hAnsi="Times New Roman" w:cs="Times New Roman"/>
          <w:lang w:eastAsia="es-BO"/>
        </w:rPr>
      </w:pPr>
      <w:r w:rsidRPr="00AB1F6D">
        <w:rPr>
          <w:rFonts w:ascii="Times New Roman" w:eastAsia="Times New Roman" w:hAnsi="Times New Roman" w:cs="Times New Roman"/>
          <w:b/>
          <w:bCs/>
          <w:lang w:eastAsia="es-BO"/>
        </w:rPr>
        <w:t xml:space="preserve">Etapas en el Plan de Cuidados   </w:t>
      </w:r>
    </w:p>
    <w:p w:rsidR="00E4565A" w:rsidRPr="00AB1F6D" w:rsidRDefault="00E4565A" w:rsidP="00E4565A">
      <w:pPr>
        <w:numPr>
          <w:ilvl w:val="1"/>
          <w:numId w:val="11"/>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b/>
          <w:bCs/>
          <w:lang w:eastAsia="es-BO"/>
        </w:rPr>
        <w:t>Establecer prioridades en los cuidados.</w:t>
      </w:r>
      <w:r w:rsidRPr="00AB1F6D">
        <w:rPr>
          <w:rFonts w:ascii="Times New Roman" w:eastAsia="Times New Roman" w:hAnsi="Times New Roman" w:cs="Times New Roman"/>
          <w:lang w:eastAsia="es-BO"/>
        </w:rPr>
        <w:t xml:space="preserve"> Selección. Todos los problemas y/o necesidades que pueden presentar una familia y una comunidad raras veces pueden ser abordados al mismo tiempo, por falta de disponibilidad de la enfermera, de la familia, posibilidades reales de intervención, falta de recursos económicos, materiales y humanos... Por tanto, se trata de ordenar jerárquicamente los problemas detectados.  </w:t>
      </w:r>
    </w:p>
    <w:p w:rsidR="00E4565A" w:rsidRDefault="00E4565A" w:rsidP="00E4565A">
      <w:pPr>
        <w:numPr>
          <w:ilvl w:val="1"/>
          <w:numId w:val="11"/>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b/>
          <w:bCs/>
          <w:lang w:eastAsia="es-BO"/>
        </w:rPr>
        <w:t>Planteamiento de los objetivos del cliente con resultados esperados.</w:t>
      </w:r>
      <w:r w:rsidRPr="00AB1F6D">
        <w:rPr>
          <w:rFonts w:ascii="Times New Roman" w:eastAsia="Times New Roman" w:hAnsi="Times New Roman" w:cs="Times New Roman"/>
          <w:lang w:eastAsia="es-BO"/>
        </w:rPr>
        <w:t xml:space="preserve"> Esto es, determinar los criterios de resultado. Describir los resultados esperados, tanto por parte de los individuos y/o de la familia como por parte de los profesionales.  </w:t>
      </w:r>
    </w:p>
    <w:p w:rsidR="00D763A6" w:rsidRPr="00D763A6" w:rsidRDefault="00E4565A" w:rsidP="00E4565A">
      <w:pPr>
        <w:numPr>
          <w:ilvl w:val="1"/>
          <w:numId w:val="11"/>
        </w:numPr>
        <w:spacing w:before="100" w:beforeAutospacing="1" w:after="100" w:afterAutospacing="1" w:line="240" w:lineRule="auto"/>
        <w:jc w:val="both"/>
        <w:outlineLvl w:val="0"/>
        <w:rPr>
          <w:rFonts w:ascii="Times New Roman" w:eastAsia="Times New Roman" w:hAnsi="Times New Roman" w:cs="Times New Roman"/>
          <w:b/>
          <w:bCs/>
          <w:kern w:val="36"/>
          <w:lang w:eastAsia="es-BO"/>
        </w:rPr>
      </w:pPr>
      <w:r w:rsidRPr="00D763A6">
        <w:rPr>
          <w:rFonts w:ascii="Times New Roman" w:eastAsia="Times New Roman" w:hAnsi="Times New Roman" w:cs="Times New Roman"/>
          <w:b/>
          <w:bCs/>
          <w:lang w:eastAsia="es-BO"/>
        </w:rPr>
        <w:t>Elaboración de las actuaciones de enfermería</w:t>
      </w:r>
      <w:r w:rsidRPr="00D763A6">
        <w:rPr>
          <w:rFonts w:ascii="Times New Roman" w:eastAsia="Times New Roman" w:hAnsi="Times New Roman" w:cs="Times New Roman"/>
          <w:lang w:eastAsia="es-BO"/>
        </w:rPr>
        <w:t xml:space="preserve">, esto es, determinar los objetivos de enfermería (criterios de proceso). Determinación de actividades, las acciones especificadas en el plan de cuidados corresponden a las tareas concretas que la enfermera y/o familia realizan para hacer realidad los objetivos. Estas acciones se consideran instrucciones u órdenes enfermeras que han de llevar a la práctica todo el personal que tiene responsabilidad en el cuidado del paciente. </w:t>
      </w:r>
    </w:p>
    <w:p w:rsidR="00E4565A" w:rsidRPr="00D763A6" w:rsidRDefault="00E4565A" w:rsidP="00D763A6">
      <w:pPr>
        <w:spacing w:before="100" w:beforeAutospacing="1" w:after="100" w:afterAutospacing="1" w:line="240" w:lineRule="auto"/>
        <w:jc w:val="both"/>
        <w:outlineLvl w:val="0"/>
        <w:rPr>
          <w:rFonts w:ascii="Times New Roman" w:eastAsia="Times New Roman" w:hAnsi="Times New Roman" w:cs="Times New Roman"/>
          <w:b/>
          <w:bCs/>
          <w:kern w:val="36"/>
          <w:lang w:eastAsia="es-BO"/>
        </w:rPr>
      </w:pPr>
      <w:r w:rsidRPr="00D763A6">
        <w:rPr>
          <w:rFonts w:ascii="Times New Roman" w:eastAsia="Times New Roman" w:hAnsi="Times New Roman" w:cs="Times New Roman"/>
          <w:b/>
          <w:bCs/>
          <w:kern w:val="36"/>
          <w:lang w:eastAsia="es-BO"/>
        </w:rPr>
        <w:t>EJECUCIÓN</w:t>
      </w:r>
    </w:p>
    <w:p w:rsidR="00E4565A" w:rsidRPr="00AB1F6D" w:rsidRDefault="00E4565A" w:rsidP="00E4565A">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La fase de ejecución es la cuarta etapa del plan de cuidados, es en esta etapa cuando realmente se pone en práctica el plan de cuidados elaborado. La ejecución, implica las siguientes actividades enfermeras:   </w:t>
      </w:r>
    </w:p>
    <w:p w:rsidR="00E4565A" w:rsidRPr="00AB1F6D" w:rsidRDefault="00E4565A" w:rsidP="00E4565A">
      <w:pPr>
        <w:numPr>
          <w:ilvl w:val="0"/>
          <w:numId w:val="22"/>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Continuar con la recogida y valoración de datos.  </w:t>
      </w:r>
    </w:p>
    <w:p w:rsidR="00E4565A" w:rsidRPr="00AB1F6D" w:rsidRDefault="00E4565A" w:rsidP="00E4565A">
      <w:pPr>
        <w:numPr>
          <w:ilvl w:val="0"/>
          <w:numId w:val="22"/>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Realizar las actividades de enfermería. </w:t>
      </w:r>
    </w:p>
    <w:p w:rsidR="00E4565A" w:rsidRPr="00AB1F6D" w:rsidRDefault="00E4565A" w:rsidP="00E4565A">
      <w:pPr>
        <w:numPr>
          <w:ilvl w:val="0"/>
          <w:numId w:val="22"/>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Anotar los cuidados de enfermería Existen diferentes formas de hacer anotaciones, como son las dirigidas hacia los problemas  </w:t>
      </w:r>
    </w:p>
    <w:p w:rsidR="00E4565A" w:rsidRPr="00AB1F6D" w:rsidRDefault="00E4565A" w:rsidP="00E4565A">
      <w:pPr>
        <w:numPr>
          <w:ilvl w:val="0"/>
          <w:numId w:val="22"/>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Dar los informes verbales de enfermería,  </w:t>
      </w:r>
    </w:p>
    <w:p w:rsidR="00E4565A" w:rsidRPr="00AB1F6D" w:rsidRDefault="00E4565A" w:rsidP="00E4565A">
      <w:pPr>
        <w:numPr>
          <w:ilvl w:val="0"/>
          <w:numId w:val="22"/>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Mantener el plan de cuidados actualizado.  </w:t>
      </w:r>
    </w:p>
    <w:p w:rsidR="00D763A6" w:rsidRDefault="00E4565A" w:rsidP="00D763A6">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lastRenderedPageBreak/>
        <w:t xml:space="preserve">El enfermero tiene toda la responsabilidad en la ejecución del plan, pero incluye al paciente y a la familia, así como a otros miembros del equipo. En esta fase se realizarán todas las intervenciones enfermeras dirigidas a la resolución de problemas (diagnósticos enfermeros y problemas interdependientes) y las necesidades asistenciales de cada persona tratada   </w:t>
      </w:r>
      <w:r w:rsidRPr="00AB1F6D">
        <w:rPr>
          <w:rFonts w:ascii="Times New Roman" w:eastAsia="Times New Roman" w:hAnsi="Times New Roman" w:cs="Times New Roman"/>
          <w:lang w:eastAsia="es-BO"/>
        </w:rPr>
        <w:br/>
      </w:r>
    </w:p>
    <w:p w:rsidR="00E4565A" w:rsidRPr="00D763A6" w:rsidRDefault="00E4565A" w:rsidP="00D763A6">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b/>
          <w:bCs/>
          <w:kern w:val="36"/>
          <w:lang w:eastAsia="es-BO"/>
        </w:rPr>
        <w:t>EVALUACIÓN  </w:t>
      </w:r>
    </w:p>
    <w:p w:rsidR="00D763A6" w:rsidRDefault="00E4565A" w:rsidP="00E4565A">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La evaluación se define como la comparación planificada y sistematizada entre el estado de salud del paciente y los resultados esperados. Evaluar, es emitir un juicio sobre un objeto, acción, trabajo, situación o persona, comparándolo con uno o varios criterios.   </w:t>
      </w:r>
      <w:r w:rsidRPr="00AB1F6D">
        <w:rPr>
          <w:rFonts w:ascii="Times New Roman" w:eastAsia="Times New Roman" w:hAnsi="Times New Roman" w:cs="Times New Roman"/>
          <w:lang w:eastAsia="es-BO"/>
        </w:rPr>
        <w:br/>
        <w:t xml:space="preserve">Los dos criterios más importantes que valora la enfermería, en este sentido, son: la eficacia y la efectividad de las actuaciones, </w:t>
      </w:r>
      <w:proofErr w:type="spellStart"/>
      <w:r w:rsidRPr="00AB1F6D">
        <w:rPr>
          <w:rFonts w:ascii="Times New Roman" w:eastAsia="Times New Roman" w:hAnsi="Times New Roman" w:cs="Times New Roman"/>
          <w:lang w:eastAsia="es-BO"/>
        </w:rPr>
        <w:t>Griffith</w:t>
      </w:r>
      <w:proofErr w:type="spellEnd"/>
      <w:r w:rsidRPr="00AB1F6D">
        <w:rPr>
          <w:rFonts w:ascii="Times New Roman" w:eastAsia="Times New Roman" w:hAnsi="Times New Roman" w:cs="Times New Roman"/>
          <w:lang w:eastAsia="es-BO"/>
        </w:rPr>
        <w:t xml:space="preserve"> y </w:t>
      </w:r>
      <w:proofErr w:type="spellStart"/>
      <w:r w:rsidRPr="00AB1F6D">
        <w:rPr>
          <w:rFonts w:ascii="Times New Roman" w:eastAsia="Times New Roman" w:hAnsi="Times New Roman" w:cs="Times New Roman"/>
          <w:lang w:eastAsia="es-BO"/>
        </w:rPr>
        <w:t>Christensen</w:t>
      </w:r>
      <w:proofErr w:type="spellEnd"/>
      <w:r w:rsidRPr="00AB1F6D">
        <w:rPr>
          <w:rFonts w:ascii="Times New Roman" w:eastAsia="Times New Roman" w:hAnsi="Times New Roman" w:cs="Times New Roman"/>
          <w:lang w:eastAsia="es-BO"/>
        </w:rPr>
        <w:t xml:space="preserve"> (1982). </w:t>
      </w:r>
    </w:p>
    <w:p w:rsidR="00E4565A" w:rsidRPr="00AB1F6D" w:rsidRDefault="00E4565A" w:rsidP="00E4565A">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El proceso de evaluación consta de dos partes   </w:t>
      </w:r>
    </w:p>
    <w:p w:rsidR="00E4565A" w:rsidRPr="00AB1F6D" w:rsidRDefault="00E4565A" w:rsidP="00E4565A">
      <w:pPr>
        <w:numPr>
          <w:ilvl w:val="0"/>
          <w:numId w:val="23"/>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Recogida de datos sobre el estado de salud/problema/diagnóstico que queremos evaluar.  </w:t>
      </w:r>
    </w:p>
    <w:p w:rsidR="00E4565A" w:rsidRPr="00AB1F6D" w:rsidRDefault="00E4565A" w:rsidP="00E4565A">
      <w:pPr>
        <w:numPr>
          <w:ilvl w:val="0"/>
          <w:numId w:val="23"/>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Comparación con los resultados esperados y un juicio sobre la evolución del paciente hacia la consecución de los resultados esperados.  </w:t>
      </w:r>
    </w:p>
    <w:p w:rsidR="00D763A6" w:rsidRDefault="00E4565A" w:rsidP="00E4565A">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La evaluación es un proceso que requiere de la valoración de los distintos aspectos del estado de salud del paciente. Las distintas áreas sobre las que se evalúan los resultados esperados (criterios de resultado), son según </w:t>
      </w:r>
      <w:proofErr w:type="spellStart"/>
      <w:r w:rsidRPr="00AB1F6D">
        <w:rPr>
          <w:rFonts w:ascii="Times New Roman" w:eastAsia="Times New Roman" w:hAnsi="Times New Roman" w:cs="Times New Roman"/>
          <w:lang w:eastAsia="es-BO"/>
        </w:rPr>
        <w:t>Iyer</w:t>
      </w:r>
      <w:proofErr w:type="spellEnd"/>
      <w:r w:rsidRPr="00AB1F6D">
        <w:rPr>
          <w:rFonts w:ascii="Times New Roman" w:eastAsia="Times New Roman" w:hAnsi="Times New Roman" w:cs="Times New Roman"/>
          <w:lang w:eastAsia="es-BO"/>
        </w:rPr>
        <w:t xml:space="preserve"> las siguientes áreas:</w:t>
      </w:r>
    </w:p>
    <w:p w:rsidR="00E4565A" w:rsidRPr="00AB1F6D" w:rsidRDefault="00E4565A" w:rsidP="00E4565A">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1.- Aspecto general y funcionamiento del cuerpo:   </w:t>
      </w:r>
    </w:p>
    <w:p w:rsidR="00E4565A" w:rsidRPr="00AB1F6D" w:rsidRDefault="00E4565A" w:rsidP="00E4565A">
      <w:pPr>
        <w:pStyle w:val="Prrafodelista"/>
        <w:numPr>
          <w:ilvl w:val="0"/>
          <w:numId w:val="25"/>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Observación directa, examen físico.  </w:t>
      </w:r>
    </w:p>
    <w:p w:rsidR="00E4565A" w:rsidRPr="00AB1F6D" w:rsidRDefault="00E4565A" w:rsidP="00E4565A">
      <w:pPr>
        <w:pStyle w:val="Prrafodelista"/>
        <w:numPr>
          <w:ilvl w:val="0"/>
          <w:numId w:val="25"/>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Examen de la historia clínica  </w:t>
      </w:r>
    </w:p>
    <w:p w:rsidR="00E4565A" w:rsidRPr="00AB1F6D" w:rsidRDefault="00E4565A" w:rsidP="00E4565A">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2.- Señales y Síntomas específicos   </w:t>
      </w:r>
    </w:p>
    <w:p w:rsidR="00E4565A" w:rsidRPr="00AB1F6D" w:rsidRDefault="00E4565A" w:rsidP="00E4565A">
      <w:pPr>
        <w:numPr>
          <w:ilvl w:val="1"/>
          <w:numId w:val="24"/>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Observación directa  </w:t>
      </w:r>
    </w:p>
    <w:p w:rsidR="00E4565A" w:rsidRPr="00AB1F6D" w:rsidRDefault="00E4565A" w:rsidP="00E4565A">
      <w:pPr>
        <w:numPr>
          <w:ilvl w:val="1"/>
          <w:numId w:val="24"/>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Entrevista con el paciente.  </w:t>
      </w:r>
    </w:p>
    <w:p w:rsidR="00E4565A" w:rsidRPr="00AB1F6D" w:rsidRDefault="00E4565A" w:rsidP="00E4565A">
      <w:pPr>
        <w:numPr>
          <w:ilvl w:val="1"/>
          <w:numId w:val="24"/>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Examen de la historia  </w:t>
      </w:r>
    </w:p>
    <w:p w:rsidR="00E4565A" w:rsidRPr="00AB1F6D" w:rsidRDefault="00E4565A" w:rsidP="00E4565A">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3.- Conocimientos:   </w:t>
      </w:r>
    </w:p>
    <w:p w:rsidR="00E4565A" w:rsidRPr="00AB1F6D" w:rsidRDefault="00E4565A" w:rsidP="00E4565A">
      <w:pPr>
        <w:numPr>
          <w:ilvl w:val="1"/>
          <w:numId w:val="26"/>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Entrevista con el paciente  </w:t>
      </w:r>
    </w:p>
    <w:p w:rsidR="00E4565A" w:rsidRPr="00AB1F6D" w:rsidRDefault="00E4565A" w:rsidP="00E4565A">
      <w:pPr>
        <w:numPr>
          <w:ilvl w:val="1"/>
          <w:numId w:val="26"/>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Cuestionarios (test),  </w:t>
      </w:r>
    </w:p>
    <w:p w:rsidR="00E4565A" w:rsidRPr="00AB1F6D" w:rsidRDefault="00E4565A" w:rsidP="00E4565A">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4.- Capacidad psicomotora (habilidades).   </w:t>
      </w:r>
    </w:p>
    <w:p w:rsidR="00E4565A" w:rsidRPr="00AB1F6D" w:rsidRDefault="00E4565A" w:rsidP="00E4565A">
      <w:pPr>
        <w:numPr>
          <w:ilvl w:val="1"/>
          <w:numId w:val="28"/>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Observación directa durante la realización de la actividad  </w:t>
      </w:r>
    </w:p>
    <w:p w:rsidR="00E4565A" w:rsidRPr="00AB1F6D" w:rsidRDefault="00E4565A" w:rsidP="00E4565A">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5.- Estado emocional:   </w:t>
      </w:r>
    </w:p>
    <w:p w:rsidR="00E4565A" w:rsidRPr="00AB1F6D" w:rsidRDefault="00E4565A" w:rsidP="00E4565A">
      <w:pPr>
        <w:numPr>
          <w:ilvl w:val="1"/>
          <w:numId w:val="27"/>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Observación directa, mediante lenguaje corporal y expresión verbal de emociones.  </w:t>
      </w:r>
    </w:p>
    <w:p w:rsidR="00E4565A" w:rsidRPr="00AB1F6D" w:rsidRDefault="00E4565A" w:rsidP="00E4565A">
      <w:pPr>
        <w:numPr>
          <w:ilvl w:val="1"/>
          <w:numId w:val="27"/>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Información dada por el resto del personal  </w:t>
      </w:r>
    </w:p>
    <w:p w:rsidR="00E4565A" w:rsidRPr="00AB1F6D" w:rsidRDefault="00E4565A" w:rsidP="00E4565A">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lastRenderedPageBreak/>
        <w:t xml:space="preserve">6.- Situación espiritual (modelo holístico de la salud):  </w:t>
      </w:r>
    </w:p>
    <w:p w:rsidR="00E4565A" w:rsidRPr="00AB1F6D" w:rsidRDefault="00E4565A" w:rsidP="00E4565A">
      <w:pPr>
        <w:numPr>
          <w:ilvl w:val="1"/>
          <w:numId w:val="29"/>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Entrevista con el paciente.  </w:t>
      </w:r>
    </w:p>
    <w:p w:rsidR="00E4565A" w:rsidRPr="00AB1F6D" w:rsidRDefault="00E4565A" w:rsidP="00E4565A">
      <w:pPr>
        <w:numPr>
          <w:ilvl w:val="1"/>
          <w:numId w:val="29"/>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información dada por el resto del personal  </w:t>
      </w:r>
    </w:p>
    <w:p w:rsidR="00697EC5" w:rsidRPr="00697EC5" w:rsidRDefault="00697EC5" w:rsidP="00697EC5">
      <w:pPr>
        <w:spacing w:before="100" w:beforeAutospacing="1" w:after="100" w:afterAutospacing="1" w:line="240" w:lineRule="auto"/>
        <w:outlineLvl w:val="3"/>
        <w:rPr>
          <w:rFonts w:ascii="Times New Roman" w:eastAsia="Times New Roman" w:hAnsi="Times New Roman" w:cs="Times New Roman"/>
          <w:b/>
          <w:bCs/>
          <w:sz w:val="24"/>
          <w:szCs w:val="24"/>
          <w:lang w:eastAsia="es-BO"/>
        </w:rPr>
      </w:pPr>
      <w:r w:rsidRPr="00697EC5">
        <w:rPr>
          <w:rFonts w:ascii="Times New Roman" w:eastAsia="Times New Roman" w:hAnsi="Times New Roman" w:cs="Times New Roman"/>
          <w:b/>
          <w:bCs/>
          <w:sz w:val="24"/>
          <w:szCs w:val="24"/>
          <w:lang w:eastAsia="es-BO"/>
        </w:rPr>
        <w:t>Referencias bibliográficas</w:t>
      </w:r>
    </w:p>
    <w:p w:rsidR="00697EC5" w:rsidRPr="00697EC5" w:rsidRDefault="00697EC5" w:rsidP="00697EC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BO"/>
        </w:rPr>
      </w:pPr>
      <w:r w:rsidRPr="00697EC5">
        <w:rPr>
          <w:rFonts w:ascii="Times New Roman" w:eastAsia="Times New Roman" w:hAnsi="Times New Roman" w:cs="Times New Roman"/>
          <w:sz w:val="24"/>
          <w:szCs w:val="24"/>
          <w:lang w:eastAsia="es-BO"/>
        </w:rPr>
        <w:t xml:space="preserve">Du Gas BW. Tratado de Enfermería Práctica. 5ta. ed. México, D. F: Nueva Editorial </w:t>
      </w:r>
      <w:proofErr w:type="spellStart"/>
      <w:r w:rsidRPr="00697EC5">
        <w:rPr>
          <w:rFonts w:ascii="Times New Roman" w:eastAsia="Times New Roman" w:hAnsi="Times New Roman" w:cs="Times New Roman"/>
          <w:sz w:val="24"/>
          <w:szCs w:val="24"/>
          <w:lang w:eastAsia="es-BO"/>
        </w:rPr>
        <w:t>Interamerica</w:t>
      </w:r>
      <w:proofErr w:type="spellEnd"/>
      <w:r w:rsidRPr="00697EC5">
        <w:rPr>
          <w:rFonts w:ascii="Times New Roman" w:eastAsia="Times New Roman" w:hAnsi="Times New Roman" w:cs="Times New Roman"/>
          <w:sz w:val="24"/>
          <w:szCs w:val="24"/>
          <w:lang w:eastAsia="es-BO"/>
        </w:rPr>
        <w:t>; 1998.p.53-54.</w:t>
      </w:r>
    </w:p>
    <w:p w:rsidR="00697EC5" w:rsidRPr="00697EC5" w:rsidRDefault="00697EC5" w:rsidP="00697EC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BO"/>
        </w:rPr>
      </w:pPr>
      <w:r w:rsidRPr="00697EC5">
        <w:rPr>
          <w:rFonts w:ascii="Times New Roman" w:eastAsia="Times New Roman" w:hAnsi="Times New Roman" w:cs="Times New Roman"/>
          <w:sz w:val="24"/>
          <w:szCs w:val="24"/>
          <w:lang w:val="en-US" w:eastAsia="es-BO"/>
        </w:rPr>
        <w:t xml:space="preserve">ICN, Ethical Concepts Applied to Nursing, 1973. </w:t>
      </w:r>
      <w:r w:rsidRPr="00697EC5">
        <w:rPr>
          <w:rFonts w:ascii="Times New Roman" w:eastAsia="Times New Roman" w:hAnsi="Times New Roman" w:cs="Times New Roman"/>
          <w:sz w:val="24"/>
          <w:szCs w:val="24"/>
          <w:lang w:eastAsia="es-BO"/>
        </w:rPr>
        <w:t xml:space="preserve">News </w:t>
      </w:r>
      <w:proofErr w:type="spellStart"/>
      <w:r w:rsidRPr="00697EC5">
        <w:rPr>
          <w:rFonts w:ascii="Times New Roman" w:eastAsia="Times New Roman" w:hAnsi="Times New Roman" w:cs="Times New Roman"/>
          <w:sz w:val="24"/>
          <w:szCs w:val="24"/>
          <w:lang w:eastAsia="es-BO"/>
        </w:rPr>
        <w:t>Release</w:t>
      </w:r>
      <w:proofErr w:type="spellEnd"/>
      <w:r w:rsidRPr="00697EC5">
        <w:rPr>
          <w:rFonts w:ascii="Times New Roman" w:eastAsia="Times New Roman" w:hAnsi="Times New Roman" w:cs="Times New Roman"/>
          <w:sz w:val="24"/>
          <w:szCs w:val="24"/>
          <w:lang w:eastAsia="es-BO"/>
        </w:rPr>
        <w:t xml:space="preserve"> 1975;(6): 4.</w:t>
      </w:r>
    </w:p>
    <w:p w:rsidR="00697EC5" w:rsidRPr="00697EC5" w:rsidRDefault="00697EC5" w:rsidP="00697EC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697EC5">
        <w:rPr>
          <w:rFonts w:ascii="Times New Roman" w:eastAsia="Times New Roman" w:hAnsi="Times New Roman" w:cs="Times New Roman"/>
          <w:sz w:val="24"/>
          <w:szCs w:val="24"/>
          <w:lang w:eastAsia="es-BO"/>
        </w:rPr>
        <w:t>Leddy</w:t>
      </w:r>
      <w:proofErr w:type="spellEnd"/>
      <w:r w:rsidRPr="00697EC5">
        <w:rPr>
          <w:rFonts w:ascii="Times New Roman" w:eastAsia="Times New Roman" w:hAnsi="Times New Roman" w:cs="Times New Roman"/>
          <w:sz w:val="24"/>
          <w:szCs w:val="24"/>
          <w:lang w:eastAsia="es-BO"/>
        </w:rPr>
        <w:t xml:space="preserve"> SJ, </w:t>
      </w:r>
      <w:proofErr w:type="spellStart"/>
      <w:r w:rsidRPr="00697EC5">
        <w:rPr>
          <w:rFonts w:ascii="Times New Roman" w:eastAsia="Times New Roman" w:hAnsi="Times New Roman" w:cs="Times New Roman"/>
          <w:sz w:val="24"/>
          <w:szCs w:val="24"/>
          <w:lang w:eastAsia="es-BO"/>
        </w:rPr>
        <w:t>Mae</w:t>
      </w:r>
      <w:proofErr w:type="spellEnd"/>
      <w:r w:rsidRPr="00697EC5">
        <w:rPr>
          <w:rFonts w:ascii="Times New Roman" w:eastAsia="Times New Roman" w:hAnsi="Times New Roman" w:cs="Times New Roman"/>
          <w:sz w:val="24"/>
          <w:szCs w:val="24"/>
          <w:lang w:eastAsia="es-BO"/>
        </w:rPr>
        <w:t xml:space="preserve"> P. Bases conceptuales de la enfermería profesional. 1ra. ed. </w:t>
      </w:r>
      <w:proofErr w:type="spellStart"/>
      <w:r w:rsidRPr="00697EC5">
        <w:rPr>
          <w:rFonts w:ascii="Times New Roman" w:eastAsia="Times New Roman" w:hAnsi="Times New Roman" w:cs="Times New Roman"/>
          <w:sz w:val="24"/>
          <w:szCs w:val="24"/>
          <w:lang w:eastAsia="es-BO"/>
        </w:rPr>
        <w:t>Wy</w:t>
      </w:r>
      <w:proofErr w:type="spellEnd"/>
      <w:r w:rsidRPr="00697EC5">
        <w:rPr>
          <w:rFonts w:ascii="Times New Roman" w:eastAsia="Times New Roman" w:hAnsi="Times New Roman" w:cs="Times New Roman"/>
          <w:sz w:val="24"/>
          <w:szCs w:val="24"/>
          <w:lang w:eastAsia="es-BO"/>
        </w:rPr>
        <w:t xml:space="preserve">. 16 </w:t>
      </w:r>
      <w:proofErr w:type="spellStart"/>
      <w:r w:rsidRPr="00697EC5">
        <w:rPr>
          <w:rFonts w:ascii="Times New Roman" w:eastAsia="Times New Roman" w:hAnsi="Times New Roman" w:cs="Times New Roman"/>
          <w:sz w:val="24"/>
          <w:szCs w:val="24"/>
          <w:lang w:eastAsia="es-BO"/>
        </w:rPr>
        <w:t>Led</w:t>
      </w:r>
      <w:proofErr w:type="spellEnd"/>
      <w:r w:rsidRPr="00697EC5">
        <w:rPr>
          <w:rFonts w:ascii="Times New Roman" w:eastAsia="Times New Roman" w:hAnsi="Times New Roman" w:cs="Times New Roman"/>
          <w:sz w:val="24"/>
          <w:szCs w:val="24"/>
          <w:lang w:eastAsia="es-BO"/>
        </w:rPr>
        <w:t>, 1984.</w:t>
      </w:r>
    </w:p>
    <w:p w:rsidR="00697EC5" w:rsidRPr="00697EC5" w:rsidRDefault="00697EC5" w:rsidP="00697EC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697EC5">
        <w:rPr>
          <w:rFonts w:ascii="Times New Roman" w:eastAsia="Times New Roman" w:hAnsi="Times New Roman" w:cs="Times New Roman"/>
          <w:sz w:val="24"/>
          <w:szCs w:val="24"/>
          <w:lang w:eastAsia="es-BO"/>
        </w:rPr>
        <w:t>Carpenito</w:t>
      </w:r>
      <w:proofErr w:type="spellEnd"/>
      <w:r w:rsidRPr="00697EC5">
        <w:rPr>
          <w:rFonts w:ascii="Times New Roman" w:eastAsia="Times New Roman" w:hAnsi="Times New Roman" w:cs="Times New Roman"/>
          <w:sz w:val="24"/>
          <w:szCs w:val="24"/>
          <w:lang w:eastAsia="es-BO"/>
        </w:rPr>
        <w:t xml:space="preserve"> L. Diagnósticos de Enfermería. Aplicación a la práctica clínica. La Habana: Editorial Científico-Técnica; 1988.p3-21</w:t>
      </w:r>
      <w:proofErr w:type="gramStart"/>
      <w:r w:rsidRPr="00697EC5">
        <w:rPr>
          <w:rFonts w:ascii="Times New Roman" w:eastAsia="Times New Roman" w:hAnsi="Times New Roman" w:cs="Times New Roman"/>
          <w:sz w:val="24"/>
          <w:szCs w:val="24"/>
          <w:lang w:eastAsia="es-BO"/>
        </w:rPr>
        <w:t>.(</w:t>
      </w:r>
      <w:proofErr w:type="gramEnd"/>
      <w:r w:rsidRPr="00697EC5">
        <w:rPr>
          <w:rFonts w:ascii="Times New Roman" w:eastAsia="Times New Roman" w:hAnsi="Times New Roman" w:cs="Times New Roman"/>
          <w:sz w:val="24"/>
          <w:szCs w:val="24"/>
          <w:lang w:eastAsia="es-BO"/>
        </w:rPr>
        <w:t xml:space="preserve">Ed. Revolucionaria). </w:t>
      </w:r>
    </w:p>
    <w:p w:rsidR="00697EC5" w:rsidRPr="00697EC5" w:rsidRDefault="00697EC5" w:rsidP="00697EC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697EC5">
        <w:rPr>
          <w:rFonts w:ascii="Times New Roman" w:eastAsia="Times New Roman" w:hAnsi="Times New Roman" w:cs="Times New Roman"/>
          <w:sz w:val="24"/>
          <w:szCs w:val="24"/>
          <w:lang w:eastAsia="es-BO"/>
        </w:rPr>
        <w:t>Iyer</w:t>
      </w:r>
      <w:proofErr w:type="spellEnd"/>
      <w:r w:rsidRPr="00697EC5">
        <w:rPr>
          <w:rFonts w:ascii="Times New Roman" w:eastAsia="Times New Roman" w:hAnsi="Times New Roman" w:cs="Times New Roman"/>
          <w:sz w:val="24"/>
          <w:szCs w:val="24"/>
          <w:lang w:eastAsia="es-BO"/>
        </w:rPr>
        <w:t xml:space="preserve"> PW, </w:t>
      </w:r>
      <w:proofErr w:type="spellStart"/>
      <w:r w:rsidRPr="00697EC5">
        <w:rPr>
          <w:rFonts w:ascii="Times New Roman" w:eastAsia="Times New Roman" w:hAnsi="Times New Roman" w:cs="Times New Roman"/>
          <w:sz w:val="24"/>
          <w:szCs w:val="24"/>
          <w:lang w:eastAsia="es-BO"/>
        </w:rPr>
        <w:t>Taptich</w:t>
      </w:r>
      <w:proofErr w:type="spellEnd"/>
      <w:r w:rsidRPr="00697EC5">
        <w:rPr>
          <w:rFonts w:ascii="Times New Roman" w:eastAsia="Times New Roman" w:hAnsi="Times New Roman" w:cs="Times New Roman"/>
          <w:sz w:val="24"/>
          <w:szCs w:val="24"/>
          <w:lang w:eastAsia="es-BO"/>
        </w:rPr>
        <w:t xml:space="preserve"> BJ. Proceso y Diagnósticos de Enfermería. 3 ed. esp. México. D. F: McGraw-Hill; Interamericana. 1997</w:t>
      </w:r>
      <w:proofErr w:type="gramStart"/>
      <w:r w:rsidRPr="00697EC5">
        <w:rPr>
          <w:rFonts w:ascii="Times New Roman" w:eastAsia="Times New Roman" w:hAnsi="Times New Roman" w:cs="Times New Roman"/>
          <w:sz w:val="24"/>
          <w:szCs w:val="24"/>
          <w:lang w:eastAsia="es-BO"/>
        </w:rPr>
        <w:t>.p,1</w:t>
      </w:r>
      <w:proofErr w:type="gramEnd"/>
      <w:r w:rsidRPr="00697EC5">
        <w:rPr>
          <w:rFonts w:ascii="Times New Roman" w:eastAsia="Times New Roman" w:hAnsi="Times New Roman" w:cs="Times New Roman"/>
          <w:sz w:val="24"/>
          <w:szCs w:val="24"/>
          <w:lang w:eastAsia="es-BO"/>
        </w:rPr>
        <w:t>-30,186-187.</w:t>
      </w:r>
    </w:p>
    <w:p w:rsidR="00697EC5" w:rsidRPr="00697EC5" w:rsidRDefault="00697EC5" w:rsidP="00697EC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697EC5">
        <w:rPr>
          <w:rFonts w:ascii="Times New Roman" w:eastAsia="Times New Roman" w:hAnsi="Times New Roman" w:cs="Times New Roman"/>
          <w:sz w:val="24"/>
          <w:szCs w:val="24"/>
          <w:lang w:eastAsia="es-BO"/>
        </w:rPr>
        <w:t>Carpenito</w:t>
      </w:r>
      <w:proofErr w:type="spellEnd"/>
      <w:r w:rsidRPr="00697EC5">
        <w:rPr>
          <w:rFonts w:ascii="Times New Roman" w:eastAsia="Times New Roman" w:hAnsi="Times New Roman" w:cs="Times New Roman"/>
          <w:sz w:val="24"/>
          <w:szCs w:val="24"/>
          <w:lang w:eastAsia="es-BO"/>
        </w:rPr>
        <w:t>. L. Planes de cuidados y documentación en enfermería. Diagnósticos de enfermería y problemas asociados. 1 ed. esp. Madrid McGraw-Hill; Interamericana. 1994</w:t>
      </w:r>
      <w:proofErr w:type="gramStart"/>
      <w:r w:rsidRPr="00697EC5">
        <w:rPr>
          <w:rFonts w:ascii="Times New Roman" w:eastAsia="Times New Roman" w:hAnsi="Times New Roman" w:cs="Times New Roman"/>
          <w:sz w:val="24"/>
          <w:szCs w:val="24"/>
          <w:lang w:eastAsia="es-BO"/>
        </w:rPr>
        <w:t>.p,4</w:t>
      </w:r>
      <w:proofErr w:type="gramEnd"/>
      <w:r w:rsidRPr="00697EC5">
        <w:rPr>
          <w:rFonts w:ascii="Times New Roman" w:eastAsia="Times New Roman" w:hAnsi="Times New Roman" w:cs="Times New Roman"/>
          <w:sz w:val="24"/>
          <w:szCs w:val="24"/>
          <w:lang w:eastAsia="es-BO"/>
        </w:rPr>
        <w:t>-17.</w:t>
      </w:r>
    </w:p>
    <w:p w:rsidR="00697EC5" w:rsidRPr="00697EC5" w:rsidRDefault="00697EC5" w:rsidP="00697EC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BO"/>
        </w:rPr>
      </w:pPr>
      <w:r w:rsidRPr="00697EC5">
        <w:rPr>
          <w:rFonts w:ascii="Times New Roman" w:eastAsia="Times New Roman" w:hAnsi="Times New Roman" w:cs="Times New Roman"/>
          <w:sz w:val="24"/>
          <w:szCs w:val="24"/>
          <w:lang w:eastAsia="es-BO"/>
        </w:rPr>
        <w:t xml:space="preserve">Ugalde </w:t>
      </w:r>
      <w:proofErr w:type="spellStart"/>
      <w:r w:rsidRPr="00697EC5">
        <w:rPr>
          <w:rFonts w:ascii="Times New Roman" w:eastAsia="Times New Roman" w:hAnsi="Times New Roman" w:cs="Times New Roman"/>
          <w:sz w:val="24"/>
          <w:szCs w:val="24"/>
          <w:lang w:eastAsia="es-BO"/>
        </w:rPr>
        <w:t>Apalategui</w:t>
      </w:r>
      <w:proofErr w:type="spellEnd"/>
      <w:r w:rsidRPr="00697EC5">
        <w:rPr>
          <w:rFonts w:ascii="Times New Roman" w:eastAsia="Times New Roman" w:hAnsi="Times New Roman" w:cs="Times New Roman"/>
          <w:sz w:val="24"/>
          <w:szCs w:val="24"/>
          <w:lang w:eastAsia="es-BO"/>
        </w:rPr>
        <w:t xml:space="preserve">. M. Diagnósticos de Enfermería. Taxonomía NANDA. Traducción, revisión y comentarios. Madrid: </w:t>
      </w:r>
      <w:proofErr w:type="spellStart"/>
      <w:r w:rsidRPr="00697EC5">
        <w:rPr>
          <w:rFonts w:ascii="Times New Roman" w:eastAsia="Times New Roman" w:hAnsi="Times New Roman" w:cs="Times New Roman"/>
          <w:sz w:val="24"/>
          <w:szCs w:val="24"/>
          <w:lang w:eastAsia="es-BO"/>
        </w:rPr>
        <w:t>Masson</w:t>
      </w:r>
      <w:proofErr w:type="spellEnd"/>
      <w:r w:rsidRPr="00697EC5">
        <w:rPr>
          <w:rFonts w:ascii="Times New Roman" w:eastAsia="Times New Roman" w:hAnsi="Times New Roman" w:cs="Times New Roman"/>
          <w:sz w:val="24"/>
          <w:szCs w:val="24"/>
          <w:lang w:eastAsia="es-BO"/>
        </w:rPr>
        <w:t>; 1994.p</w:t>
      </w:r>
      <w:proofErr w:type="gramStart"/>
      <w:r w:rsidRPr="00697EC5">
        <w:rPr>
          <w:rFonts w:ascii="Times New Roman" w:eastAsia="Times New Roman" w:hAnsi="Times New Roman" w:cs="Times New Roman"/>
          <w:sz w:val="24"/>
          <w:szCs w:val="24"/>
          <w:lang w:eastAsia="es-BO"/>
        </w:rPr>
        <w:t>,1</w:t>
      </w:r>
      <w:proofErr w:type="gramEnd"/>
      <w:r w:rsidRPr="00697EC5">
        <w:rPr>
          <w:rFonts w:ascii="Times New Roman" w:eastAsia="Times New Roman" w:hAnsi="Times New Roman" w:cs="Times New Roman"/>
          <w:sz w:val="24"/>
          <w:szCs w:val="24"/>
          <w:lang w:eastAsia="es-BO"/>
        </w:rPr>
        <w:t>-13.</w:t>
      </w:r>
    </w:p>
    <w:p w:rsidR="00697EC5" w:rsidRPr="00697EC5" w:rsidRDefault="00697EC5" w:rsidP="00697EC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697EC5">
        <w:rPr>
          <w:rFonts w:ascii="Times New Roman" w:eastAsia="Times New Roman" w:hAnsi="Times New Roman" w:cs="Times New Roman"/>
          <w:sz w:val="24"/>
          <w:szCs w:val="24"/>
          <w:lang w:eastAsia="es-BO"/>
        </w:rPr>
        <w:t>Hackspiel</w:t>
      </w:r>
      <w:proofErr w:type="spellEnd"/>
      <w:r w:rsidRPr="00697EC5">
        <w:rPr>
          <w:rFonts w:ascii="Times New Roman" w:eastAsia="Times New Roman" w:hAnsi="Times New Roman" w:cs="Times New Roman"/>
          <w:sz w:val="24"/>
          <w:szCs w:val="24"/>
          <w:lang w:eastAsia="es-BO"/>
        </w:rPr>
        <w:t xml:space="preserve"> M. El cuidado de una vida humana. Cuaderno de Bioética.1991;(1):160-163.</w:t>
      </w:r>
    </w:p>
    <w:p w:rsidR="00697EC5" w:rsidRPr="00697EC5" w:rsidRDefault="00697EC5" w:rsidP="00697EC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BO"/>
        </w:rPr>
      </w:pPr>
      <w:r w:rsidRPr="00697EC5">
        <w:rPr>
          <w:rFonts w:ascii="Times New Roman" w:eastAsia="Times New Roman" w:hAnsi="Times New Roman" w:cs="Times New Roman"/>
          <w:sz w:val="24"/>
          <w:szCs w:val="24"/>
          <w:lang w:eastAsia="es-BO"/>
        </w:rPr>
        <w:t>Ética y Enfermería. 2010 (Disponible en:) http://usuarios.lycos.es/cepregional3/c_etica_enfermeria.htm.</w:t>
      </w:r>
    </w:p>
    <w:p w:rsidR="00697EC5" w:rsidRPr="00697EC5" w:rsidRDefault="00697EC5" w:rsidP="00697EC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BO"/>
        </w:rPr>
      </w:pPr>
      <w:r w:rsidRPr="00697EC5">
        <w:rPr>
          <w:rFonts w:ascii="Times New Roman" w:eastAsia="Times New Roman" w:hAnsi="Times New Roman" w:cs="Times New Roman"/>
          <w:sz w:val="24"/>
          <w:szCs w:val="24"/>
          <w:lang w:eastAsia="es-BO"/>
        </w:rPr>
        <w:t xml:space="preserve">Muñoz González LE Fundamentos de la Enfermería Transcultural. </w:t>
      </w:r>
      <w:proofErr w:type="spellStart"/>
      <w:r w:rsidRPr="00697EC5">
        <w:rPr>
          <w:rFonts w:ascii="Times New Roman" w:eastAsia="Times New Roman" w:hAnsi="Times New Roman" w:cs="Times New Roman"/>
          <w:sz w:val="24"/>
          <w:szCs w:val="24"/>
          <w:lang w:eastAsia="es-BO"/>
        </w:rPr>
        <w:t>Rev</w:t>
      </w:r>
      <w:proofErr w:type="spellEnd"/>
      <w:r w:rsidRPr="00697EC5">
        <w:rPr>
          <w:rFonts w:ascii="Times New Roman" w:eastAsia="Times New Roman" w:hAnsi="Times New Roman" w:cs="Times New Roman"/>
          <w:sz w:val="24"/>
          <w:szCs w:val="24"/>
          <w:lang w:eastAsia="es-BO"/>
        </w:rPr>
        <w:t xml:space="preserve"> </w:t>
      </w:r>
      <w:proofErr w:type="spellStart"/>
      <w:r w:rsidRPr="00697EC5">
        <w:rPr>
          <w:rFonts w:ascii="Times New Roman" w:eastAsia="Times New Roman" w:hAnsi="Times New Roman" w:cs="Times New Roman"/>
          <w:sz w:val="24"/>
          <w:szCs w:val="24"/>
          <w:lang w:eastAsia="es-BO"/>
        </w:rPr>
        <w:t>Enferm</w:t>
      </w:r>
      <w:proofErr w:type="spellEnd"/>
      <w:r w:rsidRPr="00697EC5">
        <w:rPr>
          <w:rFonts w:ascii="Times New Roman" w:eastAsia="Times New Roman" w:hAnsi="Times New Roman" w:cs="Times New Roman"/>
          <w:sz w:val="24"/>
          <w:szCs w:val="24"/>
          <w:lang w:eastAsia="es-BO"/>
        </w:rPr>
        <w:t xml:space="preserve"> </w:t>
      </w:r>
      <w:proofErr w:type="spellStart"/>
      <w:r w:rsidRPr="00697EC5">
        <w:rPr>
          <w:rFonts w:ascii="Times New Roman" w:eastAsia="Times New Roman" w:hAnsi="Times New Roman" w:cs="Times New Roman"/>
          <w:sz w:val="24"/>
          <w:szCs w:val="24"/>
          <w:lang w:eastAsia="es-BO"/>
        </w:rPr>
        <w:t>Invest</w:t>
      </w:r>
      <w:proofErr w:type="spellEnd"/>
      <w:r w:rsidRPr="00697EC5">
        <w:rPr>
          <w:rFonts w:ascii="Times New Roman" w:eastAsia="Times New Roman" w:hAnsi="Times New Roman" w:cs="Times New Roman"/>
          <w:sz w:val="24"/>
          <w:szCs w:val="24"/>
          <w:lang w:eastAsia="es-BO"/>
        </w:rPr>
        <w:t xml:space="preserve"> </w:t>
      </w:r>
      <w:proofErr w:type="spellStart"/>
      <w:r w:rsidRPr="00697EC5">
        <w:rPr>
          <w:rFonts w:ascii="Times New Roman" w:eastAsia="Times New Roman" w:hAnsi="Times New Roman" w:cs="Times New Roman"/>
          <w:sz w:val="24"/>
          <w:szCs w:val="24"/>
          <w:lang w:eastAsia="es-BO"/>
        </w:rPr>
        <w:t>Desar</w:t>
      </w:r>
      <w:proofErr w:type="spellEnd"/>
      <w:r w:rsidRPr="00697EC5">
        <w:rPr>
          <w:rFonts w:ascii="Times New Roman" w:eastAsia="Times New Roman" w:hAnsi="Times New Roman" w:cs="Times New Roman"/>
          <w:sz w:val="24"/>
          <w:szCs w:val="24"/>
          <w:lang w:eastAsia="es-BO"/>
        </w:rPr>
        <w:t>. 1998; 1(1- 2):5-12.</w:t>
      </w:r>
    </w:p>
    <w:p w:rsidR="00697EC5" w:rsidRPr="00697EC5" w:rsidRDefault="00697EC5" w:rsidP="00697EC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BO"/>
        </w:rPr>
      </w:pPr>
      <w:r w:rsidRPr="00697EC5">
        <w:rPr>
          <w:rFonts w:ascii="Times New Roman" w:eastAsia="Times New Roman" w:hAnsi="Times New Roman" w:cs="Times New Roman"/>
          <w:sz w:val="24"/>
          <w:szCs w:val="24"/>
          <w:lang w:eastAsia="es-BO"/>
        </w:rPr>
        <w:t>Enciclopedia de la Enfermería. Volumen I. Edición Original. Madrid: Editorial Océano; 1997.p</w:t>
      </w:r>
      <w:proofErr w:type="gramStart"/>
      <w:r w:rsidRPr="00697EC5">
        <w:rPr>
          <w:rFonts w:ascii="Times New Roman" w:eastAsia="Times New Roman" w:hAnsi="Times New Roman" w:cs="Times New Roman"/>
          <w:sz w:val="24"/>
          <w:szCs w:val="24"/>
          <w:lang w:eastAsia="es-BO"/>
        </w:rPr>
        <w:t>,1</w:t>
      </w:r>
      <w:proofErr w:type="gramEnd"/>
      <w:r w:rsidRPr="00697EC5">
        <w:rPr>
          <w:rFonts w:ascii="Times New Roman" w:eastAsia="Times New Roman" w:hAnsi="Times New Roman" w:cs="Times New Roman"/>
          <w:sz w:val="24"/>
          <w:szCs w:val="24"/>
          <w:lang w:eastAsia="es-BO"/>
        </w:rPr>
        <w:t>-11.</w:t>
      </w:r>
    </w:p>
    <w:p w:rsidR="00697EC5" w:rsidRPr="00697EC5" w:rsidRDefault="00697EC5" w:rsidP="00697EC5">
      <w:pPr>
        <w:numPr>
          <w:ilvl w:val="0"/>
          <w:numId w:val="31"/>
        </w:numPr>
        <w:shd w:val="clear" w:color="auto" w:fill="FFFFFF"/>
        <w:spacing w:after="0" w:line="240" w:lineRule="auto"/>
        <w:contextualSpacing/>
        <w:rPr>
          <w:rFonts w:ascii="Times New Roman" w:eastAsia="Times New Roman" w:hAnsi="Times New Roman" w:cs="Times New Roman"/>
          <w:sz w:val="24"/>
          <w:szCs w:val="24"/>
          <w:lang w:eastAsia="es-BO"/>
        </w:rPr>
      </w:pPr>
      <w:hyperlink r:id="rId6" w:anchor="ixzz2WdyrYgUH" w:history="1">
        <w:r w:rsidRPr="00697EC5">
          <w:rPr>
            <w:rFonts w:ascii="Times New Roman" w:eastAsia="Times New Roman" w:hAnsi="Times New Roman" w:cs="Times New Roman"/>
            <w:sz w:val="24"/>
            <w:szCs w:val="24"/>
            <w:lang w:eastAsia="es-BO"/>
          </w:rPr>
          <w:t>http://www.monografias.com/trabajos2/printeoadmin/printeoadmin.shtml#ixzz2WdyrYgUH</w:t>
        </w:r>
      </w:hyperlink>
    </w:p>
    <w:p w:rsidR="00697EC5" w:rsidRPr="00697EC5" w:rsidRDefault="00697EC5" w:rsidP="00697EC5"/>
    <w:p w:rsidR="00697EC5" w:rsidRPr="00697EC5" w:rsidRDefault="00697EC5" w:rsidP="00697EC5"/>
    <w:p w:rsidR="00697EC5" w:rsidRPr="00697EC5" w:rsidRDefault="00697EC5" w:rsidP="00697EC5"/>
    <w:p w:rsidR="00697EC5" w:rsidRPr="00697EC5" w:rsidRDefault="00697EC5" w:rsidP="00697EC5"/>
    <w:p w:rsidR="00697EC5" w:rsidRPr="00697EC5" w:rsidRDefault="00697EC5" w:rsidP="00697EC5"/>
    <w:p w:rsidR="00697EC5" w:rsidRPr="00697EC5" w:rsidRDefault="00697EC5" w:rsidP="00697EC5"/>
    <w:p w:rsidR="00697EC5" w:rsidRDefault="00697EC5" w:rsidP="00697EC5"/>
    <w:p w:rsidR="00697EC5" w:rsidRPr="00697EC5" w:rsidRDefault="00697EC5" w:rsidP="00697EC5">
      <w:pPr>
        <w:rPr>
          <w:b/>
        </w:rPr>
      </w:pPr>
    </w:p>
    <w:p w:rsidR="00697EC5" w:rsidRPr="00697EC5" w:rsidRDefault="00697EC5" w:rsidP="00697EC5">
      <w:pPr>
        <w:rPr>
          <w:b/>
        </w:rPr>
      </w:pPr>
    </w:p>
    <w:p w:rsidR="00697EC5" w:rsidRPr="00697EC5" w:rsidRDefault="00697EC5" w:rsidP="00697EC5">
      <w:pPr>
        <w:ind w:left="720"/>
        <w:contextualSpacing/>
        <w:jc w:val="center"/>
        <w:rPr>
          <w:rFonts w:ascii="Times New Roman" w:hAnsi="Times New Roman" w:cs="Times New Roman"/>
          <w:b/>
        </w:rPr>
      </w:pPr>
      <w:r w:rsidRPr="00697EC5">
        <w:rPr>
          <w:rFonts w:ascii="Times New Roman" w:hAnsi="Times New Roman" w:cs="Times New Roman"/>
          <w:b/>
        </w:rPr>
        <w:lastRenderedPageBreak/>
        <w:t>PREGUNTAS</w:t>
      </w:r>
    </w:p>
    <w:p w:rsidR="00697EC5" w:rsidRPr="00697EC5" w:rsidRDefault="00697EC5" w:rsidP="00697EC5">
      <w:pPr>
        <w:rPr>
          <w:rFonts w:ascii="Times New Roman" w:hAnsi="Times New Roman" w:cs="Times New Roman"/>
          <w:b/>
        </w:rPr>
      </w:pPr>
      <w:r w:rsidRPr="00697EC5">
        <w:rPr>
          <w:rFonts w:ascii="Times New Roman" w:hAnsi="Times New Roman" w:cs="Times New Roman"/>
          <w:b/>
        </w:rPr>
        <w:t>1.- QUE ES EL PAE</w:t>
      </w:r>
    </w:p>
    <w:p w:rsidR="00697EC5" w:rsidRPr="00697EC5" w:rsidRDefault="00697EC5" w:rsidP="00697EC5">
      <w:pPr>
        <w:jc w:val="both"/>
        <w:rPr>
          <w:rFonts w:ascii="Times New Roman" w:hAnsi="Times New Roman" w:cs="Times New Roman"/>
        </w:rPr>
      </w:pPr>
      <w:r w:rsidRPr="00697EC5">
        <w:rPr>
          <w:rFonts w:ascii="Times New Roman" w:hAnsi="Times New Roman" w:cs="Times New Roman"/>
          <w:b/>
        </w:rPr>
        <w:t>R.-</w:t>
      </w:r>
      <w:r w:rsidRPr="00697EC5">
        <w:rPr>
          <w:rFonts w:ascii="Times New Roman" w:hAnsi="Times New Roman" w:cs="Times New Roman"/>
        </w:rPr>
        <w:t xml:space="preserve"> </w:t>
      </w:r>
      <w:r w:rsidRPr="00697EC5">
        <w:rPr>
          <w:rFonts w:ascii="Times New Roman" w:eastAsia="Times New Roman" w:hAnsi="Times New Roman" w:cs="Times New Roman"/>
          <w:iCs/>
          <w:lang w:eastAsia="es-BO"/>
        </w:rPr>
        <w:t>El Proceso de Atención de Enfermería (P.A.E.) es la aplicación del método científico a la práctica asistencial de la enfermería. Este método permite a las enfermeras prestar cuidados de una forma racional, lógica y sistemática.</w:t>
      </w:r>
    </w:p>
    <w:p w:rsidR="00697EC5" w:rsidRPr="00697EC5" w:rsidRDefault="00697EC5" w:rsidP="00697EC5">
      <w:pPr>
        <w:rPr>
          <w:rFonts w:ascii="Times New Roman" w:hAnsi="Times New Roman" w:cs="Times New Roman"/>
          <w:b/>
        </w:rPr>
      </w:pPr>
      <w:r w:rsidRPr="00697EC5">
        <w:rPr>
          <w:rFonts w:ascii="Times New Roman" w:hAnsi="Times New Roman" w:cs="Times New Roman"/>
          <w:b/>
        </w:rPr>
        <w:t>2.- CUALES SON LAS ETAPAS DEL PAE</w:t>
      </w:r>
    </w:p>
    <w:p w:rsidR="00697EC5" w:rsidRPr="00697EC5" w:rsidRDefault="00697EC5" w:rsidP="00697EC5">
      <w:pPr>
        <w:spacing w:before="240"/>
        <w:rPr>
          <w:rFonts w:ascii="Times New Roman" w:eastAsia="Times New Roman" w:hAnsi="Times New Roman" w:cs="Times New Roman"/>
          <w:lang w:eastAsia="es-BO"/>
        </w:rPr>
      </w:pPr>
      <w:r w:rsidRPr="00697EC5">
        <w:rPr>
          <w:rFonts w:ascii="Times New Roman" w:hAnsi="Times New Roman" w:cs="Times New Roman"/>
          <w:b/>
        </w:rPr>
        <w:t xml:space="preserve">R.- </w:t>
      </w:r>
      <w:r w:rsidRPr="00697EC5">
        <w:rPr>
          <w:rFonts w:ascii="Times New Roman" w:eastAsia="Times New Roman" w:hAnsi="Times New Roman" w:cs="Times New Roman"/>
          <w:lang w:eastAsia="es-BO"/>
        </w:rPr>
        <w:t>recogida y selección de datos (valoración), diagnóstico de enfermería, planificación, ejecución o intervención y evaluación.</w:t>
      </w:r>
    </w:p>
    <w:p w:rsidR="00697EC5" w:rsidRPr="00697EC5" w:rsidRDefault="00697EC5" w:rsidP="00697EC5">
      <w:pPr>
        <w:rPr>
          <w:rFonts w:ascii="Times New Roman" w:hAnsi="Times New Roman" w:cs="Times New Roman"/>
          <w:b/>
        </w:rPr>
      </w:pPr>
      <w:r w:rsidRPr="00697EC5">
        <w:rPr>
          <w:rFonts w:ascii="Times New Roman" w:hAnsi="Times New Roman" w:cs="Times New Roman"/>
          <w:b/>
        </w:rPr>
        <w:t>3.- CUALES SON LAS CARACTERISTICAS DEL PAE</w:t>
      </w:r>
    </w:p>
    <w:p w:rsidR="00697EC5" w:rsidRPr="00697EC5" w:rsidRDefault="00697EC5" w:rsidP="00697EC5">
      <w:pPr>
        <w:numPr>
          <w:ilvl w:val="0"/>
          <w:numId w:val="33"/>
        </w:numPr>
        <w:spacing w:line="240" w:lineRule="auto"/>
        <w:contextualSpacing/>
        <w:rPr>
          <w:rFonts w:ascii="Times New Roman" w:hAnsi="Times New Roman" w:cs="Times New Roman"/>
          <w:b/>
        </w:rPr>
      </w:pPr>
      <w:r w:rsidRPr="00697EC5">
        <w:rPr>
          <w:rFonts w:ascii="Times New Roman" w:eastAsia="Times New Roman" w:hAnsi="Times New Roman" w:cs="Times New Roman"/>
          <w:lang w:eastAsia="es-BO"/>
        </w:rPr>
        <w:t>Tiene validez universal.</w:t>
      </w:r>
    </w:p>
    <w:p w:rsidR="00697EC5" w:rsidRPr="00697EC5" w:rsidRDefault="00697EC5" w:rsidP="00697EC5">
      <w:pPr>
        <w:numPr>
          <w:ilvl w:val="0"/>
          <w:numId w:val="33"/>
        </w:numPr>
        <w:spacing w:line="240" w:lineRule="auto"/>
        <w:contextualSpacing/>
        <w:rPr>
          <w:rFonts w:ascii="Times New Roman" w:hAnsi="Times New Roman" w:cs="Times New Roman"/>
        </w:rPr>
      </w:pPr>
      <w:r w:rsidRPr="00697EC5">
        <w:rPr>
          <w:rFonts w:ascii="Times New Roman" w:eastAsia="Times New Roman" w:hAnsi="Times New Roman" w:cs="Times New Roman"/>
          <w:lang w:eastAsia="es-BO"/>
        </w:rPr>
        <w:t>Utiliza una terminología comprensible para todos los profesionales.</w:t>
      </w:r>
    </w:p>
    <w:p w:rsidR="00697EC5" w:rsidRPr="00697EC5" w:rsidRDefault="00697EC5" w:rsidP="00697EC5">
      <w:pPr>
        <w:numPr>
          <w:ilvl w:val="0"/>
          <w:numId w:val="33"/>
        </w:numPr>
        <w:spacing w:line="240" w:lineRule="auto"/>
        <w:contextualSpacing/>
        <w:rPr>
          <w:rFonts w:ascii="Times New Roman" w:hAnsi="Times New Roman" w:cs="Times New Roman"/>
        </w:rPr>
      </w:pPr>
      <w:r w:rsidRPr="00697EC5">
        <w:rPr>
          <w:rFonts w:ascii="Times New Roman" w:eastAsia="Times New Roman" w:hAnsi="Times New Roman" w:cs="Times New Roman"/>
          <w:lang w:eastAsia="es-BO"/>
        </w:rPr>
        <w:t>Está centrado en el paciente marcando una relación directa entre éste y el profesional.</w:t>
      </w:r>
    </w:p>
    <w:p w:rsidR="00697EC5" w:rsidRPr="00697EC5" w:rsidRDefault="00697EC5" w:rsidP="00697EC5">
      <w:pPr>
        <w:numPr>
          <w:ilvl w:val="0"/>
          <w:numId w:val="33"/>
        </w:numPr>
        <w:spacing w:line="240" w:lineRule="auto"/>
        <w:contextualSpacing/>
        <w:rPr>
          <w:rFonts w:ascii="Times New Roman" w:hAnsi="Times New Roman" w:cs="Times New Roman"/>
        </w:rPr>
      </w:pPr>
      <w:r w:rsidRPr="00697EC5">
        <w:rPr>
          <w:rFonts w:ascii="Times New Roman" w:eastAsia="Times New Roman" w:hAnsi="Times New Roman" w:cs="Times New Roman"/>
          <w:lang w:eastAsia="es-BO"/>
        </w:rPr>
        <w:t>Está orientado y planeado hacia la búsqueda de soluciones y con una meta clara.</w:t>
      </w:r>
    </w:p>
    <w:p w:rsidR="00697EC5" w:rsidRPr="00697EC5" w:rsidRDefault="00697EC5" w:rsidP="00697EC5">
      <w:pPr>
        <w:numPr>
          <w:ilvl w:val="0"/>
          <w:numId w:val="33"/>
        </w:numPr>
        <w:spacing w:line="240" w:lineRule="auto"/>
        <w:contextualSpacing/>
        <w:rPr>
          <w:rFonts w:ascii="Times New Roman" w:hAnsi="Times New Roman" w:cs="Times New Roman"/>
        </w:rPr>
      </w:pPr>
      <w:r w:rsidRPr="00697EC5">
        <w:rPr>
          <w:rFonts w:ascii="Times New Roman" w:eastAsia="Times New Roman" w:hAnsi="Times New Roman" w:cs="Times New Roman"/>
          <w:lang w:eastAsia="es-BO"/>
        </w:rPr>
        <w:t>Consta de cinco etapas cíclicas.</w:t>
      </w:r>
    </w:p>
    <w:p w:rsidR="00697EC5" w:rsidRPr="00697EC5" w:rsidRDefault="00697EC5" w:rsidP="00697EC5">
      <w:pPr>
        <w:rPr>
          <w:rFonts w:ascii="Times New Roman" w:hAnsi="Times New Roman" w:cs="Times New Roman"/>
          <w:b/>
        </w:rPr>
      </w:pPr>
      <w:r w:rsidRPr="00697EC5">
        <w:rPr>
          <w:rFonts w:ascii="Times New Roman" w:hAnsi="Times New Roman" w:cs="Times New Roman"/>
          <w:b/>
        </w:rPr>
        <w:t xml:space="preserve">4.- INDIQUE TRES OBJETIVOS DEL PAE  </w:t>
      </w:r>
    </w:p>
    <w:p w:rsidR="00697EC5" w:rsidRPr="00697EC5" w:rsidRDefault="00697EC5" w:rsidP="00697EC5">
      <w:pPr>
        <w:numPr>
          <w:ilvl w:val="0"/>
          <w:numId w:val="32"/>
        </w:numPr>
        <w:spacing w:before="225" w:after="30" w:line="240" w:lineRule="auto"/>
        <w:ind w:right="75"/>
        <w:contextualSpacing/>
        <w:rPr>
          <w:rFonts w:ascii="Times New Roman" w:eastAsia="Times New Roman" w:hAnsi="Times New Roman" w:cs="Times New Roman"/>
          <w:lang w:eastAsia="es-BO"/>
        </w:rPr>
      </w:pPr>
      <w:r w:rsidRPr="00697EC5">
        <w:rPr>
          <w:rFonts w:ascii="Times New Roman" w:eastAsia="Times New Roman" w:hAnsi="Times New Roman" w:cs="Times New Roman"/>
          <w:lang w:eastAsia="es-BO"/>
        </w:rPr>
        <w:t>Servir de instrumento de trabajo para el personal de enfermería.</w:t>
      </w:r>
    </w:p>
    <w:p w:rsidR="00697EC5" w:rsidRPr="00697EC5" w:rsidRDefault="00697EC5" w:rsidP="00697EC5">
      <w:pPr>
        <w:numPr>
          <w:ilvl w:val="0"/>
          <w:numId w:val="13"/>
        </w:numPr>
        <w:spacing w:after="75" w:line="240" w:lineRule="auto"/>
        <w:ind w:right="75"/>
        <w:rPr>
          <w:rFonts w:ascii="Times New Roman" w:eastAsia="Times New Roman" w:hAnsi="Times New Roman" w:cs="Times New Roman"/>
          <w:lang w:eastAsia="es-BO"/>
        </w:rPr>
      </w:pPr>
      <w:r w:rsidRPr="00697EC5">
        <w:rPr>
          <w:rFonts w:ascii="Times New Roman" w:eastAsia="Times New Roman" w:hAnsi="Times New Roman" w:cs="Times New Roman"/>
          <w:lang w:eastAsia="es-BO"/>
        </w:rPr>
        <w:t>Imprimir a la profesión un carácter científico.</w:t>
      </w:r>
    </w:p>
    <w:p w:rsidR="00697EC5" w:rsidRPr="00697EC5" w:rsidRDefault="00697EC5" w:rsidP="00697EC5">
      <w:pPr>
        <w:numPr>
          <w:ilvl w:val="0"/>
          <w:numId w:val="13"/>
        </w:numPr>
        <w:spacing w:after="75" w:line="240" w:lineRule="auto"/>
        <w:ind w:right="75"/>
        <w:rPr>
          <w:rFonts w:ascii="Times New Roman" w:eastAsia="Times New Roman" w:hAnsi="Times New Roman" w:cs="Times New Roman"/>
          <w:lang w:eastAsia="es-BO"/>
        </w:rPr>
      </w:pPr>
      <w:r w:rsidRPr="00697EC5">
        <w:rPr>
          <w:rFonts w:ascii="Times New Roman" w:eastAsia="Times New Roman" w:hAnsi="Times New Roman" w:cs="Times New Roman"/>
          <w:lang w:eastAsia="es-BO"/>
        </w:rPr>
        <w:t>Favorecer que los cuidados de enfermería se realicen de manera dinámica, deliberada, consciente, ordenada y sistematizada.</w:t>
      </w:r>
    </w:p>
    <w:p w:rsidR="00697EC5" w:rsidRPr="00697EC5" w:rsidRDefault="00697EC5" w:rsidP="00697EC5">
      <w:pPr>
        <w:rPr>
          <w:rFonts w:ascii="Times New Roman" w:eastAsia="Times New Roman" w:hAnsi="Times New Roman" w:cs="Times New Roman"/>
          <w:b/>
          <w:lang w:eastAsia="es-BO"/>
        </w:rPr>
      </w:pPr>
      <w:r w:rsidRPr="00697EC5">
        <w:rPr>
          <w:rFonts w:ascii="Times New Roman" w:hAnsi="Times New Roman" w:cs="Times New Roman"/>
          <w:b/>
        </w:rPr>
        <w:t xml:space="preserve">5.- </w:t>
      </w:r>
      <w:r w:rsidRPr="00697EC5">
        <w:rPr>
          <w:rFonts w:ascii="Times New Roman" w:eastAsia="Times New Roman" w:hAnsi="Times New Roman" w:cs="Times New Roman"/>
          <w:b/>
          <w:lang w:eastAsia="es-BO"/>
        </w:rPr>
        <w:t xml:space="preserve">Se desarrollan estrategias para prevenir, minimizar o corregir los problemas, así como para promocionar la Salud. </w:t>
      </w:r>
    </w:p>
    <w:p w:rsidR="00697EC5" w:rsidRPr="00697EC5" w:rsidRDefault="00697EC5" w:rsidP="00697EC5">
      <w:pPr>
        <w:rPr>
          <w:rFonts w:ascii="Times New Roman" w:eastAsia="Times New Roman" w:hAnsi="Times New Roman" w:cs="Times New Roman"/>
          <w:lang w:eastAsia="es-BO"/>
        </w:rPr>
      </w:pPr>
      <w:r w:rsidRPr="00697EC5">
        <w:rPr>
          <w:rFonts w:ascii="Times New Roman" w:eastAsia="Times New Roman" w:hAnsi="Times New Roman" w:cs="Times New Roman"/>
          <w:lang w:eastAsia="es-BO"/>
        </w:rPr>
        <w:t xml:space="preserve">A. valoración       </w:t>
      </w:r>
      <w:r w:rsidRPr="00697EC5">
        <w:rPr>
          <w:rFonts w:ascii="Times New Roman" w:eastAsia="Times New Roman" w:hAnsi="Times New Roman" w:cs="Times New Roman"/>
          <w:b/>
          <w:lang w:eastAsia="es-BO"/>
        </w:rPr>
        <w:t>b.- planificación</w:t>
      </w:r>
      <w:r w:rsidRPr="00697EC5">
        <w:rPr>
          <w:rFonts w:ascii="Times New Roman" w:eastAsia="Times New Roman" w:hAnsi="Times New Roman" w:cs="Times New Roman"/>
          <w:lang w:eastAsia="es-BO"/>
        </w:rPr>
        <w:t xml:space="preserve"> </w:t>
      </w:r>
    </w:p>
    <w:p w:rsidR="00697EC5" w:rsidRPr="00697EC5" w:rsidRDefault="00697EC5" w:rsidP="00697EC5">
      <w:pPr>
        <w:rPr>
          <w:rFonts w:ascii="Times New Roman" w:eastAsia="Times New Roman" w:hAnsi="Times New Roman" w:cs="Times New Roman"/>
          <w:b/>
          <w:lang w:eastAsia="es-BO"/>
        </w:rPr>
      </w:pPr>
      <w:r w:rsidRPr="00697EC5">
        <w:rPr>
          <w:rFonts w:ascii="Times New Roman" w:eastAsia="Times New Roman" w:hAnsi="Times New Roman" w:cs="Times New Roman"/>
          <w:b/>
          <w:lang w:eastAsia="es-BO"/>
        </w:rPr>
        <w:t>6.-Es la realización o puesta en práctica de los cuidados programados.</w:t>
      </w:r>
    </w:p>
    <w:p w:rsidR="00697EC5" w:rsidRPr="00697EC5" w:rsidRDefault="00697EC5" w:rsidP="00697EC5">
      <w:pPr>
        <w:rPr>
          <w:rFonts w:ascii="Times New Roman" w:hAnsi="Times New Roman" w:cs="Times New Roman"/>
        </w:rPr>
      </w:pPr>
      <w:r w:rsidRPr="00697EC5">
        <w:rPr>
          <w:rFonts w:ascii="Times New Roman" w:eastAsia="Times New Roman" w:hAnsi="Times New Roman" w:cs="Times New Roman"/>
          <w:lang w:eastAsia="es-BO"/>
        </w:rPr>
        <w:t>A</w:t>
      </w:r>
      <w:r w:rsidRPr="00697EC5">
        <w:rPr>
          <w:rFonts w:ascii="Times New Roman" w:eastAsia="Times New Roman" w:hAnsi="Times New Roman" w:cs="Times New Roman"/>
          <w:b/>
          <w:lang w:eastAsia="es-BO"/>
        </w:rPr>
        <w:t>.- Ejecución</w:t>
      </w:r>
      <w:r w:rsidRPr="00697EC5">
        <w:rPr>
          <w:rFonts w:ascii="Times New Roman" w:eastAsia="Times New Roman" w:hAnsi="Times New Roman" w:cs="Times New Roman"/>
          <w:lang w:eastAsia="es-BO"/>
        </w:rPr>
        <w:t xml:space="preserve">   B.- valoración  C. diagnóstico de enfermería</w:t>
      </w:r>
    </w:p>
    <w:p w:rsidR="00697EC5" w:rsidRPr="00697EC5" w:rsidRDefault="00697EC5" w:rsidP="00697EC5">
      <w:pPr>
        <w:rPr>
          <w:rFonts w:ascii="Times New Roman" w:eastAsia="Times New Roman" w:hAnsi="Times New Roman" w:cs="Times New Roman"/>
          <w:b/>
          <w:lang w:eastAsia="es-BO"/>
        </w:rPr>
      </w:pPr>
      <w:r w:rsidRPr="00697EC5">
        <w:rPr>
          <w:rFonts w:ascii="Times New Roman" w:eastAsia="Times New Roman" w:hAnsi="Times New Roman" w:cs="Times New Roman"/>
          <w:b/>
          <w:lang w:eastAsia="es-BO"/>
        </w:rPr>
        <w:t>7.-Consiste en la recogida y organización de los datos que conciernen a la persona, familia y entorno. Son la base para las decisiones y actuaciones posteriores</w:t>
      </w:r>
    </w:p>
    <w:p w:rsidR="00697EC5" w:rsidRPr="00697EC5" w:rsidRDefault="00697EC5" w:rsidP="00697EC5">
      <w:pPr>
        <w:rPr>
          <w:rFonts w:ascii="Times New Roman" w:eastAsia="Times New Roman" w:hAnsi="Times New Roman" w:cs="Times New Roman"/>
          <w:b/>
          <w:lang w:eastAsia="es-BO"/>
        </w:rPr>
      </w:pPr>
      <w:r w:rsidRPr="00697EC5">
        <w:rPr>
          <w:rFonts w:ascii="Times New Roman" w:eastAsia="Times New Roman" w:hAnsi="Times New Roman" w:cs="Times New Roman"/>
          <w:b/>
          <w:lang w:eastAsia="es-BO"/>
        </w:rPr>
        <w:t>A.- valoración</w:t>
      </w:r>
    </w:p>
    <w:p w:rsidR="00697EC5" w:rsidRPr="00697EC5" w:rsidRDefault="00697EC5" w:rsidP="00697EC5">
      <w:pPr>
        <w:rPr>
          <w:rFonts w:ascii="Times New Roman" w:eastAsia="Times New Roman" w:hAnsi="Times New Roman" w:cs="Times New Roman"/>
          <w:b/>
          <w:lang w:eastAsia="es-BO"/>
        </w:rPr>
      </w:pPr>
      <w:r w:rsidRPr="00697EC5">
        <w:rPr>
          <w:rFonts w:ascii="Times New Roman" w:eastAsia="Times New Roman" w:hAnsi="Times New Roman" w:cs="Times New Roman"/>
          <w:b/>
          <w:lang w:eastAsia="es-BO"/>
        </w:rPr>
        <w:t>8.-Es el juicio o conclusión que se produce como resultado de la valoración de Enfermería.</w:t>
      </w:r>
    </w:p>
    <w:p w:rsidR="00697EC5" w:rsidRPr="00697EC5" w:rsidRDefault="00697EC5" w:rsidP="00697EC5">
      <w:pPr>
        <w:rPr>
          <w:rFonts w:ascii="Times New Roman" w:eastAsia="Times New Roman" w:hAnsi="Times New Roman" w:cs="Times New Roman"/>
          <w:b/>
          <w:lang w:eastAsia="es-BO"/>
        </w:rPr>
      </w:pPr>
      <w:r w:rsidRPr="00697EC5">
        <w:rPr>
          <w:rFonts w:ascii="Times New Roman" w:eastAsia="Times New Roman" w:hAnsi="Times New Roman" w:cs="Times New Roman"/>
          <w:lang w:eastAsia="es-BO"/>
        </w:rPr>
        <w:t xml:space="preserve">A.- Planificación   B.- valoración </w:t>
      </w:r>
      <w:r w:rsidRPr="00697EC5">
        <w:rPr>
          <w:rFonts w:ascii="Times New Roman" w:eastAsia="Times New Roman" w:hAnsi="Times New Roman" w:cs="Times New Roman"/>
          <w:b/>
          <w:lang w:eastAsia="es-BO"/>
        </w:rPr>
        <w:t xml:space="preserve"> C.- diagnóstico de enfermería</w:t>
      </w:r>
    </w:p>
    <w:p w:rsidR="00697EC5" w:rsidRPr="00697EC5" w:rsidRDefault="00697EC5" w:rsidP="00697EC5">
      <w:pPr>
        <w:rPr>
          <w:rFonts w:ascii="Times New Roman" w:eastAsia="Times New Roman" w:hAnsi="Times New Roman" w:cs="Times New Roman"/>
          <w:b/>
          <w:lang w:eastAsia="es-BO"/>
        </w:rPr>
      </w:pPr>
      <w:r w:rsidRPr="00697EC5">
        <w:rPr>
          <w:rFonts w:ascii="Times New Roman" w:eastAsia="Times New Roman" w:hAnsi="Times New Roman" w:cs="Times New Roman"/>
          <w:b/>
          <w:lang w:eastAsia="es-BO"/>
        </w:rPr>
        <w:t>9.-Comparar las repuestas de la persona, determinar si se han conseguido el objetivo establecido.</w:t>
      </w:r>
    </w:p>
    <w:p w:rsidR="00E4565A" w:rsidRPr="00697EC5" w:rsidRDefault="00697EC5" w:rsidP="00697EC5">
      <w:pPr>
        <w:rPr>
          <w:rFonts w:ascii="Times New Roman" w:eastAsia="Times New Roman" w:hAnsi="Times New Roman" w:cs="Times New Roman"/>
          <w:lang w:eastAsia="es-BO"/>
        </w:rPr>
      </w:pPr>
      <w:r w:rsidRPr="00697EC5">
        <w:rPr>
          <w:rFonts w:ascii="Times New Roman" w:eastAsia="Times New Roman" w:hAnsi="Times New Roman" w:cs="Times New Roman"/>
          <w:lang w:eastAsia="es-BO"/>
        </w:rPr>
        <w:t xml:space="preserve">A.-Ejecución    </w:t>
      </w:r>
      <w:r w:rsidRPr="00697EC5">
        <w:rPr>
          <w:rFonts w:ascii="Times New Roman" w:eastAsia="Times New Roman" w:hAnsi="Times New Roman" w:cs="Times New Roman"/>
          <w:b/>
          <w:lang w:eastAsia="es-BO"/>
        </w:rPr>
        <w:t xml:space="preserve">B.- evaluación     </w:t>
      </w:r>
      <w:r w:rsidRPr="00697EC5">
        <w:rPr>
          <w:rFonts w:ascii="Times New Roman" w:eastAsia="Times New Roman" w:hAnsi="Times New Roman" w:cs="Times New Roman"/>
          <w:lang w:eastAsia="es-BO"/>
        </w:rPr>
        <w:t>C. valoración    D.- diagnóstico de enfermería</w:t>
      </w:r>
      <w:r>
        <w:rPr>
          <w:rFonts w:ascii="Times New Roman" w:eastAsia="Times New Roman" w:hAnsi="Times New Roman" w:cs="Times New Roman"/>
          <w:lang w:eastAsia="es-BO"/>
        </w:rPr>
        <w:t>.</w:t>
      </w:r>
      <w:bookmarkStart w:id="0" w:name="_GoBack"/>
      <w:bookmarkEnd w:id="0"/>
    </w:p>
    <w:p w:rsidR="00E4565A" w:rsidRDefault="00E4565A" w:rsidP="00E4565A">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p>
    <w:p w:rsidR="00E4565A" w:rsidRDefault="00E4565A" w:rsidP="00E4565A">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p>
    <w:p w:rsidR="00E4565A" w:rsidRDefault="00E4565A" w:rsidP="00E4565A">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p>
    <w:p w:rsidR="005406C7" w:rsidRDefault="005406C7" w:rsidP="00E4565A">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p>
    <w:p w:rsidR="005406C7" w:rsidRDefault="005406C7" w:rsidP="00E4565A">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p>
    <w:p w:rsidR="005406C7" w:rsidRDefault="005406C7" w:rsidP="00E4565A">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p>
    <w:p w:rsidR="005406C7" w:rsidRDefault="005406C7" w:rsidP="00E4565A">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p>
    <w:p w:rsidR="005406C7" w:rsidRDefault="005406C7" w:rsidP="00E4565A">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p>
    <w:p w:rsidR="005406C7" w:rsidRDefault="005406C7" w:rsidP="00E4565A">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p>
    <w:p w:rsidR="005406C7" w:rsidRDefault="005406C7" w:rsidP="00E4565A">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p>
    <w:p w:rsidR="00E4565A" w:rsidRPr="00E4565A" w:rsidRDefault="00E4565A" w:rsidP="00E4565A">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r w:rsidRPr="00E4565A">
        <w:rPr>
          <w:rFonts w:ascii="Times New Roman" w:eastAsia="Times New Roman" w:hAnsi="Times New Roman" w:cs="Times New Roman"/>
          <w:b/>
          <w:bCs/>
          <w:sz w:val="36"/>
          <w:szCs w:val="36"/>
          <w:lang w:eastAsia="es-BO"/>
        </w:rPr>
        <w:t>Patología:</w:t>
      </w:r>
    </w:p>
    <w:p w:rsidR="00E4565A" w:rsidRPr="00E4565A" w:rsidRDefault="00E4565A" w:rsidP="00E4565A">
      <w:pPr>
        <w:spacing w:after="0" w:line="240" w:lineRule="auto"/>
        <w:rPr>
          <w:rFonts w:ascii="Times New Roman" w:eastAsia="Times New Roman" w:hAnsi="Times New Roman" w:cs="Times New Roman"/>
          <w:sz w:val="24"/>
          <w:szCs w:val="24"/>
          <w:lang w:eastAsia="es-BO"/>
        </w:rPr>
      </w:pPr>
      <w:r w:rsidRPr="00E4565A">
        <w:rPr>
          <w:rFonts w:ascii="Times New Roman" w:eastAsia="Times New Roman" w:hAnsi="Times New Roman" w:cs="Times New Roman"/>
          <w:sz w:val="24"/>
          <w:szCs w:val="24"/>
          <w:lang w:eastAsia="es-BO"/>
        </w:rPr>
        <w:t>PACIENTE CON NEUMONÍA</w:t>
      </w:r>
    </w:p>
    <w:p w:rsidR="00E4565A" w:rsidRPr="00E4565A" w:rsidRDefault="00E4565A" w:rsidP="00E4565A">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r w:rsidRPr="00E4565A">
        <w:rPr>
          <w:rFonts w:ascii="Times New Roman" w:eastAsia="Times New Roman" w:hAnsi="Times New Roman" w:cs="Times New Roman"/>
          <w:b/>
          <w:bCs/>
          <w:sz w:val="36"/>
          <w:szCs w:val="36"/>
          <w:lang w:eastAsia="es-BO"/>
        </w:rPr>
        <w:t>Objetivos:</w:t>
      </w:r>
    </w:p>
    <w:p w:rsidR="00E4565A" w:rsidRPr="00E4565A" w:rsidRDefault="00E4565A" w:rsidP="00E4565A">
      <w:pPr>
        <w:numPr>
          <w:ilvl w:val="0"/>
          <w:numId w:val="1"/>
        </w:numPr>
        <w:spacing w:before="100" w:beforeAutospacing="1" w:after="100" w:afterAutospacing="1" w:line="240" w:lineRule="auto"/>
        <w:rPr>
          <w:rFonts w:ascii="Times New Roman" w:eastAsia="Times New Roman" w:hAnsi="Times New Roman" w:cs="Times New Roman"/>
          <w:sz w:val="24"/>
          <w:szCs w:val="24"/>
          <w:lang w:eastAsia="es-BO"/>
        </w:rPr>
      </w:pPr>
      <w:r w:rsidRPr="00E4565A">
        <w:rPr>
          <w:rFonts w:ascii="Times New Roman" w:eastAsia="Times New Roman" w:hAnsi="Times New Roman" w:cs="Times New Roman"/>
          <w:sz w:val="24"/>
          <w:szCs w:val="24"/>
          <w:lang w:eastAsia="es-BO"/>
        </w:rPr>
        <w:t>Mejorar la función respiratoria del paciente.</w:t>
      </w:r>
    </w:p>
    <w:p w:rsidR="00E4565A" w:rsidRPr="00E4565A" w:rsidRDefault="00E4565A" w:rsidP="00E4565A">
      <w:pPr>
        <w:numPr>
          <w:ilvl w:val="0"/>
          <w:numId w:val="1"/>
        </w:numPr>
        <w:spacing w:before="100" w:beforeAutospacing="1" w:after="100" w:afterAutospacing="1" w:line="240" w:lineRule="auto"/>
        <w:rPr>
          <w:rFonts w:ascii="Times New Roman" w:eastAsia="Times New Roman" w:hAnsi="Times New Roman" w:cs="Times New Roman"/>
          <w:sz w:val="24"/>
          <w:szCs w:val="24"/>
          <w:lang w:eastAsia="es-BO"/>
        </w:rPr>
      </w:pPr>
      <w:r w:rsidRPr="00E4565A">
        <w:rPr>
          <w:rFonts w:ascii="Times New Roman" w:eastAsia="Times New Roman" w:hAnsi="Times New Roman" w:cs="Times New Roman"/>
          <w:sz w:val="24"/>
          <w:szCs w:val="24"/>
          <w:lang w:eastAsia="es-BO"/>
        </w:rPr>
        <w:t>Evitar las posibles complicaciones relacionadas con el proceso neumónico.</w:t>
      </w:r>
    </w:p>
    <w:p w:rsidR="00E4565A" w:rsidRPr="00E4565A" w:rsidRDefault="00E4565A" w:rsidP="00E4565A">
      <w:pPr>
        <w:numPr>
          <w:ilvl w:val="0"/>
          <w:numId w:val="1"/>
        </w:numPr>
        <w:spacing w:before="100" w:beforeAutospacing="1" w:after="100" w:afterAutospacing="1" w:line="240" w:lineRule="auto"/>
        <w:rPr>
          <w:rFonts w:ascii="Times New Roman" w:eastAsia="Times New Roman" w:hAnsi="Times New Roman" w:cs="Times New Roman"/>
          <w:sz w:val="24"/>
          <w:szCs w:val="24"/>
          <w:lang w:eastAsia="es-BO"/>
        </w:rPr>
      </w:pPr>
      <w:r w:rsidRPr="00E4565A">
        <w:rPr>
          <w:rFonts w:ascii="Times New Roman" w:eastAsia="Times New Roman" w:hAnsi="Times New Roman" w:cs="Times New Roman"/>
          <w:sz w:val="24"/>
          <w:szCs w:val="24"/>
          <w:lang w:eastAsia="es-BO"/>
        </w:rPr>
        <w:t>Disminuir la ansiedad del paciente con respecto a la falta de conocimiento que tiene sobre su enfermedad y despejar sus dudas.</w:t>
      </w:r>
    </w:p>
    <w:p w:rsidR="00E4565A" w:rsidRPr="00E4565A" w:rsidRDefault="00E4565A" w:rsidP="00E4565A">
      <w:pPr>
        <w:numPr>
          <w:ilvl w:val="0"/>
          <w:numId w:val="1"/>
        </w:numPr>
        <w:spacing w:before="100" w:beforeAutospacing="1" w:after="100" w:afterAutospacing="1" w:line="240" w:lineRule="auto"/>
        <w:rPr>
          <w:rFonts w:ascii="Times New Roman" w:eastAsia="Times New Roman" w:hAnsi="Times New Roman" w:cs="Times New Roman"/>
          <w:sz w:val="24"/>
          <w:szCs w:val="24"/>
          <w:lang w:eastAsia="es-BO"/>
        </w:rPr>
      </w:pPr>
      <w:r w:rsidRPr="00E4565A">
        <w:rPr>
          <w:rFonts w:ascii="Times New Roman" w:eastAsia="Times New Roman" w:hAnsi="Times New Roman" w:cs="Times New Roman"/>
          <w:sz w:val="24"/>
          <w:szCs w:val="24"/>
          <w:lang w:eastAsia="es-BO"/>
        </w:rPr>
        <w:t>Tratar la fiebre y evitar la deshidratación.</w:t>
      </w:r>
    </w:p>
    <w:p w:rsidR="00E4565A" w:rsidRPr="00E4565A" w:rsidRDefault="00E4565A" w:rsidP="00E4565A">
      <w:pPr>
        <w:spacing w:before="100" w:beforeAutospacing="1" w:after="100" w:afterAutospacing="1" w:line="240" w:lineRule="auto"/>
        <w:outlineLvl w:val="1"/>
        <w:rPr>
          <w:ins w:id="1" w:author="Unknown"/>
          <w:rFonts w:ascii="Times New Roman" w:eastAsia="Times New Roman" w:hAnsi="Times New Roman" w:cs="Times New Roman"/>
          <w:b/>
          <w:bCs/>
          <w:sz w:val="36"/>
          <w:szCs w:val="36"/>
          <w:lang w:eastAsia="es-BO"/>
        </w:rPr>
      </w:pPr>
      <w:ins w:id="2" w:author="Unknown">
        <w:r w:rsidRPr="00E4565A">
          <w:rPr>
            <w:rFonts w:ascii="Times New Roman" w:eastAsia="Times New Roman" w:hAnsi="Times New Roman" w:cs="Times New Roman"/>
            <w:b/>
            <w:bCs/>
            <w:sz w:val="36"/>
            <w:szCs w:val="36"/>
            <w:lang w:eastAsia="es-BO"/>
          </w:rPr>
          <w:t>Diagnóstico:</w:t>
        </w:r>
      </w:ins>
    </w:p>
    <w:p w:rsidR="00E4565A" w:rsidRPr="00E4565A" w:rsidRDefault="00E4565A" w:rsidP="00E4565A">
      <w:pPr>
        <w:numPr>
          <w:ilvl w:val="0"/>
          <w:numId w:val="2"/>
        </w:numPr>
        <w:spacing w:before="100" w:beforeAutospacing="1" w:after="100" w:afterAutospacing="1" w:line="240" w:lineRule="auto"/>
        <w:rPr>
          <w:ins w:id="3" w:author="Unknown"/>
          <w:rFonts w:ascii="Times New Roman" w:eastAsia="Times New Roman" w:hAnsi="Times New Roman" w:cs="Times New Roman"/>
          <w:sz w:val="24"/>
          <w:szCs w:val="24"/>
          <w:lang w:eastAsia="es-BO"/>
        </w:rPr>
      </w:pPr>
      <w:ins w:id="4" w:author="Unknown">
        <w:r w:rsidRPr="00E4565A">
          <w:rPr>
            <w:rFonts w:ascii="Times New Roman" w:eastAsia="Times New Roman" w:hAnsi="Times New Roman" w:cs="Times New Roman"/>
            <w:sz w:val="24"/>
            <w:szCs w:val="24"/>
            <w:lang w:eastAsia="es-BO"/>
          </w:rPr>
          <w:t xml:space="preserve">Formas ineficaces de respiración y tos </w:t>
        </w:r>
        <w:proofErr w:type="gramStart"/>
        <w:r w:rsidRPr="00E4565A">
          <w:rPr>
            <w:rFonts w:ascii="Times New Roman" w:eastAsia="Times New Roman" w:hAnsi="Times New Roman" w:cs="Times New Roman"/>
            <w:sz w:val="24"/>
            <w:szCs w:val="24"/>
            <w:lang w:eastAsia="es-BO"/>
          </w:rPr>
          <w:t>relacionado</w:t>
        </w:r>
        <w:proofErr w:type="gramEnd"/>
        <w:r w:rsidRPr="00E4565A">
          <w:rPr>
            <w:rFonts w:ascii="Times New Roman" w:eastAsia="Times New Roman" w:hAnsi="Times New Roman" w:cs="Times New Roman"/>
            <w:sz w:val="24"/>
            <w:szCs w:val="24"/>
            <w:lang w:eastAsia="es-BO"/>
          </w:rPr>
          <w:t xml:space="preserve"> con la infección pulmonar.</w:t>
        </w:r>
      </w:ins>
    </w:p>
    <w:p w:rsidR="00E4565A" w:rsidRPr="00E4565A" w:rsidRDefault="00E4565A" w:rsidP="00E4565A">
      <w:pPr>
        <w:numPr>
          <w:ilvl w:val="0"/>
          <w:numId w:val="2"/>
        </w:numPr>
        <w:spacing w:before="100" w:beforeAutospacing="1" w:after="100" w:afterAutospacing="1" w:line="240" w:lineRule="auto"/>
        <w:rPr>
          <w:ins w:id="5" w:author="Unknown"/>
          <w:rFonts w:ascii="Times New Roman" w:eastAsia="Times New Roman" w:hAnsi="Times New Roman" w:cs="Times New Roman"/>
          <w:sz w:val="24"/>
          <w:szCs w:val="24"/>
          <w:lang w:eastAsia="es-BO"/>
        </w:rPr>
      </w:pPr>
      <w:ins w:id="6" w:author="Unknown">
        <w:r w:rsidRPr="00E4565A">
          <w:rPr>
            <w:rFonts w:ascii="Times New Roman" w:eastAsia="Times New Roman" w:hAnsi="Times New Roman" w:cs="Times New Roman"/>
            <w:sz w:val="24"/>
            <w:szCs w:val="24"/>
            <w:lang w:eastAsia="es-BO"/>
          </w:rPr>
          <w:t>Posibilidad de complicaciones (dolor, alteración del riesgo tisular, trastorno del intercambio gaseoso, déficit del volumen líquido) relacionado con la toxicidad respiratoria y el proceso neumónico.</w:t>
        </w:r>
      </w:ins>
    </w:p>
    <w:p w:rsidR="00E4565A" w:rsidRPr="00E4565A" w:rsidRDefault="00E4565A" w:rsidP="00E4565A">
      <w:pPr>
        <w:numPr>
          <w:ilvl w:val="0"/>
          <w:numId w:val="2"/>
        </w:numPr>
        <w:spacing w:before="100" w:beforeAutospacing="1" w:after="100" w:afterAutospacing="1" w:line="240" w:lineRule="auto"/>
        <w:rPr>
          <w:ins w:id="7" w:author="Unknown"/>
          <w:rFonts w:ascii="Times New Roman" w:eastAsia="Times New Roman" w:hAnsi="Times New Roman" w:cs="Times New Roman"/>
          <w:sz w:val="24"/>
          <w:szCs w:val="24"/>
          <w:lang w:eastAsia="es-BO"/>
        </w:rPr>
      </w:pPr>
      <w:ins w:id="8" w:author="Unknown">
        <w:r w:rsidRPr="00E4565A">
          <w:rPr>
            <w:rFonts w:ascii="Times New Roman" w:eastAsia="Times New Roman" w:hAnsi="Times New Roman" w:cs="Times New Roman"/>
            <w:sz w:val="24"/>
            <w:szCs w:val="24"/>
            <w:lang w:eastAsia="es-BO"/>
          </w:rPr>
          <w:t>Déficit de conocimientos relacionado con los factores de riesgo que predisponen a la neumonía y sobre el tratamiento.</w:t>
        </w:r>
      </w:ins>
    </w:p>
    <w:p w:rsidR="00E4565A" w:rsidRPr="00E4565A" w:rsidRDefault="00E4565A" w:rsidP="00E4565A">
      <w:pPr>
        <w:numPr>
          <w:ilvl w:val="0"/>
          <w:numId w:val="2"/>
        </w:numPr>
        <w:spacing w:before="100" w:beforeAutospacing="1" w:after="100" w:afterAutospacing="1" w:line="240" w:lineRule="auto"/>
        <w:rPr>
          <w:ins w:id="9" w:author="Unknown"/>
          <w:rFonts w:ascii="Times New Roman" w:eastAsia="Times New Roman" w:hAnsi="Times New Roman" w:cs="Times New Roman"/>
          <w:sz w:val="24"/>
          <w:szCs w:val="24"/>
          <w:lang w:eastAsia="es-BO"/>
        </w:rPr>
      </w:pPr>
      <w:ins w:id="10" w:author="Unknown">
        <w:r w:rsidRPr="00E4565A">
          <w:rPr>
            <w:rFonts w:ascii="Times New Roman" w:eastAsia="Times New Roman" w:hAnsi="Times New Roman" w:cs="Times New Roman"/>
            <w:sz w:val="24"/>
            <w:szCs w:val="24"/>
            <w:lang w:eastAsia="es-BO"/>
          </w:rPr>
          <w:t>Hipertermia relacionada con la deshidratación; aumento de la tasa metabólica, y su enfermedad.</w:t>
        </w:r>
      </w:ins>
    </w:p>
    <w:p w:rsidR="00E4565A" w:rsidRPr="00E4565A" w:rsidRDefault="00E4565A" w:rsidP="00E4565A">
      <w:pPr>
        <w:spacing w:before="100" w:beforeAutospacing="1" w:after="100" w:afterAutospacing="1" w:line="240" w:lineRule="auto"/>
        <w:outlineLvl w:val="1"/>
        <w:rPr>
          <w:ins w:id="11" w:author="Unknown"/>
          <w:rFonts w:ascii="Times New Roman" w:eastAsia="Times New Roman" w:hAnsi="Times New Roman" w:cs="Times New Roman"/>
          <w:b/>
          <w:bCs/>
          <w:sz w:val="36"/>
          <w:szCs w:val="36"/>
          <w:lang w:eastAsia="es-BO"/>
        </w:rPr>
      </w:pPr>
      <w:ins w:id="12" w:author="Unknown">
        <w:r w:rsidRPr="00E4565A">
          <w:rPr>
            <w:rFonts w:ascii="Times New Roman" w:eastAsia="Times New Roman" w:hAnsi="Times New Roman" w:cs="Times New Roman"/>
            <w:b/>
            <w:bCs/>
            <w:sz w:val="36"/>
            <w:szCs w:val="36"/>
            <w:lang w:eastAsia="es-BO"/>
          </w:rPr>
          <w:lastRenderedPageBreak/>
          <w:t>Actividades:</w:t>
        </w:r>
      </w:ins>
    </w:p>
    <w:p w:rsidR="00E4565A" w:rsidRPr="00E4565A" w:rsidRDefault="00E4565A" w:rsidP="00E4565A">
      <w:pPr>
        <w:numPr>
          <w:ilvl w:val="0"/>
          <w:numId w:val="3"/>
        </w:numPr>
        <w:spacing w:before="100" w:beforeAutospacing="1" w:after="100" w:afterAutospacing="1" w:line="240" w:lineRule="auto"/>
        <w:rPr>
          <w:ins w:id="13" w:author="Unknown"/>
          <w:rFonts w:ascii="Times New Roman" w:eastAsia="Times New Roman" w:hAnsi="Times New Roman" w:cs="Times New Roman"/>
          <w:sz w:val="24"/>
          <w:szCs w:val="24"/>
          <w:lang w:eastAsia="es-BO"/>
        </w:rPr>
      </w:pPr>
      <w:ins w:id="14" w:author="Unknown">
        <w:r w:rsidRPr="00E4565A">
          <w:rPr>
            <w:rFonts w:ascii="Times New Roman" w:eastAsia="Times New Roman" w:hAnsi="Times New Roman" w:cs="Times New Roman"/>
            <w:sz w:val="24"/>
            <w:szCs w:val="24"/>
            <w:lang w:eastAsia="es-BO"/>
          </w:rPr>
          <w:t>Realizar aspiración de secreciones retenidas en los bronquios: La retención de secreciones impide el intercambio de gases y retrasa la resolución del proceso.</w:t>
        </w:r>
      </w:ins>
    </w:p>
    <w:p w:rsidR="00E4565A" w:rsidRPr="00E4565A" w:rsidRDefault="00E4565A" w:rsidP="00E4565A">
      <w:pPr>
        <w:numPr>
          <w:ilvl w:val="0"/>
          <w:numId w:val="3"/>
        </w:numPr>
        <w:spacing w:before="100" w:beforeAutospacing="1" w:after="100" w:afterAutospacing="1" w:line="240" w:lineRule="auto"/>
        <w:rPr>
          <w:ins w:id="15" w:author="Unknown"/>
          <w:rFonts w:ascii="Times New Roman" w:eastAsia="Times New Roman" w:hAnsi="Times New Roman" w:cs="Times New Roman"/>
          <w:sz w:val="24"/>
          <w:szCs w:val="24"/>
          <w:lang w:eastAsia="es-BO"/>
        </w:rPr>
      </w:pPr>
      <w:ins w:id="16" w:author="Unknown">
        <w:r w:rsidRPr="00E4565A">
          <w:rPr>
            <w:rFonts w:ascii="Times New Roman" w:eastAsia="Times New Roman" w:hAnsi="Times New Roman" w:cs="Times New Roman"/>
            <w:sz w:val="24"/>
            <w:szCs w:val="24"/>
            <w:lang w:eastAsia="es-BO"/>
          </w:rPr>
          <w:t>Fomentar la ingesta de líquidos ya que la hidratación adecuada adelgaza el moco y sirve como expectorante eficaz.</w:t>
        </w:r>
      </w:ins>
    </w:p>
    <w:p w:rsidR="00E4565A" w:rsidRPr="00E4565A" w:rsidRDefault="00E4565A" w:rsidP="00E4565A">
      <w:pPr>
        <w:numPr>
          <w:ilvl w:val="0"/>
          <w:numId w:val="3"/>
        </w:numPr>
        <w:spacing w:before="100" w:beforeAutospacing="1" w:after="100" w:afterAutospacing="1" w:line="240" w:lineRule="auto"/>
        <w:rPr>
          <w:ins w:id="17" w:author="Unknown"/>
          <w:rFonts w:ascii="Times New Roman" w:eastAsia="Times New Roman" w:hAnsi="Times New Roman" w:cs="Times New Roman"/>
          <w:sz w:val="24"/>
          <w:szCs w:val="24"/>
          <w:lang w:eastAsia="es-BO"/>
        </w:rPr>
      </w:pPr>
      <w:ins w:id="18" w:author="Unknown">
        <w:r w:rsidRPr="00E4565A">
          <w:rPr>
            <w:rFonts w:ascii="Times New Roman" w:eastAsia="Times New Roman" w:hAnsi="Times New Roman" w:cs="Times New Roman"/>
            <w:sz w:val="24"/>
            <w:szCs w:val="24"/>
            <w:lang w:eastAsia="es-BO"/>
          </w:rPr>
          <w:t>Estimular al paciente a que tosa para ayudar a eliminar las secreciones.</w:t>
        </w:r>
      </w:ins>
    </w:p>
    <w:p w:rsidR="00E4565A" w:rsidRPr="00E4565A" w:rsidRDefault="00E4565A" w:rsidP="00E4565A">
      <w:pPr>
        <w:numPr>
          <w:ilvl w:val="0"/>
          <w:numId w:val="3"/>
        </w:numPr>
        <w:spacing w:before="100" w:beforeAutospacing="1" w:after="100" w:afterAutospacing="1" w:line="240" w:lineRule="auto"/>
        <w:rPr>
          <w:ins w:id="19" w:author="Unknown"/>
          <w:rFonts w:ascii="Times New Roman" w:eastAsia="Times New Roman" w:hAnsi="Times New Roman" w:cs="Times New Roman"/>
          <w:sz w:val="24"/>
          <w:szCs w:val="24"/>
          <w:lang w:eastAsia="es-BO"/>
        </w:rPr>
      </w:pPr>
      <w:ins w:id="20" w:author="Unknown">
        <w:r w:rsidRPr="00E4565A">
          <w:rPr>
            <w:rFonts w:ascii="Times New Roman" w:eastAsia="Times New Roman" w:hAnsi="Times New Roman" w:cs="Times New Roman"/>
            <w:sz w:val="24"/>
            <w:szCs w:val="24"/>
            <w:lang w:eastAsia="es-BO"/>
          </w:rPr>
          <w:t>Utilizar percusión de la pared torácica y drenaje postural para movilizar las secreciones.</w:t>
        </w:r>
      </w:ins>
    </w:p>
    <w:p w:rsidR="00E4565A" w:rsidRPr="00E4565A" w:rsidRDefault="00E4565A" w:rsidP="00E4565A">
      <w:pPr>
        <w:numPr>
          <w:ilvl w:val="0"/>
          <w:numId w:val="3"/>
        </w:numPr>
        <w:spacing w:before="100" w:beforeAutospacing="1" w:after="100" w:afterAutospacing="1" w:line="240" w:lineRule="auto"/>
        <w:rPr>
          <w:ins w:id="21" w:author="Unknown"/>
          <w:rFonts w:ascii="Times New Roman" w:eastAsia="Times New Roman" w:hAnsi="Times New Roman" w:cs="Times New Roman"/>
          <w:sz w:val="24"/>
          <w:szCs w:val="24"/>
          <w:lang w:eastAsia="es-BO"/>
        </w:rPr>
      </w:pPr>
      <w:ins w:id="22" w:author="Unknown">
        <w:r w:rsidRPr="00E4565A">
          <w:rPr>
            <w:rFonts w:ascii="Times New Roman" w:eastAsia="Times New Roman" w:hAnsi="Times New Roman" w:cs="Times New Roman"/>
            <w:sz w:val="24"/>
            <w:szCs w:val="24"/>
            <w:lang w:eastAsia="es-BO"/>
          </w:rPr>
          <w:t>Auscultar el tórax para descubrir crepitaciones.</w:t>
        </w:r>
      </w:ins>
    </w:p>
    <w:p w:rsidR="00E4565A" w:rsidRPr="00E4565A" w:rsidRDefault="00E4565A" w:rsidP="00E4565A">
      <w:pPr>
        <w:numPr>
          <w:ilvl w:val="0"/>
          <w:numId w:val="3"/>
        </w:numPr>
        <w:spacing w:before="100" w:beforeAutospacing="1" w:after="100" w:afterAutospacing="1" w:line="240" w:lineRule="auto"/>
        <w:rPr>
          <w:ins w:id="23" w:author="Unknown"/>
          <w:rFonts w:ascii="Times New Roman" w:eastAsia="Times New Roman" w:hAnsi="Times New Roman" w:cs="Times New Roman"/>
          <w:sz w:val="24"/>
          <w:szCs w:val="24"/>
          <w:lang w:eastAsia="es-BO"/>
        </w:rPr>
      </w:pPr>
      <w:ins w:id="24" w:author="Unknown">
        <w:r w:rsidRPr="00E4565A">
          <w:rPr>
            <w:rFonts w:ascii="Times New Roman" w:eastAsia="Times New Roman" w:hAnsi="Times New Roman" w:cs="Times New Roman"/>
            <w:sz w:val="24"/>
            <w:szCs w:val="24"/>
            <w:lang w:eastAsia="es-BO"/>
          </w:rPr>
          <w:t>Controlar la tos cuando no es productiva y los paroxismos causan hipoxemia grave; dar dosis moderadas de codeína en la forma prescrita.</w:t>
        </w:r>
      </w:ins>
    </w:p>
    <w:p w:rsidR="00E4565A" w:rsidRPr="00E4565A" w:rsidRDefault="00E4565A" w:rsidP="00E4565A">
      <w:pPr>
        <w:numPr>
          <w:ilvl w:val="0"/>
          <w:numId w:val="3"/>
        </w:numPr>
        <w:spacing w:before="100" w:beforeAutospacing="1" w:after="100" w:afterAutospacing="1" w:line="240" w:lineRule="auto"/>
        <w:rPr>
          <w:ins w:id="25" w:author="Unknown"/>
          <w:rFonts w:ascii="Times New Roman" w:eastAsia="Times New Roman" w:hAnsi="Times New Roman" w:cs="Times New Roman"/>
          <w:sz w:val="24"/>
          <w:szCs w:val="24"/>
          <w:lang w:eastAsia="es-BO"/>
        </w:rPr>
      </w:pPr>
      <w:ins w:id="26" w:author="Unknown">
        <w:r w:rsidRPr="00E4565A">
          <w:rPr>
            <w:rFonts w:ascii="Times New Roman" w:eastAsia="Times New Roman" w:hAnsi="Times New Roman" w:cs="Times New Roman"/>
            <w:sz w:val="24"/>
            <w:szCs w:val="24"/>
            <w:lang w:eastAsia="es-BO"/>
          </w:rPr>
          <w:t>Evitar la hipoxemia, en especial en pacientes con cardiopatías.</w:t>
        </w:r>
      </w:ins>
    </w:p>
    <w:p w:rsidR="00E4565A" w:rsidRPr="00E4565A" w:rsidRDefault="00E4565A" w:rsidP="00E4565A">
      <w:pPr>
        <w:numPr>
          <w:ilvl w:val="0"/>
          <w:numId w:val="3"/>
        </w:numPr>
        <w:spacing w:before="100" w:beforeAutospacing="1" w:after="100" w:afterAutospacing="1" w:line="240" w:lineRule="auto"/>
        <w:rPr>
          <w:ins w:id="27" w:author="Unknown"/>
          <w:rFonts w:ascii="Times New Roman" w:eastAsia="Times New Roman" w:hAnsi="Times New Roman" w:cs="Times New Roman"/>
          <w:sz w:val="24"/>
          <w:szCs w:val="24"/>
          <w:lang w:eastAsia="es-BO"/>
        </w:rPr>
      </w:pPr>
      <w:ins w:id="28" w:author="Unknown">
        <w:r w:rsidRPr="00E4565A">
          <w:rPr>
            <w:rFonts w:ascii="Times New Roman" w:eastAsia="Times New Roman" w:hAnsi="Times New Roman" w:cs="Times New Roman"/>
            <w:sz w:val="24"/>
            <w:szCs w:val="24"/>
            <w:lang w:eastAsia="es-BO"/>
          </w:rPr>
          <w:t>Control de signos vitales: temperatura, pulso, respiración y presión arterial a intervalos regulares, para evaluar la respuesta del paciente al tratamiento.</w:t>
        </w:r>
      </w:ins>
    </w:p>
    <w:p w:rsidR="00E4565A" w:rsidRPr="00E4565A" w:rsidRDefault="00E4565A" w:rsidP="00E4565A">
      <w:pPr>
        <w:numPr>
          <w:ilvl w:val="0"/>
          <w:numId w:val="3"/>
        </w:numPr>
        <w:spacing w:before="100" w:beforeAutospacing="1" w:after="100" w:afterAutospacing="1" w:line="240" w:lineRule="auto"/>
        <w:rPr>
          <w:ins w:id="29" w:author="Unknown"/>
          <w:rFonts w:ascii="Times New Roman" w:eastAsia="Times New Roman" w:hAnsi="Times New Roman" w:cs="Times New Roman"/>
          <w:sz w:val="24"/>
          <w:szCs w:val="24"/>
          <w:lang w:eastAsia="es-BO"/>
        </w:rPr>
      </w:pPr>
      <w:ins w:id="30" w:author="Unknown">
        <w:r w:rsidRPr="00E4565A">
          <w:rPr>
            <w:rFonts w:ascii="Times New Roman" w:eastAsia="Times New Roman" w:hAnsi="Times New Roman" w:cs="Times New Roman"/>
            <w:sz w:val="24"/>
            <w:szCs w:val="24"/>
            <w:lang w:eastAsia="es-BO"/>
          </w:rPr>
          <w:t>Auscultar el tórax y el corazón. Los soplos o los frotes cardiacos pueden indicar endocarditis bacteriana aguda, pericarditis o miocarditis.</w:t>
        </w:r>
      </w:ins>
    </w:p>
    <w:p w:rsidR="00E4565A" w:rsidRPr="00E4565A" w:rsidRDefault="00E4565A" w:rsidP="00E4565A">
      <w:pPr>
        <w:numPr>
          <w:ilvl w:val="0"/>
          <w:numId w:val="3"/>
        </w:numPr>
        <w:spacing w:before="100" w:beforeAutospacing="1" w:after="100" w:afterAutospacing="1" w:line="240" w:lineRule="auto"/>
        <w:rPr>
          <w:ins w:id="31" w:author="Unknown"/>
          <w:rFonts w:ascii="Times New Roman" w:eastAsia="Times New Roman" w:hAnsi="Times New Roman" w:cs="Times New Roman"/>
          <w:sz w:val="24"/>
          <w:szCs w:val="24"/>
          <w:lang w:eastAsia="es-BO"/>
        </w:rPr>
      </w:pPr>
      <w:ins w:id="32" w:author="Unknown">
        <w:r w:rsidRPr="00E4565A">
          <w:rPr>
            <w:rFonts w:ascii="Times New Roman" w:eastAsia="Times New Roman" w:hAnsi="Times New Roman" w:cs="Times New Roman"/>
            <w:sz w:val="24"/>
            <w:szCs w:val="24"/>
            <w:lang w:eastAsia="es-BO"/>
          </w:rPr>
          <w:t>Explicar al paciente en términos entendibles lo que está pasando en este momento con su enfermedad y las posibles complicaciones que se pueden presentar.</w:t>
        </w:r>
      </w:ins>
    </w:p>
    <w:p w:rsidR="00E4565A" w:rsidRPr="00E4565A" w:rsidRDefault="00E4565A" w:rsidP="00E4565A">
      <w:pPr>
        <w:numPr>
          <w:ilvl w:val="0"/>
          <w:numId w:val="3"/>
        </w:numPr>
        <w:spacing w:before="100" w:beforeAutospacing="1" w:after="100" w:afterAutospacing="1" w:line="240" w:lineRule="auto"/>
        <w:rPr>
          <w:ins w:id="33" w:author="Unknown"/>
          <w:rFonts w:ascii="Times New Roman" w:eastAsia="Times New Roman" w:hAnsi="Times New Roman" w:cs="Times New Roman"/>
          <w:sz w:val="24"/>
          <w:szCs w:val="24"/>
          <w:lang w:eastAsia="es-BO"/>
        </w:rPr>
      </w:pPr>
      <w:ins w:id="34" w:author="Unknown">
        <w:r w:rsidRPr="00E4565A">
          <w:rPr>
            <w:rFonts w:ascii="Times New Roman" w:eastAsia="Times New Roman" w:hAnsi="Times New Roman" w:cs="Times New Roman"/>
            <w:sz w:val="24"/>
            <w:szCs w:val="24"/>
            <w:lang w:eastAsia="es-BO"/>
          </w:rPr>
          <w:t>Alentarlo a que se vacune contra la influenza en las épocas prescritas, ya que la influenza aumenta la sensibilidad a las neumonías bacterianas secundarias.</w:t>
        </w:r>
      </w:ins>
    </w:p>
    <w:p w:rsidR="00E4565A" w:rsidRPr="00E4565A" w:rsidRDefault="00E4565A" w:rsidP="00E4565A">
      <w:pPr>
        <w:numPr>
          <w:ilvl w:val="0"/>
          <w:numId w:val="3"/>
        </w:numPr>
        <w:spacing w:before="100" w:beforeAutospacing="1" w:after="100" w:afterAutospacing="1" w:line="240" w:lineRule="auto"/>
        <w:rPr>
          <w:ins w:id="35" w:author="Unknown"/>
          <w:rFonts w:ascii="Times New Roman" w:eastAsia="Times New Roman" w:hAnsi="Times New Roman" w:cs="Times New Roman"/>
          <w:sz w:val="24"/>
          <w:szCs w:val="24"/>
          <w:lang w:eastAsia="es-BO"/>
        </w:rPr>
      </w:pPr>
      <w:ins w:id="36" w:author="Unknown">
        <w:r w:rsidRPr="00E4565A">
          <w:rPr>
            <w:rFonts w:ascii="Times New Roman" w:eastAsia="Times New Roman" w:hAnsi="Times New Roman" w:cs="Times New Roman"/>
            <w:sz w:val="24"/>
            <w:szCs w:val="24"/>
            <w:lang w:eastAsia="es-BO"/>
          </w:rPr>
          <w:t xml:space="preserve">Indicarle que busque consejo médico sobre la vacuna contra </w:t>
        </w:r>
        <w:proofErr w:type="spellStart"/>
        <w:r w:rsidRPr="00E4565A">
          <w:rPr>
            <w:rFonts w:ascii="Times New Roman" w:eastAsia="Times New Roman" w:hAnsi="Times New Roman" w:cs="Times New Roman"/>
            <w:sz w:val="24"/>
            <w:szCs w:val="24"/>
            <w:lang w:eastAsia="es-BO"/>
          </w:rPr>
          <w:t>Strepcococcus</w:t>
        </w:r>
        <w:proofErr w:type="spellEnd"/>
        <w:r w:rsidRPr="00E4565A">
          <w:rPr>
            <w:rFonts w:ascii="Times New Roman" w:eastAsia="Times New Roman" w:hAnsi="Times New Roman" w:cs="Times New Roman"/>
            <w:sz w:val="24"/>
            <w:szCs w:val="24"/>
            <w:lang w:eastAsia="es-BO"/>
          </w:rPr>
          <w:t xml:space="preserve"> </w:t>
        </w:r>
        <w:proofErr w:type="spellStart"/>
        <w:r w:rsidRPr="00E4565A">
          <w:rPr>
            <w:rFonts w:ascii="Times New Roman" w:eastAsia="Times New Roman" w:hAnsi="Times New Roman" w:cs="Times New Roman"/>
            <w:sz w:val="24"/>
            <w:szCs w:val="24"/>
            <w:lang w:eastAsia="es-BO"/>
          </w:rPr>
          <w:t>pneumoniae</w:t>
        </w:r>
        <w:proofErr w:type="spellEnd"/>
        <w:r w:rsidRPr="00E4565A">
          <w:rPr>
            <w:rFonts w:ascii="Times New Roman" w:eastAsia="Times New Roman" w:hAnsi="Times New Roman" w:cs="Times New Roman"/>
            <w:sz w:val="24"/>
            <w:szCs w:val="24"/>
            <w:lang w:eastAsia="es-BO"/>
          </w:rPr>
          <w:t>, que es eficaz contra la mayor parte de las enfermedades por neumococos.</w:t>
        </w:r>
      </w:ins>
    </w:p>
    <w:p w:rsidR="00E4565A" w:rsidRPr="00E4565A" w:rsidRDefault="00E4565A" w:rsidP="00E4565A">
      <w:pPr>
        <w:numPr>
          <w:ilvl w:val="0"/>
          <w:numId w:val="3"/>
        </w:numPr>
        <w:spacing w:before="100" w:beforeAutospacing="1" w:after="100" w:afterAutospacing="1" w:line="240" w:lineRule="auto"/>
        <w:rPr>
          <w:ins w:id="37" w:author="Unknown"/>
          <w:rFonts w:ascii="Times New Roman" w:eastAsia="Times New Roman" w:hAnsi="Times New Roman" w:cs="Times New Roman"/>
          <w:sz w:val="24"/>
          <w:szCs w:val="24"/>
          <w:lang w:eastAsia="es-BO"/>
        </w:rPr>
      </w:pPr>
      <w:ins w:id="38" w:author="Unknown">
        <w:r w:rsidRPr="00E4565A">
          <w:rPr>
            <w:rFonts w:ascii="Times New Roman" w:eastAsia="Times New Roman" w:hAnsi="Times New Roman" w:cs="Times New Roman"/>
            <w:sz w:val="24"/>
            <w:szCs w:val="24"/>
            <w:lang w:eastAsia="es-BO"/>
          </w:rPr>
          <w:t>Realizar medios físicos para disminuir la fiebre.</w:t>
        </w:r>
      </w:ins>
    </w:p>
    <w:p w:rsidR="00E4565A" w:rsidRPr="00E4565A" w:rsidRDefault="00E4565A" w:rsidP="00E4565A">
      <w:pPr>
        <w:numPr>
          <w:ilvl w:val="0"/>
          <w:numId w:val="3"/>
        </w:numPr>
        <w:spacing w:before="100" w:beforeAutospacing="1" w:after="100" w:afterAutospacing="1" w:line="240" w:lineRule="auto"/>
        <w:rPr>
          <w:ins w:id="39" w:author="Unknown"/>
          <w:rFonts w:ascii="Times New Roman" w:eastAsia="Times New Roman" w:hAnsi="Times New Roman" w:cs="Times New Roman"/>
          <w:sz w:val="24"/>
          <w:szCs w:val="24"/>
          <w:lang w:eastAsia="es-BO"/>
        </w:rPr>
      </w:pPr>
      <w:ins w:id="40" w:author="Unknown">
        <w:r w:rsidRPr="00E4565A">
          <w:rPr>
            <w:rFonts w:ascii="Times New Roman" w:eastAsia="Times New Roman" w:hAnsi="Times New Roman" w:cs="Times New Roman"/>
            <w:sz w:val="24"/>
            <w:szCs w:val="24"/>
            <w:lang w:eastAsia="es-BO"/>
          </w:rPr>
          <w:t>Administrar antipiréticos según orden médica.</w:t>
        </w:r>
      </w:ins>
    </w:p>
    <w:p w:rsidR="00E4565A" w:rsidRPr="00E4565A" w:rsidRDefault="00E4565A" w:rsidP="00E4565A">
      <w:pPr>
        <w:numPr>
          <w:ilvl w:val="0"/>
          <w:numId w:val="3"/>
        </w:numPr>
        <w:spacing w:before="100" w:beforeAutospacing="1" w:after="100" w:afterAutospacing="1" w:line="240" w:lineRule="auto"/>
        <w:rPr>
          <w:ins w:id="41" w:author="Unknown"/>
          <w:rFonts w:ascii="Times New Roman" w:eastAsia="Times New Roman" w:hAnsi="Times New Roman" w:cs="Times New Roman"/>
          <w:sz w:val="24"/>
          <w:szCs w:val="24"/>
          <w:lang w:eastAsia="es-BO"/>
        </w:rPr>
      </w:pPr>
      <w:ins w:id="42" w:author="Unknown">
        <w:r w:rsidRPr="00E4565A">
          <w:rPr>
            <w:rFonts w:ascii="Times New Roman" w:eastAsia="Times New Roman" w:hAnsi="Times New Roman" w:cs="Times New Roman"/>
            <w:sz w:val="24"/>
            <w:szCs w:val="24"/>
            <w:lang w:eastAsia="es-BO"/>
          </w:rPr>
          <w:t>Administrar los antibióticos prescritos.</w:t>
        </w:r>
      </w:ins>
    </w:p>
    <w:p w:rsidR="00E4565A" w:rsidRPr="00E4565A" w:rsidRDefault="00E4565A" w:rsidP="00E4565A">
      <w:pPr>
        <w:numPr>
          <w:ilvl w:val="0"/>
          <w:numId w:val="3"/>
        </w:numPr>
        <w:spacing w:before="100" w:beforeAutospacing="1" w:after="100" w:afterAutospacing="1" w:line="240" w:lineRule="auto"/>
        <w:rPr>
          <w:ins w:id="43" w:author="Unknown"/>
          <w:rFonts w:ascii="Times New Roman" w:eastAsia="Times New Roman" w:hAnsi="Times New Roman" w:cs="Times New Roman"/>
          <w:sz w:val="24"/>
          <w:szCs w:val="24"/>
          <w:lang w:eastAsia="es-BO"/>
        </w:rPr>
      </w:pPr>
      <w:ins w:id="44" w:author="Unknown">
        <w:r w:rsidRPr="00E4565A">
          <w:rPr>
            <w:rFonts w:ascii="Times New Roman" w:eastAsia="Times New Roman" w:hAnsi="Times New Roman" w:cs="Times New Roman"/>
            <w:sz w:val="24"/>
            <w:szCs w:val="24"/>
            <w:lang w:eastAsia="es-BO"/>
          </w:rPr>
          <w:t>Conservar una hidratación adecuada, ya que la pérdida de líquidos es alta por fiebre, deshidratación, diseña y sudación.</w:t>
        </w:r>
      </w:ins>
    </w:p>
    <w:p w:rsidR="00E4565A" w:rsidRPr="00E4565A" w:rsidRDefault="00E4565A" w:rsidP="00E4565A">
      <w:pPr>
        <w:spacing w:before="100" w:beforeAutospacing="1" w:after="100" w:afterAutospacing="1" w:line="240" w:lineRule="auto"/>
        <w:outlineLvl w:val="1"/>
        <w:rPr>
          <w:ins w:id="45" w:author="Unknown"/>
          <w:rFonts w:ascii="Times New Roman" w:eastAsia="Times New Roman" w:hAnsi="Times New Roman" w:cs="Times New Roman"/>
          <w:b/>
          <w:bCs/>
          <w:sz w:val="36"/>
          <w:szCs w:val="36"/>
          <w:lang w:eastAsia="es-BO"/>
        </w:rPr>
      </w:pPr>
      <w:ins w:id="46" w:author="Unknown">
        <w:r w:rsidRPr="00E4565A">
          <w:rPr>
            <w:rFonts w:ascii="Times New Roman" w:eastAsia="Times New Roman" w:hAnsi="Times New Roman" w:cs="Times New Roman"/>
            <w:b/>
            <w:bCs/>
            <w:sz w:val="36"/>
            <w:szCs w:val="36"/>
            <w:lang w:eastAsia="es-BO"/>
          </w:rPr>
          <w:t>Resultados:</w:t>
        </w:r>
      </w:ins>
    </w:p>
    <w:p w:rsidR="00E4565A" w:rsidRPr="00E4565A" w:rsidRDefault="00E4565A" w:rsidP="00E4565A">
      <w:pPr>
        <w:numPr>
          <w:ilvl w:val="0"/>
          <w:numId w:val="4"/>
        </w:numPr>
        <w:spacing w:before="100" w:beforeAutospacing="1" w:after="100" w:afterAutospacing="1" w:line="240" w:lineRule="auto"/>
        <w:rPr>
          <w:ins w:id="47" w:author="Unknown"/>
          <w:rFonts w:ascii="Times New Roman" w:eastAsia="Times New Roman" w:hAnsi="Times New Roman" w:cs="Times New Roman"/>
          <w:sz w:val="24"/>
          <w:szCs w:val="24"/>
          <w:lang w:eastAsia="es-BO"/>
        </w:rPr>
      </w:pPr>
      <w:ins w:id="48" w:author="Unknown">
        <w:r w:rsidRPr="00E4565A">
          <w:rPr>
            <w:rFonts w:ascii="Times New Roman" w:eastAsia="Times New Roman" w:hAnsi="Times New Roman" w:cs="Times New Roman"/>
            <w:sz w:val="24"/>
            <w:szCs w:val="24"/>
            <w:lang w:eastAsia="es-BO"/>
          </w:rPr>
          <w:t>El paciente manifiesta mejoría de la función respiratoria: gases en sangre, frecuencia respiratoria y tipos de respiración normales.</w:t>
        </w:r>
      </w:ins>
    </w:p>
    <w:p w:rsidR="00E4565A" w:rsidRPr="00E4565A" w:rsidRDefault="00E4565A" w:rsidP="00E4565A">
      <w:pPr>
        <w:numPr>
          <w:ilvl w:val="0"/>
          <w:numId w:val="4"/>
        </w:numPr>
        <w:spacing w:before="100" w:beforeAutospacing="1" w:after="100" w:afterAutospacing="1" w:line="240" w:lineRule="auto"/>
        <w:rPr>
          <w:ins w:id="49" w:author="Unknown"/>
          <w:rFonts w:ascii="Times New Roman" w:eastAsia="Times New Roman" w:hAnsi="Times New Roman" w:cs="Times New Roman"/>
          <w:sz w:val="24"/>
          <w:szCs w:val="24"/>
          <w:lang w:eastAsia="es-BO"/>
        </w:rPr>
      </w:pPr>
      <w:ins w:id="50" w:author="Unknown">
        <w:r w:rsidRPr="00E4565A">
          <w:rPr>
            <w:rFonts w:ascii="Times New Roman" w:eastAsia="Times New Roman" w:hAnsi="Times New Roman" w:cs="Times New Roman"/>
            <w:sz w:val="24"/>
            <w:szCs w:val="24"/>
            <w:lang w:eastAsia="es-BO"/>
          </w:rPr>
          <w:t>El paciente no sufre complicaciones: disminución de la tos y producción de esputo, disminución de la fiebre, mejor aspecto en la radiografía de tórax</w:t>
        </w:r>
      </w:ins>
    </w:p>
    <w:p w:rsidR="00E4565A" w:rsidRPr="00E4565A" w:rsidRDefault="00E4565A" w:rsidP="00E4565A">
      <w:pPr>
        <w:numPr>
          <w:ilvl w:val="0"/>
          <w:numId w:val="4"/>
        </w:numPr>
        <w:spacing w:before="100" w:beforeAutospacing="1" w:after="100" w:afterAutospacing="1" w:line="240" w:lineRule="auto"/>
        <w:rPr>
          <w:ins w:id="51" w:author="Unknown"/>
          <w:rFonts w:ascii="Times New Roman" w:eastAsia="Times New Roman" w:hAnsi="Times New Roman" w:cs="Times New Roman"/>
          <w:sz w:val="24"/>
          <w:szCs w:val="24"/>
          <w:lang w:eastAsia="es-BO"/>
        </w:rPr>
      </w:pPr>
      <w:ins w:id="52" w:author="Unknown">
        <w:r w:rsidRPr="00E4565A">
          <w:rPr>
            <w:rFonts w:ascii="Times New Roman" w:eastAsia="Times New Roman" w:hAnsi="Times New Roman" w:cs="Times New Roman"/>
            <w:sz w:val="24"/>
            <w:szCs w:val="24"/>
            <w:lang w:eastAsia="es-BO"/>
          </w:rPr>
          <w:t>El paciente atiende las explicaciones sobre su enfermedad y manifiesta sus dudas.</w:t>
        </w:r>
      </w:ins>
    </w:p>
    <w:p w:rsidR="00E4565A" w:rsidRPr="00E4565A" w:rsidRDefault="00E4565A" w:rsidP="00E4565A">
      <w:pPr>
        <w:numPr>
          <w:ilvl w:val="0"/>
          <w:numId w:val="4"/>
        </w:numPr>
        <w:spacing w:before="100" w:beforeAutospacing="1" w:after="100" w:afterAutospacing="1" w:line="240" w:lineRule="auto"/>
        <w:rPr>
          <w:ins w:id="53" w:author="Unknown"/>
          <w:rFonts w:ascii="Times New Roman" w:eastAsia="Times New Roman" w:hAnsi="Times New Roman" w:cs="Times New Roman"/>
          <w:sz w:val="24"/>
          <w:szCs w:val="24"/>
          <w:lang w:eastAsia="es-BO"/>
        </w:rPr>
      </w:pPr>
      <w:ins w:id="54" w:author="Unknown">
        <w:r w:rsidRPr="00E4565A">
          <w:rPr>
            <w:rFonts w:ascii="Times New Roman" w:eastAsia="Times New Roman" w:hAnsi="Times New Roman" w:cs="Times New Roman"/>
            <w:sz w:val="24"/>
            <w:szCs w:val="24"/>
            <w:lang w:eastAsia="es-BO"/>
          </w:rPr>
          <w:t>El paciente mantiene la temperatura corporal adecuada</w:t>
        </w:r>
      </w:ins>
    </w:p>
    <w:p w:rsidR="006413F6" w:rsidRDefault="006413F6"/>
    <w:p w:rsidR="00E4565A" w:rsidRDefault="00E4565A"/>
    <w:sectPr w:rsidR="00E4565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F205FB"/>
    <w:multiLevelType w:val="multilevel"/>
    <w:tmpl w:val="1626F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9901639"/>
    <w:multiLevelType w:val="multilevel"/>
    <w:tmpl w:val="8452A9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B131333"/>
    <w:multiLevelType w:val="multilevel"/>
    <w:tmpl w:val="669CF7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ED003CC"/>
    <w:multiLevelType w:val="multilevel"/>
    <w:tmpl w:val="C14639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44D0455"/>
    <w:multiLevelType w:val="multilevel"/>
    <w:tmpl w:val="A518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5E5338D"/>
    <w:multiLevelType w:val="multilevel"/>
    <w:tmpl w:val="EA72D6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727748F"/>
    <w:multiLevelType w:val="multilevel"/>
    <w:tmpl w:val="B172E5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EC11993"/>
    <w:multiLevelType w:val="multilevel"/>
    <w:tmpl w:val="9C78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0662905"/>
    <w:multiLevelType w:val="hybridMultilevel"/>
    <w:tmpl w:val="D1683526"/>
    <w:lvl w:ilvl="0" w:tplc="400A0005">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9">
    <w:nsid w:val="20A62D51"/>
    <w:multiLevelType w:val="multilevel"/>
    <w:tmpl w:val="65E2FE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20EF23C0"/>
    <w:multiLevelType w:val="multilevel"/>
    <w:tmpl w:val="6E70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1C714F6"/>
    <w:multiLevelType w:val="hybridMultilevel"/>
    <w:tmpl w:val="8A08B7A6"/>
    <w:lvl w:ilvl="0" w:tplc="400A0005">
      <w:start w:val="1"/>
      <w:numFmt w:val="bullet"/>
      <w:lvlText w:val=""/>
      <w:lvlJc w:val="left"/>
      <w:pPr>
        <w:ind w:left="1800" w:hanging="360"/>
      </w:pPr>
      <w:rPr>
        <w:rFonts w:ascii="Wingdings" w:hAnsi="Wingdings" w:hint="default"/>
      </w:rPr>
    </w:lvl>
    <w:lvl w:ilvl="1" w:tplc="400A0003" w:tentative="1">
      <w:start w:val="1"/>
      <w:numFmt w:val="bullet"/>
      <w:lvlText w:val="o"/>
      <w:lvlJc w:val="left"/>
      <w:pPr>
        <w:ind w:left="2520" w:hanging="360"/>
      </w:pPr>
      <w:rPr>
        <w:rFonts w:ascii="Courier New" w:hAnsi="Courier New" w:cs="Courier New" w:hint="default"/>
      </w:rPr>
    </w:lvl>
    <w:lvl w:ilvl="2" w:tplc="400A0005" w:tentative="1">
      <w:start w:val="1"/>
      <w:numFmt w:val="bullet"/>
      <w:lvlText w:val=""/>
      <w:lvlJc w:val="left"/>
      <w:pPr>
        <w:ind w:left="3240" w:hanging="360"/>
      </w:pPr>
      <w:rPr>
        <w:rFonts w:ascii="Wingdings" w:hAnsi="Wingdings" w:hint="default"/>
      </w:rPr>
    </w:lvl>
    <w:lvl w:ilvl="3" w:tplc="400A0001" w:tentative="1">
      <w:start w:val="1"/>
      <w:numFmt w:val="bullet"/>
      <w:lvlText w:val=""/>
      <w:lvlJc w:val="left"/>
      <w:pPr>
        <w:ind w:left="3960" w:hanging="360"/>
      </w:pPr>
      <w:rPr>
        <w:rFonts w:ascii="Symbol" w:hAnsi="Symbol" w:hint="default"/>
      </w:rPr>
    </w:lvl>
    <w:lvl w:ilvl="4" w:tplc="400A0003" w:tentative="1">
      <w:start w:val="1"/>
      <w:numFmt w:val="bullet"/>
      <w:lvlText w:val="o"/>
      <w:lvlJc w:val="left"/>
      <w:pPr>
        <w:ind w:left="4680" w:hanging="360"/>
      </w:pPr>
      <w:rPr>
        <w:rFonts w:ascii="Courier New" w:hAnsi="Courier New" w:cs="Courier New" w:hint="default"/>
      </w:rPr>
    </w:lvl>
    <w:lvl w:ilvl="5" w:tplc="400A0005" w:tentative="1">
      <w:start w:val="1"/>
      <w:numFmt w:val="bullet"/>
      <w:lvlText w:val=""/>
      <w:lvlJc w:val="left"/>
      <w:pPr>
        <w:ind w:left="5400" w:hanging="360"/>
      </w:pPr>
      <w:rPr>
        <w:rFonts w:ascii="Wingdings" w:hAnsi="Wingdings" w:hint="default"/>
      </w:rPr>
    </w:lvl>
    <w:lvl w:ilvl="6" w:tplc="400A0001" w:tentative="1">
      <w:start w:val="1"/>
      <w:numFmt w:val="bullet"/>
      <w:lvlText w:val=""/>
      <w:lvlJc w:val="left"/>
      <w:pPr>
        <w:ind w:left="6120" w:hanging="360"/>
      </w:pPr>
      <w:rPr>
        <w:rFonts w:ascii="Symbol" w:hAnsi="Symbol" w:hint="default"/>
      </w:rPr>
    </w:lvl>
    <w:lvl w:ilvl="7" w:tplc="400A0003" w:tentative="1">
      <w:start w:val="1"/>
      <w:numFmt w:val="bullet"/>
      <w:lvlText w:val="o"/>
      <w:lvlJc w:val="left"/>
      <w:pPr>
        <w:ind w:left="6840" w:hanging="360"/>
      </w:pPr>
      <w:rPr>
        <w:rFonts w:ascii="Courier New" w:hAnsi="Courier New" w:cs="Courier New" w:hint="default"/>
      </w:rPr>
    </w:lvl>
    <w:lvl w:ilvl="8" w:tplc="400A0005" w:tentative="1">
      <w:start w:val="1"/>
      <w:numFmt w:val="bullet"/>
      <w:lvlText w:val=""/>
      <w:lvlJc w:val="left"/>
      <w:pPr>
        <w:ind w:left="7560" w:hanging="360"/>
      </w:pPr>
      <w:rPr>
        <w:rFonts w:ascii="Wingdings" w:hAnsi="Wingdings" w:hint="default"/>
      </w:rPr>
    </w:lvl>
  </w:abstractNum>
  <w:abstractNum w:abstractNumId="12">
    <w:nsid w:val="220314CB"/>
    <w:multiLevelType w:val="multilevel"/>
    <w:tmpl w:val="C83412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2DEF5F6E"/>
    <w:multiLevelType w:val="hybridMultilevel"/>
    <w:tmpl w:val="B3AC5426"/>
    <w:lvl w:ilvl="0" w:tplc="400A0005">
      <w:start w:val="1"/>
      <w:numFmt w:val="bullet"/>
      <w:lvlText w:val=""/>
      <w:lvlJc w:val="left"/>
      <w:pPr>
        <w:ind w:left="644" w:hanging="360"/>
      </w:pPr>
      <w:rPr>
        <w:rFonts w:ascii="Wingdings" w:hAnsi="Wingdings" w:hint="default"/>
      </w:rPr>
    </w:lvl>
    <w:lvl w:ilvl="1" w:tplc="400A0003" w:tentative="1">
      <w:start w:val="1"/>
      <w:numFmt w:val="bullet"/>
      <w:lvlText w:val="o"/>
      <w:lvlJc w:val="left"/>
      <w:pPr>
        <w:ind w:left="1364" w:hanging="360"/>
      </w:pPr>
      <w:rPr>
        <w:rFonts w:ascii="Courier New" w:hAnsi="Courier New" w:cs="Courier New" w:hint="default"/>
      </w:rPr>
    </w:lvl>
    <w:lvl w:ilvl="2" w:tplc="400A0005" w:tentative="1">
      <w:start w:val="1"/>
      <w:numFmt w:val="bullet"/>
      <w:lvlText w:val=""/>
      <w:lvlJc w:val="left"/>
      <w:pPr>
        <w:ind w:left="2084" w:hanging="360"/>
      </w:pPr>
      <w:rPr>
        <w:rFonts w:ascii="Wingdings" w:hAnsi="Wingdings" w:hint="default"/>
      </w:rPr>
    </w:lvl>
    <w:lvl w:ilvl="3" w:tplc="400A0001" w:tentative="1">
      <w:start w:val="1"/>
      <w:numFmt w:val="bullet"/>
      <w:lvlText w:val=""/>
      <w:lvlJc w:val="left"/>
      <w:pPr>
        <w:ind w:left="2804" w:hanging="360"/>
      </w:pPr>
      <w:rPr>
        <w:rFonts w:ascii="Symbol" w:hAnsi="Symbol" w:hint="default"/>
      </w:rPr>
    </w:lvl>
    <w:lvl w:ilvl="4" w:tplc="400A0003" w:tentative="1">
      <w:start w:val="1"/>
      <w:numFmt w:val="bullet"/>
      <w:lvlText w:val="o"/>
      <w:lvlJc w:val="left"/>
      <w:pPr>
        <w:ind w:left="3524" w:hanging="360"/>
      </w:pPr>
      <w:rPr>
        <w:rFonts w:ascii="Courier New" w:hAnsi="Courier New" w:cs="Courier New" w:hint="default"/>
      </w:rPr>
    </w:lvl>
    <w:lvl w:ilvl="5" w:tplc="400A0005" w:tentative="1">
      <w:start w:val="1"/>
      <w:numFmt w:val="bullet"/>
      <w:lvlText w:val=""/>
      <w:lvlJc w:val="left"/>
      <w:pPr>
        <w:ind w:left="4244" w:hanging="360"/>
      </w:pPr>
      <w:rPr>
        <w:rFonts w:ascii="Wingdings" w:hAnsi="Wingdings" w:hint="default"/>
      </w:rPr>
    </w:lvl>
    <w:lvl w:ilvl="6" w:tplc="400A0001" w:tentative="1">
      <w:start w:val="1"/>
      <w:numFmt w:val="bullet"/>
      <w:lvlText w:val=""/>
      <w:lvlJc w:val="left"/>
      <w:pPr>
        <w:ind w:left="4964" w:hanging="360"/>
      </w:pPr>
      <w:rPr>
        <w:rFonts w:ascii="Symbol" w:hAnsi="Symbol" w:hint="default"/>
      </w:rPr>
    </w:lvl>
    <w:lvl w:ilvl="7" w:tplc="400A0003" w:tentative="1">
      <w:start w:val="1"/>
      <w:numFmt w:val="bullet"/>
      <w:lvlText w:val="o"/>
      <w:lvlJc w:val="left"/>
      <w:pPr>
        <w:ind w:left="5684" w:hanging="360"/>
      </w:pPr>
      <w:rPr>
        <w:rFonts w:ascii="Courier New" w:hAnsi="Courier New" w:cs="Courier New" w:hint="default"/>
      </w:rPr>
    </w:lvl>
    <w:lvl w:ilvl="8" w:tplc="400A0005" w:tentative="1">
      <w:start w:val="1"/>
      <w:numFmt w:val="bullet"/>
      <w:lvlText w:val=""/>
      <w:lvlJc w:val="left"/>
      <w:pPr>
        <w:ind w:left="6404" w:hanging="360"/>
      </w:pPr>
      <w:rPr>
        <w:rFonts w:ascii="Wingdings" w:hAnsi="Wingdings" w:hint="default"/>
      </w:rPr>
    </w:lvl>
  </w:abstractNum>
  <w:abstractNum w:abstractNumId="14">
    <w:nsid w:val="307E0894"/>
    <w:multiLevelType w:val="multilevel"/>
    <w:tmpl w:val="70A0068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16F3309"/>
    <w:multiLevelType w:val="multilevel"/>
    <w:tmpl w:val="169CA8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32EA6BDE"/>
    <w:multiLevelType w:val="multilevel"/>
    <w:tmpl w:val="D1C2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38E74425"/>
    <w:multiLevelType w:val="multilevel"/>
    <w:tmpl w:val="1B3876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442616FD"/>
    <w:multiLevelType w:val="hybridMultilevel"/>
    <w:tmpl w:val="2C4CD004"/>
    <w:lvl w:ilvl="0" w:tplc="400A0005">
      <w:start w:val="1"/>
      <w:numFmt w:val="bullet"/>
      <w:lvlText w:val=""/>
      <w:lvlJc w:val="left"/>
      <w:pPr>
        <w:ind w:left="644" w:hanging="360"/>
      </w:pPr>
      <w:rPr>
        <w:rFonts w:ascii="Wingdings" w:hAnsi="Wingdings" w:hint="default"/>
      </w:rPr>
    </w:lvl>
    <w:lvl w:ilvl="1" w:tplc="400A0003">
      <w:start w:val="1"/>
      <w:numFmt w:val="bullet"/>
      <w:lvlText w:val="o"/>
      <w:lvlJc w:val="left"/>
      <w:pPr>
        <w:ind w:left="1364" w:hanging="360"/>
      </w:pPr>
      <w:rPr>
        <w:rFonts w:ascii="Courier New" w:hAnsi="Courier New" w:cs="Courier New" w:hint="default"/>
      </w:rPr>
    </w:lvl>
    <w:lvl w:ilvl="2" w:tplc="400A0005">
      <w:start w:val="1"/>
      <w:numFmt w:val="bullet"/>
      <w:lvlText w:val=""/>
      <w:lvlJc w:val="left"/>
      <w:pPr>
        <w:ind w:left="2084" w:hanging="360"/>
      </w:pPr>
      <w:rPr>
        <w:rFonts w:ascii="Wingdings" w:hAnsi="Wingdings" w:hint="default"/>
      </w:rPr>
    </w:lvl>
    <w:lvl w:ilvl="3" w:tplc="400A0001" w:tentative="1">
      <w:start w:val="1"/>
      <w:numFmt w:val="bullet"/>
      <w:lvlText w:val=""/>
      <w:lvlJc w:val="left"/>
      <w:pPr>
        <w:ind w:left="2804" w:hanging="360"/>
      </w:pPr>
      <w:rPr>
        <w:rFonts w:ascii="Symbol" w:hAnsi="Symbol" w:hint="default"/>
      </w:rPr>
    </w:lvl>
    <w:lvl w:ilvl="4" w:tplc="400A0003" w:tentative="1">
      <w:start w:val="1"/>
      <w:numFmt w:val="bullet"/>
      <w:lvlText w:val="o"/>
      <w:lvlJc w:val="left"/>
      <w:pPr>
        <w:ind w:left="3524" w:hanging="360"/>
      </w:pPr>
      <w:rPr>
        <w:rFonts w:ascii="Courier New" w:hAnsi="Courier New" w:cs="Courier New" w:hint="default"/>
      </w:rPr>
    </w:lvl>
    <w:lvl w:ilvl="5" w:tplc="400A0005" w:tentative="1">
      <w:start w:val="1"/>
      <w:numFmt w:val="bullet"/>
      <w:lvlText w:val=""/>
      <w:lvlJc w:val="left"/>
      <w:pPr>
        <w:ind w:left="4244" w:hanging="360"/>
      </w:pPr>
      <w:rPr>
        <w:rFonts w:ascii="Wingdings" w:hAnsi="Wingdings" w:hint="default"/>
      </w:rPr>
    </w:lvl>
    <w:lvl w:ilvl="6" w:tplc="400A0001" w:tentative="1">
      <w:start w:val="1"/>
      <w:numFmt w:val="bullet"/>
      <w:lvlText w:val=""/>
      <w:lvlJc w:val="left"/>
      <w:pPr>
        <w:ind w:left="4964" w:hanging="360"/>
      </w:pPr>
      <w:rPr>
        <w:rFonts w:ascii="Symbol" w:hAnsi="Symbol" w:hint="default"/>
      </w:rPr>
    </w:lvl>
    <w:lvl w:ilvl="7" w:tplc="400A0003" w:tentative="1">
      <w:start w:val="1"/>
      <w:numFmt w:val="bullet"/>
      <w:lvlText w:val="o"/>
      <w:lvlJc w:val="left"/>
      <w:pPr>
        <w:ind w:left="5684" w:hanging="360"/>
      </w:pPr>
      <w:rPr>
        <w:rFonts w:ascii="Courier New" w:hAnsi="Courier New" w:cs="Courier New" w:hint="default"/>
      </w:rPr>
    </w:lvl>
    <w:lvl w:ilvl="8" w:tplc="400A0005" w:tentative="1">
      <w:start w:val="1"/>
      <w:numFmt w:val="bullet"/>
      <w:lvlText w:val=""/>
      <w:lvlJc w:val="left"/>
      <w:pPr>
        <w:ind w:left="6404" w:hanging="360"/>
      </w:pPr>
      <w:rPr>
        <w:rFonts w:ascii="Wingdings" w:hAnsi="Wingdings" w:hint="default"/>
      </w:rPr>
    </w:lvl>
  </w:abstractNum>
  <w:abstractNum w:abstractNumId="19">
    <w:nsid w:val="48DB4B30"/>
    <w:multiLevelType w:val="hybridMultilevel"/>
    <w:tmpl w:val="8A241698"/>
    <w:lvl w:ilvl="0" w:tplc="400A0005">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0">
    <w:nsid w:val="4B165FEE"/>
    <w:multiLevelType w:val="multilevel"/>
    <w:tmpl w:val="EDDA6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4E236601"/>
    <w:multiLevelType w:val="multilevel"/>
    <w:tmpl w:val="B298DF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50E82207"/>
    <w:multiLevelType w:val="multilevel"/>
    <w:tmpl w:val="59DA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7994127"/>
    <w:multiLevelType w:val="multilevel"/>
    <w:tmpl w:val="893658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58D11E75"/>
    <w:multiLevelType w:val="multilevel"/>
    <w:tmpl w:val="5C30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CC07E02"/>
    <w:multiLevelType w:val="multilevel"/>
    <w:tmpl w:val="D9D8D5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6296675E"/>
    <w:multiLevelType w:val="multilevel"/>
    <w:tmpl w:val="913640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48166CD"/>
    <w:multiLevelType w:val="multilevel"/>
    <w:tmpl w:val="34BE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6BF032FC"/>
    <w:multiLevelType w:val="hybridMultilevel"/>
    <w:tmpl w:val="7884F11C"/>
    <w:lvl w:ilvl="0" w:tplc="400A0005">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9">
    <w:nsid w:val="6E0F13F7"/>
    <w:multiLevelType w:val="multilevel"/>
    <w:tmpl w:val="1D0EF9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72A02B64"/>
    <w:multiLevelType w:val="multilevel"/>
    <w:tmpl w:val="90F0B7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76C4064B"/>
    <w:multiLevelType w:val="multilevel"/>
    <w:tmpl w:val="50EC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EFE27D7"/>
    <w:multiLevelType w:val="multilevel"/>
    <w:tmpl w:val="187A48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22"/>
  </w:num>
  <w:num w:numId="3">
    <w:abstractNumId w:val="31"/>
  </w:num>
  <w:num w:numId="4">
    <w:abstractNumId w:val="24"/>
  </w:num>
  <w:num w:numId="5">
    <w:abstractNumId w:val="21"/>
  </w:num>
  <w:num w:numId="6">
    <w:abstractNumId w:val="10"/>
  </w:num>
  <w:num w:numId="7">
    <w:abstractNumId w:val="16"/>
  </w:num>
  <w:num w:numId="8">
    <w:abstractNumId w:val="27"/>
  </w:num>
  <w:num w:numId="9">
    <w:abstractNumId w:val="20"/>
  </w:num>
  <w:num w:numId="10">
    <w:abstractNumId w:val="4"/>
  </w:num>
  <w:num w:numId="11">
    <w:abstractNumId w:val="32"/>
  </w:num>
  <w:num w:numId="12">
    <w:abstractNumId w:val="14"/>
  </w:num>
  <w:num w:numId="13">
    <w:abstractNumId w:val="26"/>
  </w:num>
  <w:num w:numId="14">
    <w:abstractNumId w:val="19"/>
  </w:num>
  <w:num w:numId="15">
    <w:abstractNumId w:val="13"/>
  </w:num>
  <w:num w:numId="16">
    <w:abstractNumId w:val="6"/>
  </w:num>
  <w:num w:numId="17">
    <w:abstractNumId w:val="5"/>
  </w:num>
  <w:num w:numId="18">
    <w:abstractNumId w:val="3"/>
  </w:num>
  <w:num w:numId="19">
    <w:abstractNumId w:val="17"/>
  </w:num>
  <w:num w:numId="20">
    <w:abstractNumId w:val="9"/>
  </w:num>
  <w:num w:numId="21">
    <w:abstractNumId w:val="18"/>
  </w:num>
  <w:num w:numId="22">
    <w:abstractNumId w:val="25"/>
  </w:num>
  <w:num w:numId="23">
    <w:abstractNumId w:val="2"/>
  </w:num>
  <w:num w:numId="24">
    <w:abstractNumId w:val="23"/>
  </w:num>
  <w:num w:numId="25">
    <w:abstractNumId w:val="11"/>
  </w:num>
  <w:num w:numId="26">
    <w:abstractNumId w:val="12"/>
  </w:num>
  <w:num w:numId="27">
    <w:abstractNumId w:val="15"/>
  </w:num>
  <w:num w:numId="28">
    <w:abstractNumId w:val="29"/>
  </w:num>
  <w:num w:numId="29">
    <w:abstractNumId w:val="30"/>
  </w:num>
  <w:num w:numId="30">
    <w:abstractNumId w:val="1"/>
  </w:num>
  <w:num w:numId="31">
    <w:abstractNumId w:val="0"/>
  </w:num>
  <w:num w:numId="32">
    <w:abstractNumId w:val="8"/>
  </w:num>
  <w:num w:numId="3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565A"/>
    <w:rsid w:val="005406C7"/>
    <w:rsid w:val="006413F6"/>
    <w:rsid w:val="00697EC5"/>
    <w:rsid w:val="00D763A6"/>
    <w:rsid w:val="00E4565A"/>
    <w:rsid w:val="00F865FB"/>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4565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456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8298532">
      <w:bodyDiv w:val="1"/>
      <w:marLeft w:val="0"/>
      <w:marRight w:val="0"/>
      <w:marTop w:val="0"/>
      <w:marBottom w:val="0"/>
      <w:divBdr>
        <w:top w:val="none" w:sz="0" w:space="0" w:color="auto"/>
        <w:left w:val="none" w:sz="0" w:space="0" w:color="auto"/>
        <w:bottom w:val="none" w:sz="0" w:space="0" w:color="auto"/>
        <w:right w:val="none" w:sz="0" w:space="0" w:color="auto"/>
      </w:divBdr>
      <w:divsChild>
        <w:div w:id="1949390484">
          <w:marLeft w:val="0"/>
          <w:marRight w:val="0"/>
          <w:marTop w:val="0"/>
          <w:marBottom w:val="0"/>
          <w:divBdr>
            <w:top w:val="none" w:sz="0" w:space="0" w:color="auto"/>
            <w:left w:val="none" w:sz="0" w:space="0" w:color="auto"/>
            <w:bottom w:val="none" w:sz="0" w:space="0" w:color="auto"/>
            <w:right w:val="none" w:sz="0" w:space="0" w:color="auto"/>
          </w:divBdr>
          <w:divsChild>
            <w:div w:id="85180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449970">
      <w:bodyDiv w:val="1"/>
      <w:marLeft w:val="0"/>
      <w:marRight w:val="0"/>
      <w:marTop w:val="0"/>
      <w:marBottom w:val="0"/>
      <w:divBdr>
        <w:top w:val="none" w:sz="0" w:space="0" w:color="auto"/>
        <w:left w:val="none" w:sz="0" w:space="0" w:color="auto"/>
        <w:bottom w:val="none" w:sz="0" w:space="0" w:color="auto"/>
        <w:right w:val="none" w:sz="0" w:space="0" w:color="auto"/>
      </w:divBdr>
      <w:divsChild>
        <w:div w:id="1077821598">
          <w:marLeft w:val="0"/>
          <w:marRight w:val="0"/>
          <w:marTop w:val="0"/>
          <w:marBottom w:val="0"/>
          <w:divBdr>
            <w:top w:val="none" w:sz="0" w:space="0" w:color="auto"/>
            <w:left w:val="none" w:sz="0" w:space="0" w:color="auto"/>
            <w:bottom w:val="none" w:sz="0" w:space="0" w:color="auto"/>
            <w:right w:val="none" w:sz="0" w:space="0" w:color="auto"/>
          </w:divBdr>
          <w:divsChild>
            <w:div w:id="2026443802">
              <w:marLeft w:val="0"/>
              <w:marRight w:val="0"/>
              <w:marTop w:val="0"/>
              <w:marBottom w:val="0"/>
              <w:divBdr>
                <w:top w:val="none" w:sz="0" w:space="0" w:color="auto"/>
                <w:left w:val="none" w:sz="0" w:space="0" w:color="auto"/>
                <w:bottom w:val="none" w:sz="0" w:space="0" w:color="auto"/>
                <w:right w:val="none" w:sz="0" w:space="0" w:color="auto"/>
              </w:divBdr>
              <w:divsChild>
                <w:div w:id="117453658">
                  <w:marLeft w:val="0"/>
                  <w:marRight w:val="0"/>
                  <w:marTop w:val="0"/>
                  <w:marBottom w:val="0"/>
                  <w:divBdr>
                    <w:top w:val="none" w:sz="0" w:space="0" w:color="auto"/>
                    <w:left w:val="none" w:sz="0" w:space="0" w:color="auto"/>
                    <w:bottom w:val="none" w:sz="0" w:space="0" w:color="auto"/>
                    <w:right w:val="none" w:sz="0" w:space="0" w:color="auto"/>
                  </w:divBdr>
                </w:div>
                <w:div w:id="634725308">
                  <w:marLeft w:val="0"/>
                  <w:marRight w:val="0"/>
                  <w:marTop w:val="0"/>
                  <w:marBottom w:val="0"/>
                  <w:divBdr>
                    <w:top w:val="none" w:sz="0" w:space="0" w:color="auto"/>
                    <w:left w:val="none" w:sz="0" w:space="0" w:color="auto"/>
                    <w:bottom w:val="none" w:sz="0" w:space="0" w:color="auto"/>
                    <w:right w:val="none" w:sz="0" w:space="0" w:color="auto"/>
                  </w:divBdr>
                </w:div>
                <w:div w:id="1903521054">
                  <w:marLeft w:val="0"/>
                  <w:marRight w:val="0"/>
                  <w:marTop w:val="0"/>
                  <w:marBottom w:val="0"/>
                  <w:divBdr>
                    <w:top w:val="none" w:sz="0" w:space="0" w:color="auto"/>
                    <w:left w:val="none" w:sz="0" w:space="0" w:color="auto"/>
                    <w:bottom w:val="none" w:sz="0" w:space="0" w:color="auto"/>
                    <w:right w:val="none" w:sz="0" w:space="0" w:color="auto"/>
                  </w:divBdr>
                </w:div>
                <w:div w:id="1126704981">
                  <w:marLeft w:val="0"/>
                  <w:marRight w:val="0"/>
                  <w:marTop w:val="0"/>
                  <w:marBottom w:val="0"/>
                  <w:divBdr>
                    <w:top w:val="none" w:sz="0" w:space="0" w:color="auto"/>
                    <w:left w:val="none" w:sz="0" w:space="0" w:color="auto"/>
                    <w:bottom w:val="none" w:sz="0" w:space="0" w:color="auto"/>
                    <w:right w:val="none" w:sz="0" w:space="0" w:color="auto"/>
                  </w:divBdr>
                </w:div>
                <w:div w:id="1871868645">
                  <w:marLeft w:val="0"/>
                  <w:marRight w:val="0"/>
                  <w:marTop w:val="0"/>
                  <w:marBottom w:val="0"/>
                  <w:divBdr>
                    <w:top w:val="none" w:sz="0" w:space="0" w:color="auto"/>
                    <w:left w:val="none" w:sz="0" w:space="0" w:color="auto"/>
                    <w:bottom w:val="none" w:sz="0" w:space="0" w:color="auto"/>
                    <w:right w:val="none" w:sz="0" w:space="0" w:color="auto"/>
                  </w:divBdr>
                </w:div>
                <w:div w:id="1871381950">
                  <w:marLeft w:val="0"/>
                  <w:marRight w:val="0"/>
                  <w:marTop w:val="0"/>
                  <w:marBottom w:val="0"/>
                  <w:divBdr>
                    <w:top w:val="none" w:sz="0" w:space="0" w:color="auto"/>
                    <w:left w:val="none" w:sz="0" w:space="0" w:color="auto"/>
                    <w:bottom w:val="none" w:sz="0" w:space="0" w:color="auto"/>
                    <w:right w:val="none" w:sz="0" w:space="0" w:color="auto"/>
                  </w:divBdr>
                </w:div>
                <w:div w:id="1417902999">
                  <w:marLeft w:val="0"/>
                  <w:marRight w:val="0"/>
                  <w:marTop w:val="0"/>
                  <w:marBottom w:val="0"/>
                  <w:divBdr>
                    <w:top w:val="none" w:sz="0" w:space="0" w:color="auto"/>
                    <w:left w:val="none" w:sz="0" w:space="0" w:color="auto"/>
                    <w:bottom w:val="none" w:sz="0" w:space="0" w:color="auto"/>
                    <w:right w:val="none" w:sz="0" w:space="0" w:color="auto"/>
                  </w:divBdr>
                </w:div>
                <w:div w:id="2070766271">
                  <w:marLeft w:val="0"/>
                  <w:marRight w:val="0"/>
                  <w:marTop w:val="0"/>
                  <w:marBottom w:val="0"/>
                  <w:divBdr>
                    <w:top w:val="none" w:sz="0" w:space="0" w:color="auto"/>
                    <w:left w:val="none" w:sz="0" w:space="0" w:color="auto"/>
                    <w:bottom w:val="none" w:sz="0" w:space="0" w:color="auto"/>
                    <w:right w:val="none" w:sz="0" w:space="0" w:color="auto"/>
                  </w:divBdr>
                </w:div>
                <w:div w:id="1648391513">
                  <w:marLeft w:val="0"/>
                  <w:marRight w:val="0"/>
                  <w:marTop w:val="0"/>
                  <w:marBottom w:val="0"/>
                  <w:divBdr>
                    <w:top w:val="none" w:sz="0" w:space="0" w:color="auto"/>
                    <w:left w:val="none" w:sz="0" w:space="0" w:color="auto"/>
                    <w:bottom w:val="none" w:sz="0" w:space="0" w:color="auto"/>
                    <w:right w:val="none" w:sz="0" w:space="0" w:color="auto"/>
                  </w:divBdr>
                </w:div>
                <w:div w:id="187717994">
                  <w:marLeft w:val="0"/>
                  <w:marRight w:val="0"/>
                  <w:marTop w:val="0"/>
                  <w:marBottom w:val="0"/>
                  <w:divBdr>
                    <w:top w:val="none" w:sz="0" w:space="0" w:color="auto"/>
                    <w:left w:val="none" w:sz="0" w:space="0" w:color="auto"/>
                    <w:bottom w:val="none" w:sz="0" w:space="0" w:color="auto"/>
                    <w:right w:val="none" w:sz="0" w:space="0" w:color="auto"/>
                  </w:divBdr>
                </w:div>
                <w:div w:id="1813867174">
                  <w:marLeft w:val="0"/>
                  <w:marRight w:val="0"/>
                  <w:marTop w:val="0"/>
                  <w:marBottom w:val="0"/>
                  <w:divBdr>
                    <w:top w:val="none" w:sz="0" w:space="0" w:color="auto"/>
                    <w:left w:val="none" w:sz="0" w:space="0" w:color="auto"/>
                    <w:bottom w:val="none" w:sz="0" w:space="0" w:color="auto"/>
                    <w:right w:val="none" w:sz="0" w:space="0" w:color="auto"/>
                  </w:divBdr>
                </w:div>
                <w:div w:id="193201551">
                  <w:marLeft w:val="0"/>
                  <w:marRight w:val="0"/>
                  <w:marTop w:val="0"/>
                  <w:marBottom w:val="0"/>
                  <w:divBdr>
                    <w:top w:val="none" w:sz="0" w:space="0" w:color="auto"/>
                    <w:left w:val="none" w:sz="0" w:space="0" w:color="auto"/>
                    <w:bottom w:val="none" w:sz="0" w:space="0" w:color="auto"/>
                    <w:right w:val="none" w:sz="0" w:space="0" w:color="auto"/>
                  </w:divBdr>
                </w:div>
                <w:div w:id="1368485177">
                  <w:marLeft w:val="0"/>
                  <w:marRight w:val="0"/>
                  <w:marTop w:val="0"/>
                  <w:marBottom w:val="0"/>
                  <w:divBdr>
                    <w:top w:val="none" w:sz="0" w:space="0" w:color="auto"/>
                    <w:left w:val="none" w:sz="0" w:space="0" w:color="auto"/>
                    <w:bottom w:val="none" w:sz="0" w:space="0" w:color="auto"/>
                    <w:right w:val="none" w:sz="0" w:space="0" w:color="auto"/>
                  </w:divBdr>
                </w:div>
                <w:div w:id="1294092471">
                  <w:marLeft w:val="0"/>
                  <w:marRight w:val="0"/>
                  <w:marTop w:val="0"/>
                  <w:marBottom w:val="0"/>
                  <w:divBdr>
                    <w:top w:val="none" w:sz="0" w:space="0" w:color="auto"/>
                    <w:left w:val="none" w:sz="0" w:space="0" w:color="auto"/>
                    <w:bottom w:val="none" w:sz="0" w:space="0" w:color="auto"/>
                    <w:right w:val="none" w:sz="0" w:space="0" w:color="auto"/>
                  </w:divBdr>
                </w:div>
                <w:div w:id="589313760">
                  <w:marLeft w:val="0"/>
                  <w:marRight w:val="0"/>
                  <w:marTop w:val="0"/>
                  <w:marBottom w:val="0"/>
                  <w:divBdr>
                    <w:top w:val="none" w:sz="0" w:space="0" w:color="auto"/>
                    <w:left w:val="none" w:sz="0" w:space="0" w:color="auto"/>
                    <w:bottom w:val="none" w:sz="0" w:space="0" w:color="auto"/>
                    <w:right w:val="none" w:sz="0" w:space="0" w:color="auto"/>
                  </w:divBdr>
                </w:div>
                <w:div w:id="1483691385">
                  <w:marLeft w:val="0"/>
                  <w:marRight w:val="0"/>
                  <w:marTop w:val="0"/>
                  <w:marBottom w:val="0"/>
                  <w:divBdr>
                    <w:top w:val="none" w:sz="0" w:space="0" w:color="auto"/>
                    <w:left w:val="none" w:sz="0" w:space="0" w:color="auto"/>
                    <w:bottom w:val="none" w:sz="0" w:space="0" w:color="auto"/>
                    <w:right w:val="none" w:sz="0" w:space="0" w:color="auto"/>
                  </w:divBdr>
                </w:div>
                <w:div w:id="905339133">
                  <w:marLeft w:val="0"/>
                  <w:marRight w:val="0"/>
                  <w:marTop w:val="0"/>
                  <w:marBottom w:val="0"/>
                  <w:divBdr>
                    <w:top w:val="none" w:sz="0" w:space="0" w:color="auto"/>
                    <w:left w:val="none" w:sz="0" w:space="0" w:color="auto"/>
                    <w:bottom w:val="none" w:sz="0" w:space="0" w:color="auto"/>
                    <w:right w:val="none" w:sz="0" w:space="0" w:color="auto"/>
                  </w:divBdr>
                </w:div>
                <w:div w:id="2114788534">
                  <w:marLeft w:val="0"/>
                  <w:marRight w:val="0"/>
                  <w:marTop w:val="0"/>
                  <w:marBottom w:val="0"/>
                  <w:divBdr>
                    <w:top w:val="none" w:sz="0" w:space="0" w:color="auto"/>
                    <w:left w:val="none" w:sz="0" w:space="0" w:color="auto"/>
                    <w:bottom w:val="none" w:sz="0" w:space="0" w:color="auto"/>
                    <w:right w:val="none" w:sz="0" w:space="0" w:color="auto"/>
                  </w:divBdr>
                </w:div>
                <w:div w:id="2135639604">
                  <w:marLeft w:val="0"/>
                  <w:marRight w:val="0"/>
                  <w:marTop w:val="0"/>
                  <w:marBottom w:val="0"/>
                  <w:divBdr>
                    <w:top w:val="none" w:sz="0" w:space="0" w:color="auto"/>
                    <w:left w:val="none" w:sz="0" w:space="0" w:color="auto"/>
                    <w:bottom w:val="none" w:sz="0" w:space="0" w:color="auto"/>
                    <w:right w:val="none" w:sz="0" w:space="0" w:color="auto"/>
                  </w:divBdr>
                </w:div>
                <w:div w:id="1394163233">
                  <w:marLeft w:val="0"/>
                  <w:marRight w:val="0"/>
                  <w:marTop w:val="0"/>
                  <w:marBottom w:val="0"/>
                  <w:divBdr>
                    <w:top w:val="none" w:sz="0" w:space="0" w:color="auto"/>
                    <w:left w:val="none" w:sz="0" w:space="0" w:color="auto"/>
                    <w:bottom w:val="none" w:sz="0" w:space="0" w:color="auto"/>
                    <w:right w:val="none" w:sz="0" w:space="0" w:color="auto"/>
                  </w:divBdr>
                </w:div>
                <w:div w:id="437531351">
                  <w:marLeft w:val="0"/>
                  <w:marRight w:val="0"/>
                  <w:marTop w:val="0"/>
                  <w:marBottom w:val="0"/>
                  <w:divBdr>
                    <w:top w:val="none" w:sz="0" w:space="0" w:color="auto"/>
                    <w:left w:val="none" w:sz="0" w:space="0" w:color="auto"/>
                    <w:bottom w:val="none" w:sz="0" w:space="0" w:color="auto"/>
                    <w:right w:val="none" w:sz="0" w:space="0" w:color="auto"/>
                  </w:divBdr>
                </w:div>
                <w:div w:id="2026403151">
                  <w:marLeft w:val="0"/>
                  <w:marRight w:val="0"/>
                  <w:marTop w:val="0"/>
                  <w:marBottom w:val="0"/>
                  <w:divBdr>
                    <w:top w:val="none" w:sz="0" w:space="0" w:color="auto"/>
                    <w:left w:val="none" w:sz="0" w:space="0" w:color="auto"/>
                    <w:bottom w:val="none" w:sz="0" w:space="0" w:color="auto"/>
                    <w:right w:val="none" w:sz="0" w:space="0" w:color="auto"/>
                  </w:divBdr>
                </w:div>
                <w:div w:id="45567403">
                  <w:marLeft w:val="0"/>
                  <w:marRight w:val="0"/>
                  <w:marTop w:val="0"/>
                  <w:marBottom w:val="0"/>
                  <w:divBdr>
                    <w:top w:val="none" w:sz="0" w:space="0" w:color="auto"/>
                    <w:left w:val="none" w:sz="0" w:space="0" w:color="auto"/>
                    <w:bottom w:val="none" w:sz="0" w:space="0" w:color="auto"/>
                    <w:right w:val="none" w:sz="0" w:space="0" w:color="auto"/>
                  </w:divBdr>
                </w:div>
                <w:div w:id="1148284069">
                  <w:marLeft w:val="0"/>
                  <w:marRight w:val="0"/>
                  <w:marTop w:val="0"/>
                  <w:marBottom w:val="0"/>
                  <w:divBdr>
                    <w:top w:val="none" w:sz="0" w:space="0" w:color="auto"/>
                    <w:left w:val="none" w:sz="0" w:space="0" w:color="auto"/>
                    <w:bottom w:val="none" w:sz="0" w:space="0" w:color="auto"/>
                    <w:right w:val="none" w:sz="0" w:space="0" w:color="auto"/>
                  </w:divBdr>
                </w:div>
                <w:div w:id="583150627">
                  <w:marLeft w:val="0"/>
                  <w:marRight w:val="0"/>
                  <w:marTop w:val="0"/>
                  <w:marBottom w:val="0"/>
                  <w:divBdr>
                    <w:top w:val="none" w:sz="0" w:space="0" w:color="auto"/>
                    <w:left w:val="none" w:sz="0" w:space="0" w:color="auto"/>
                    <w:bottom w:val="none" w:sz="0" w:space="0" w:color="auto"/>
                    <w:right w:val="none" w:sz="0" w:space="0" w:color="auto"/>
                  </w:divBdr>
                </w:div>
                <w:div w:id="1206795986">
                  <w:marLeft w:val="0"/>
                  <w:marRight w:val="0"/>
                  <w:marTop w:val="0"/>
                  <w:marBottom w:val="0"/>
                  <w:divBdr>
                    <w:top w:val="none" w:sz="0" w:space="0" w:color="auto"/>
                    <w:left w:val="none" w:sz="0" w:space="0" w:color="auto"/>
                    <w:bottom w:val="none" w:sz="0" w:space="0" w:color="auto"/>
                    <w:right w:val="none" w:sz="0" w:space="0" w:color="auto"/>
                  </w:divBdr>
                </w:div>
                <w:div w:id="186911663">
                  <w:marLeft w:val="0"/>
                  <w:marRight w:val="0"/>
                  <w:marTop w:val="0"/>
                  <w:marBottom w:val="0"/>
                  <w:divBdr>
                    <w:top w:val="none" w:sz="0" w:space="0" w:color="auto"/>
                    <w:left w:val="none" w:sz="0" w:space="0" w:color="auto"/>
                    <w:bottom w:val="none" w:sz="0" w:space="0" w:color="auto"/>
                    <w:right w:val="none" w:sz="0" w:space="0" w:color="auto"/>
                  </w:divBdr>
                </w:div>
                <w:div w:id="1027173469">
                  <w:marLeft w:val="0"/>
                  <w:marRight w:val="0"/>
                  <w:marTop w:val="0"/>
                  <w:marBottom w:val="0"/>
                  <w:divBdr>
                    <w:top w:val="none" w:sz="0" w:space="0" w:color="auto"/>
                    <w:left w:val="none" w:sz="0" w:space="0" w:color="auto"/>
                    <w:bottom w:val="none" w:sz="0" w:space="0" w:color="auto"/>
                    <w:right w:val="none" w:sz="0" w:space="0" w:color="auto"/>
                  </w:divBdr>
                </w:div>
                <w:div w:id="1181352235">
                  <w:marLeft w:val="0"/>
                  <w:marRight w:val="0"/>
                  <w:marTop w:val="0"/>
                  <w:marBottom w:val="0"/>
                  <w:divBdr>
                    <w:top w:val="none" w:sz="0" w:space="0" w:color="auto"/>
                    <w:left w:val="none" w:sz="0" w:space="0" w:color="auto"/>
                    <w:bottom w:val="none" w:sz="0" w:space="0" w:color="auto"/>
                    <w:right w:val="none" w:sz="0" w:space="0" w:color="auto"/>
                  </w:divBdr>
                </w:div>
                <w:div w:id="1723365107">
                  <w:marLeft w:val="0"/>
                  <w:marRight w:val="0"/>
                  <w:marTop w:val="0"/>
                  <w:marBottom w:val="0"/>
                  <w:divBdr>
                    <w:top w:val="none" w:sz="0" w:space="0" w:color="auto"/>
                    <w:left w:val="none" w:sz="0" w:space="0" w:color="auto"/>
                    <w:bottom w:val="none" w:sz="0" w:space="0" w:color="auto"/>
                    <w:right w:val="none" w:sz="0" w:space="0" w:color="auto"/>
                  </w:divBdr>
                </w:div>
                <w:div w:id="1945335063">
                  <w:marLeft w:val="0"/>
                  <w:marRight w:val="0"/>
                  <w:marTop w:val="0"/>
                  <w:marBottom w:val="0"/>
                  <w:divBdr>
                    <w:top w:val="none" w:sz="0" w:space="0" w:color="auto"/>
                    <w:left w:val="none" w:sz="0" w:space="0" w:color="auto"/>
                    <w:bottom w:val="none" w:sz="0" w:space="0" w:color="auto"/>
                    <w:right w:val="none" w:sz="0" w:space="0" w:color="auto"/>
                  </w:divBdr>
                </w:div>
                <w:div w:id="189687509">
                  <w:marLeft w:val="0"/>
                  <w:marRight w:val="0"/>
                  <w:marTop w:val="0"/>
                  <w:marBottom w:val="0"/>
                  <w:divBdr>
                    <w:top w:val="none" w:sz="0" w:space="0" w:color="auto"/>
                    <w:left w:val="none" w:sz="0" w:space="0" w:color="auto"/>
                    <w:bottom w:val="none" w:sz="0" w:space="0" w:color="auto"/>
                    <w:right w:val="none" w:sz="0" w:space="0" w:color="auto"/>
                  </w:divBdr>
                </w:div>
                <w:div w:id="357971773">
                  <w:marLeft w:val="0"/>
                  <w:marRight w:val="0"/>
                  <w:marTop w:val="0"/>
                  <w:marBottom w:val="0"/>
                  <w:divBdr>
                    <w:top w:val="none" w:sz="0" w:space="0" w:color="auto"/>
                    <w:left w:val="none" w:sz="0" w:space="0" w:color="auto"/>
                    <w:bottom w:val="none" w:sz="0" w:space="0" w:color="auto"/>
                    <w:right w:val="none" w:sz="0" w:space="0" w:color="auto"/>
                  </w:divBdr>
                </w:div>
                <w:div w:id="641735067">
                  <w:marLeft w:val="0"/>
                  <w:marRight w:val="0"/>
                  <w:marTop w:val="0"/>
                  <w:marBottom w:val="0"/>
                  <w:divBdr>
                    <w:top w:val="none" w:sz="0" w:space="0" w:color="auto"/>
                    <w:left w:val="none" w:sz="0" w:space="0" w:color="auto"/>
                    <w:bottom w:val="none" w:sz="0" w:space="0" w:color="auto"/>
                    <w:right w:val="none" w:sz="0" w:space="0" w:color="auto"/>
                  </w:divBdr>
                </w:div>
                <w:div w:id="1421097125">
                  <w:marLeft w:val="0"/>
                  <w:marRight w:val="0"/>
                  <w:marTop w:val="0"/>
                  <w:marBottom w:val="0"/>
                  <w:divBdr>
                    <w:top w:val="none" w:sz="0" w:space="0" w:color="auto"/>
                    <w:left w:val="none" w:sz="0" w:space="0" w:color="auto"/>
                    <w:bottom w:val="none" w:sz="0" w:space="0" w:color="auto"/>
                    <w:right w:val="none" w:sz="0" w:space="0" w:color="auto"/>
                  </w:divBdr>
                </w:div>
                <w:div w:id="727187541">
                  <w:marLeft w:val="0"/>
                  <w:marRight w:val="0"/>
                  <w:marTop w:val="0"/>
                  <w:marBottom w:val="0"/>
                  <w:divBdr>
                    <w:top w:val="none" w:sz="0" w:space="0" w:color="auto"/>
                    <w:left w:val="none" w:sz="0" w:space="0" w:color="auto"/>
                    <w:bottom w:val="none" w:sz="0" w:space="0" w:color="auto"/>
                    <w:right w:val="none" w:sz="0" w:space="0" w:color="auto"/>
                  </w:divBdr>
                </w:div>
                <w:div w:id="1220362815">
                  <w:marLeft w:val="0"/>
                  <w:marRight w:val="0"/>
                  <w:marTop w:val="0"/>
                  <w:marBottom w:val="0"/>
                  <w:divBdr>
                    <w:top w:val="none" w:sz="0" w:space="0" w:color="auto"/>
                    <w:left w:val="none" w:sz="0" w:space="0" w:color="auto"/>
                    <w:bottom w:val="none" w:sz="0" w:space="0" w:color="auto"/>
                    <w:right w:val="none" w:sz="0" w:space="0" w:color="auto"/>
                  </w:divBdr>
                </w:div>
                <w:div w:id="344134029">
                  <w:marLeft w:val="0"/>
                  <w:marRight w:val="0"/>
                  <w:marTop w:val="0"/>
                  <w:marBottom w:val="0"/>
                  <w:divBdr>
                    <w:top w:val="none" w:sz="0" w:space="0" w:color="auto"/>
                    <w:left w:val="none" w:sz="0" w:space="0" w:color="auto"/>
                    <w:bottom w:val="none" w:sz="0" w:space="0" w:color="auto"/>
                    <w:right w:val="none" w:sz="0" w:space="0" w:color="auto"/>
                  </w:divBdr>
                </w:div>
                <w:div w:id="1308320116">
                  <w:marLeft w:val="0"/>
                  <w:marRight w:val="0"/>
                  <w:marTop w:val="0"/>
                  <w:marBottom w:val="0"/>
                  <w:divBdr>
                    <w:top w:val="none" w:sz="0" w:space="0" w:color="auto"/>
                    <w:left w:val="none" w:sz="0" w:space="0" w:color="auto"/>
                    <w:bottom w:val="none" w:sz="0" w:space="0" w:color="auto"/>
                    <w:right w:val="none" w:sz="0" w:space="0" w:color="auto"/>
                  </w:divBdr>
                </w:div>
                <w:div w:id="878248708">
                  <w:marLeft w:val="0"/>
                  <w:marRight w:val="0"/>
                  <w:marTop w:val="0"/>
                  <w:marBottom w:val="0"/>
                  <w:divBdr>
                    <w:top w:val="none" w:sz="0" w:space="0" w:color="auto"/>
                    <w:left w:val="none" w:sz="0" w:space="0" w:color="auto"/>
                    <w:bottom w:val="none" w:sz="0" w:space="0" w:color="auto"/>
                    <w:right w:val="none" w:sz="0" w:space="0" w:color="auto"/>
                  </w:divBdr>
                </w:div>
                <w:div w:id="799417094">
                  <w:marLeft w:val="0"/>
                  <w:marRight w:val="0"/>
                  <w:marTop w:val="0"/>
                  <w:marBottom w:val="0"/>
                  <w:divBdr>
                    <w:top w:val="none" w:sz="0" w:space="0" w:color="auto"/>
                    <w:left w:val="none" w:sz="0" w:space="0" w:color="auto"/>
                    <w:bottom w:val="none" w:sz="0" w:space="0" w:color="auto"/>
                    <w:right w:val="none" w:sz="0" w:space="0" w:color="auto"/>
                  </w:divBdr>
                </w:div>
                <w:div w:id="1027409012">
                  <w:marLeft w:val="0"/>
                  <w:marRight w:val="0"/>
                  <w:marTop w:val="0"/>
                  <w:marBottom w:val="0"/>
                  <w:divBdr>
                    <w:top w:val="none" w:sz="0" w:space="0" w:color="auto"/>
                    <w:left w:val="none" w:sz="0" w:space="0" w:color="auto"/>
                    <w:bottom w:val="none" w:sz="0" w:space="0" w:color="auto"/>
                    <w:right w:val="none" w:sz="0" w:space="0" w:color="auto"/>
                  </w:divBdr>
                </w:div>
                <w:div w:id="1491170904">
                  <w:marLeft w:val="0"/>
                  <w:marRight w:val="0"/>
                  <w:marTop w:val="0"/>
                  <w:marBottom w:val="0"/>
                  <w:divBdr>
                    <w:top w:val="none" w:sz="0" w:space="0" w:color="auto"/>
                    <w:left w:val="none" w:sz="0" w:space="0" w:color="auto"/>
                    <w:bottom w:val="none" w:sz="0" w:space="0" w:color="auto"/>
                    <w:right w:val="none" w:sz="0" w:space="0" w:color="auto"/>
                  </w:divBdr>
                </w:div>
                <w:div w:id="1169633155">
                  <w:marLeft w:val="0"/>
                  <w:marRight w:val="0"/>
                  <w:marTop w:val="0"/>
                  <w:marBottom w:val="0"/>
                  <w:divBdr>
                    <w:top w:val="none" w:sz="0" w:space="0" w:color="auto"/>
                    <w:left w:val="none" w:sz="0" w:space="0" w:color="auto"/>
                    <w:bottom w:val="none" w:sz="0" w:space="0" w:color="auto"/>
                    <w:right w:val="none" w:sz="0" w:space="0" w:color="auto"/>
                  </w:divBdr>
                </w:div>
                <w:div w:id="1122263714">
                  <w:marLeft w:val="0"/>
                  <w:marRight w:val="0"/>
                  <w:marTop w:val="0"/>
                  <w:marBottom w:val="0"/>
                  <w:divBdr>
                    <w:top w:val="none" w:sz="0" w:space="0" w:color="auto"/>
                    <w:left w:val="none" w:sz="0" w:space="0" w:color="auto"/>
                    <w:bottom w:val="none" w:sz="0" w:space="0" w:color="auto"/>
                    <w:right w:val="none" w:sz="0" w:space="0" w:color="auto"/>
                  </w:divBdr>
                </w:div>
                <w:div w:id="2125615877">
                  <w:marLeft w:val="0"/>
                  <w:marRight w:val="0"/>
                  <w:marTop w:val="0"/>
                  <w:marBottom w:val="0"/>
                  <w:divBdr>
                    <w:top w:val="none" w:sz="0" w:space="0" w:color="auto"/>
                    <w:left w:val="none" w:sz="0" w:space="0" w:color="auto"/>
                    <w:bottom w:val="none" w:sz="0" w:space="0" w:color="auto"/>
                    <w:right w:val="none" w:sz="0" w:space="0" w:color="auto"/>
                  </w:divBdr>
                </w:div>
                <w:div w:id="374425932">
                  <w:marLeft w:val="0"/>
                  <w:marRight w:val="0"/>
                  <w:marTop w:val="0"/>
                  <w:marBottom w:val="0"/>
                  <w:divBdr>
                    <w:top w:val="none" w:sz="0" w:space="0" w:color="auto"/>
                    <w:left w:val="none" w:sz="0" w:space="0" w:color="auto"/>
                    <w:bottom w:val="none" w:sz="0" w:space="0" w:color="auto"/>
                    <w:right w:val="none" w:sz="0" w:space="0" w:color="auto"/>
                  </w:divBdr>
                </w:div>
                <w:div w:id="190462524">
                  <w:marLeft w:val="0"/>
                  <w:marRight w:val="0"/>
                  <w:marTop w:val="0"/>
                  <w:marBottom w:val="0"/>
                  <w:divBdr>
                    <w:top w:val="none" w:sz="0" w:space="0" w:color="auto"/>
                    <w:left w:val="none" w:sz="0" w:space="0" w:color="auto"/>
                    <w:bottom w:val="none" w:sz="0" w:space="0" w:color="auto"/>
                    <w:right w:val="none" w:sz="0" w:space="0" w:color="auto"/>
                  </w:divBdr>
                </w:div>
                <w:div w:id="739061954">
                  <w:marLeft w:val="0"/>
                  <w:marRight w:val="0"/>
                  <w:marTop w:val="0"/>
                  <w:marBottom w:val="0"/>
                  <w:divBdr>
                    <w:top w:val="none" w:sz="0" w:space="0" w:color="auto"/>
                    <w:left w:val="none" w:sz="0" w:space="0" w:color="auto"/>
                    <w:bottom w:val="none" w:sz="0" w:space="0" w:color="auto"/>
                    <w:right w:val="none" w:sz="0" w:space="0" w:color="auto"/>
                  </w:divBdr>
                </w:div>
                <w:div w:id="175122631">
                  <w:marLeft w:val="0"/>
                  <w:marRight w:val="0"/>
                  <w:marTop w:val="0"/>
                  <w:marBottom w:val="0"/>
                  <w:divBdr>
                    <w:top w:val="none" w:sz="0" w:space="0" w:color="auto"/>
                    <w:left w:val="none" w:sz="0" w:space="0" w:color="auto"/>
                    <w:bottom w:val="none" w:sz="0" w:space="0" w:color="auto"/>
                    <w:right w:val="none" w:sz="0" w:space="0" w:color="auto"/>
                  </w:divBdr>
                </w:div>
                <w:div w:id="1952929983">
                  <w:marLeft w:val="0"/>
                  <w:marRight w:val="0"/>
                  <w:marTop w:val="0"/>
                  <w:marBottom w:val="0"/>
                  <w:divBdr>
                    <w:top w:val="none" w:sz="0" w:space="0" w:color="auto"/>
                    <w:left w:val="none" w:sz="0" w:space="0" w:color="auto"/>
                    <w:bottom w:val="none" w:sz="0" w:space="0" w:color="auto"/>
                    <w:right w:val="none" w:sz="0" w:space="0" w:color="auto"/>
                  </w:divBdr>
                </w:div>
                <w:div w:id="1120103631">
                  <w:marLeft w:val="0"/>
                  <w:marRight w:val="0"/>
                  <w:marTop w:val="0"/>
                  <w:marBottom w:val="0"/>
                  <w:divBdr>
                    <w:top w:val="none" w:sz="0" w:space="0" w:color="auto"/>
                    <w:left w:val="none" w:sz="0" w:space="0" w:color="auto"/>
                    <w:bottom w:val="none" w:sz="0" w:space="0" w:color="auto"/>
                    <w:right w:val="none" w:sz="0" w:space="0" w:color="auto"/>
                  </w:divBdr>
                </w:div>
                <w:div w:id="2054378503">
                  <w:marLeft w:val="0"/>
                  <w:marRight w:val="0"/>
                  <w:marTop w:val="0"/>
                  <w:marBottom w:val="0"/>
                  <w:divBdr>
                    <w:top w:val="none" w:sz="0" w:space="0" w:color="auto"/>
                    <w:left w:val="none" w:sz="0" w:space="0" w:color="auto"/>
                    <w:bottom w:val="none" w:sz="0" w:space="0" w:color="auto"/>
                    <w:right w:val="none" w:sz="0" w:space="0" w:color="auto"/>
                  </w:divBdr>
                </w:div>
                <w:div w:id="892084262">
                  <w:marLeft w:val="0"/>
                  <w:marRight w:val="0"/>
                  <w:marTop w:val="0"/>
                  <w:marBottom w:val="0"/>
                  <w:divBdr>
                    <w:top w:val="none" w:sz="0" w:space="0" w:color="auto"/>
                    <w:left w:val="none" w:sz="0" w:space="0" w:color="auto"/>
                    <w:bottom w:val="none" w:sz="0" w:space="0" w:color="auto"/>
                    <w:right w:val="none" w:sz="0" w:space="0" w:color="auto"/>
                  </w:divBdr>
                </w:div>
                <w:div w:id="1657416541">
                  <w:marLeft w:val="0"/>
                  <w:marRight w:val="0"/>
                  <w:marTop w:val="0"/>
                  <w:marBottom w:val="0"/>
                  <w:divBdr>
                    <w:top w:val="none" w:sz="0" w:space="0" w:color="auto"/>
                    <w:left w:val="none" w:sz="0" w:space="0" w:color="auto"/>
                    <w:bottom w:val="none" w:sz="0" w:space="0" w:color="auto"/>
                    <w:right w:val="none" w:sz="0" w:space="0" w:color="auto"/>
                  </w:divBdr>
                </w:div>
                <w:div w:id="89582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03107">
          <w:marLeft w:val="0"/>
          <w:marRight w:val="0"/>
          <w:marTop w:val="0"/>
          <w:marBottom w:val="0"/>
          <w:divBdr>
            <w:top w:val="none" w:sz="0" w:space="0" w:color="auto"/>
            <w:left w:val="none" w:sz="0" w:space="0" w:color="auto"/>
            <w:bottom w:val="none" w:sz="0" w:space="0" w:color="auto"/>
            <w:right w:val="none" w:sz="0" w:space="0" w:color="auto"/>
          </w:divBdr>
          <w:divsChild>
            <w:div w:id="846139673">
              <w:marLeft w:val="0"/>
              <w:marRight w:val="0"/>
              <w:marTop w:val="0"/>
              <w:marBottom w:val="0"/>
              <w:divBdr>
                <w:top w:val="none" w:sz="0" w:space="0" w:color="auto"/>
                <w:left w:val="none" w:sz="0" w:space="0" w:color="auto"/>
                <w:bottom w:val="none" w:sz="0" w:space="0" w:color="auto"/>
                <w:right w:val="none" w:sz="0" w:space="0" w:color="auto"/>
              </w:divBdr>
              <w:divsChild>
                <w:div w:id="145048388">
                  <w:marLeft w:val="0"/>
                  <w:marRight w:val="0"/>
                  <w:marTop w:val="0"/>
                  <w:marBottom w:val="0"/>
                  <w:divBdr>
                    <w:top w:val="none" w:sz="0" w:space="0" w:color="auto"/>
                    <w:left w:val="none" w:sz="0" w:space="0" w:color="auto"/>
                    <w:bottom w:val="none" w:sz="0" w:space="0" w:color="auto"/>
                    <w:right w:val="none" w:sz="0" w:space="0" w:color="auto"/>
                  </w:divBdr>
                </w:div>
                <w:div w:id="442069862">
                  <w:marLeft w:val="0"/>
                  <w:marRight w:val="0"/>
                  <w:marTop w:val="0"/>
                  <w:marBottom w:val="0"/>
                  <w:divBdr>
                    <w:top w:val="none" w:sz="0" w:space="0" w:color="auto"/>
                    <w:left w:val="none" w:sz="0" w:space="0" w:color="auto"/>
                    <w:bottom w:val="none" w:sz="0" w:space="0" w:color="auto"/>
                    <w:right w:val="none" w:sz="0" w:space="0" w:color="auto"/>
                  </w:divBdr>
                </w:div>
                <w:div w:id="1195653350">
                  <w:marLeft w:val="0"/>
                  <w:marRight w:val="0"/>
                  <w:marTop w:val="0"/>
                  <w:marBottom w:val="0"/>
                  <w:divBdr>
                    <w:top w:val="none" w:sz="0" w:space="0" w:color="auto"/>
                    <w:left w:val="none" w:sz="0" w:space="0" w:color="auto"/>
                    <w:bottom w:val="none" w:sz="0" w:space="0" w:color="auto"/>
                    <w:right w:val="none" w:sz="0" w:space="0" w:color="auto"/>
                  </w:divBdr>
                </w:div>
                <w:div w:id="1548296468">
                  <w:marLeft w:val="0"/>
                  <w:marRight w:val="0"/>
                  <w:marTop w:val="0"/>
                  <w:marBottom w:val="0"/>
                  <w:divBdr>
                    <w:top w:val="none" w:sz="0" w:space="0" w:color="auto"/>
                    <w:left w:val="none" w:sz="0" w:space="0" w:color="auto"/>
                    <w:bottom w:val="none" w:sz="0" w:space="0" w:color="auto"/>
                    <w:right w:val="none" w:sz="0" w:space="0" w:color="auto"/>
                  </w:divBdr>
                </w:div>
                <w:div w:id="146167386">
                  <w:marLeft w:val="0"/>
                  <w:marRight w:val="0"/>
                  <w:marTop w:val="0"/>
                  <w:marBottom w:val="0"/>
                  <w:divBdr>
                    <w:top w:val="none" w:sz="0" w:space="0" w:color="auto"/>
                    <w:left w:val="none" w:sz="0" w:space="0" w:color="auto"/>
                    <w:bottom w:val="none" w:sz="0" w:space="0" w:color="auto"/>
                    <w:right w:val="none" w:sz="0" w:space="0" w:color="auto"/>
                  </w:divBdr>
                </w:div>
                <w:div w:id="1851141808">
                  <w:marLeft w:val="0"/>
                  <w:marRight w:val="0"/>
                  <w:marTop w:val="0"/>
                  <w:marBottom w:val="0"/>
                  <w:divBdr>
                    <w:top w:val="none" w:sz="0" w:space="0" w:color="auto"/>
                    <w:left w:val="none" w:sz="0" w:space="0" w:color="auto"/>
                    <w:bottom w:val="none" w:sz="0" w:space="0" w:color="auto"/>
                    <w:right w:val="none" w:sz="0" w:space="0" w:color="auto"/>
                  </w:divBdr>
                </w:div>
                <w:div w:id="641740297">
                  <w:marLeft w:val="0"/>
                  <w:marRight w:val="0"/>
                  <w:marTop w:val="0"/>
                  <w:marBottom w:val="0"/>
                  <w:divBdr>
                    <w:top w:val="none" w:sz="0" w:space="0" w:color="auto"/>
                    <w:left w:val="none" w:sz="0" w:space="0" w:color="auto"/>
                    <w:bottom w:val="none" w:sz="0" w:space="0" w:color="auto"/>
                    <w:right w:val="none" w:sz="0" w:space="0" w:color="auto"/>
                  </w:divBdr>
                </w:div>
                <w:div w:id="591821245">
                  <w:marLeft w:val="0"/>
                  <w:marRight w:val="0"/>
                  <w:marTop w:val="0"/>
                  <w:marBottom w:val="0"/>
                  <w:divBdr>
                    <w:top w:val="none" w:sz="0" w:space="0" w:color="auto"/>
                    <w:left w:val="none" w:sz="0" w:space="0" w:color="auto"/>
                    <w:bottom w:val="none" w:sz="0" w:space="0" w:color="auto"/>
                    <w:right w:val="none" w:sz="0" w:space="0" w:color="auto"/>
                  </w:divBdr>
                </w:div>
                <w:div w:id="2078938624">
                  <w:marLeft w:val="0"/>
                  <w:marRight w:val="0"/>
                  <w:marTop w:val="0"/>
                  <w:marBottom w:val="0"/>
                  <w:divBdr>
                    <w:top w:val="none" w:sz="0" w:space="0" w:color="auto"/>
                    <w:left w:val="none" w:sz="0" w:space="0" w:color="auto"/>
                    <w:bottom w:val="none" w:sz="0" w:space="0" w:color="auto"/>
                    <w:right w:val="none" w:sz="0" w:space="0" w:color="auto"/>
                  </w:divBdr>
                </w:div>
                <w:div w:id="317003450">
                  <w:marLeft w:val="0"/>
                  <w:marRight w:val="0"/>
                  <w:marTop w:val="0"/>
                  <w:marBottom w:val="0"/>
                  <w:divBdr>
                    <w:top w:val="none" w:sz="0" w:space="0" w:color="auto"/>
                    <w:left w:val="none" w:sz="0" w:space="0" w:color="auto"/>
                    <w:bottom w:val="none" w:sz="0" w:space="0" w:color="auto"/>
                    <w:right w:val="none" w:sz="0" w:space="0" w:color="auto"/>
                  </w:divBdr>
                </w:div>
                <w:div w:id="1586065535">
                  <w:marLeft w:val="0"/>
                  <w:marRight w:val="0"/>
                  <w:marTop w:val="0"/>
                  <w:marBottom w:val="0"/>
                  <w:divBdr>
                    <w:top w:val="none" w:sz="0" w:space="0" w:color="auto"/>
                    <w:left w:val="none" w:sz="0" w:space="0" w:color="auto"/>
                    <w:bottom w:val="none" w:sz="0" w:space="0" w:color="auto"/>
                    <w:right w:val="none" w:sz="0" w:space="0" w:color="auto"/>
                  </w:divBdr>
                </w:div>
                <w:div w:id="1894004670">
                  <w:marLeft w:val="0"/>
                  <w:marRight w:val="0"/>
                  <w:marTop w:val="0"/>
                  <w:marBottom w:val="0"/>
                  <w:divBdr>
                    <w:top w:val="none" w:sz="0" w:space="0" w:color="auto"/>
                    <w:left w:val="none" w:sz="0" w:space="0" w:color="auto"/>
                    <w:bottom w:val="none" w:sz="0" w:space="0" w:color="auto"/>
                    <w:right w:val="none" w:sz="0" w:space="0" w:color="auto"/>
                  </w:divBdr>
                </w:div>
                <w:div w:id="47993586">
                  <w:marLeft w:val="0"/>
                  <w:marRight w:val="0"/>
                  <w:marTop w:val="0"/>
                  <w:marBottom w:val="0"/>
                  <w:divBdr>
                    <w:top w:val="none" w:sz="0" w:space="0" w:color="auto"/>
                    <w:left w:val="none" w:sz="0" w:space="0" w:color="auto"/>
                    <w:bottom w:val="none" w:sz="0" w:space="0" w:color="auto"/>
                    <w:right w:val="none" w:sz="0" w:space="0" w:color="auto"/>
                  </w:divBdr>
                </w:div>
                <w:div w:id="707530102">
                  <w:marLeft w:val="0"/>
                  <w:marRight w:val="0"/>
                  <w:marTop w:val="0"/>
                  <w:marBottom w:val="0"/>
                  <w:divBdr>
                    <w:top w:val="none" w:sz="0" w:space="0" w:color="auto"/>
                    <w:left w:val="none" w:sz="0" w:space="0" w:color="auto"/>
                    <w:bottom w:val="none" w:sz="0" w:space="0" w:color="auto"/>
                    <w:right w:val="none" w:sz="0" w:space="0" w:color="auto"/>
                  </w:divBdr>
                </w:div>
                <w:div w:id="1888296390">
                  <w:marLeft w:val="0"/>
                  <w:marRight w:val="0"/>
                  <w:marTop w:val="0"/>
                  <w:marBottom w:val="0"/>
                  <w:divBdr>
                    <w:top w:val="none" w:sz="0" w:space="0" w:color="auto"/>
                    <w:left w:val="none" w:sz="0" w:space="0" w:color="auto"/>
                    <w:bottom w:val="none" w:sz="0" w:space="0" w:color="auto"/>
                    <w:right w:val="none" w:sz="0" w:space="0" w:color="auto"/>
                  </w:divBdr>
                </w:div>
                <w:div w:id="1432429637">
                  <w:marLeft w:val="0"/>
                  <w:marRight w:val="0"/>
                  <w:marTop w:val="0"/>
                  <w:marBottom w:val="0"/>
                  <w:divBdr>
                    <w:top w:val="none" w:sz="0" w:space="0" w:color="auto"/>
                    <w:left w:val="none" w:sz="0" w:space="0" w:color="auto"/>
                    <w:bottom w:val="none" w:sz="0" w:space="0" w:color="auto"/>
                    <w:right w:val="none" w:sz="0" w:space="0" w:color="auto"/>
                  </w:divBdr>
                </w:div>
                <w:div w:id="2020621893">
                  <w:marLeft w:val="0"/>
                  <w:marRight w:val="0"/>
                  <w:marTop w:val="0"/>
                  <w:marBottom w:val="0"/>
                  <w:divBdr>
                    <w:top w:val="none" w:sz="0" w:space="0" w:color="auto"/>
                    <w:left w:val="none" w:sz="0" w:space="0" w:color="auto"/>
                    <w:bottom w:val="none" w:sz="0" w:space="0" w:color="auto"/>
                    <w:right w:val="none" w:sz="0" w:space="0" w:color="auto"/>
                  </w:divBdr>
                </w:div>
                <w:div w:id="1728916662">
                  <w:marLeft w:val="0"/>
                  <w:marRight w:val="0"/>
                  <w:marTop w:val="0"/>
                  <w:marBottom w:val="0"/>
                  <w:divBdr>
                    <w:top w:val="none" w:sz="0" w:space="0" w:color="auto"/>
                    <w:left w:val="none" w:sz="0" w:space="0" w:color="auto"/>
                    <w:bottom w:val="none" w:sz="0" w:space="0" w:color="auto"/>
                    <w:right w:val="none" w:sz="0" w:space="0" w:color="auto"/>
                  </w:divBdr>
                </w:div>
                <w:div w:id="1659381066">
                  <w:marLeft w:val="0"/>
                  <w:marRight w:val="0"/>
                  <w:marTop w:val="0"/>
                  <w:marBottom w:val="0"/>
                  <w:divBdr>
                    <w:top w:val="none" w:sz="0" w:space="0" w:color="auto"/>
                    <w:left w:val="none" w:sz="0" w:space="0" w:color="auto"/>
                    <w:bottom w:val="none" w:sz="0" w:space="0" w:color="auto"/>
                    <w:right w:val="none" w:sz="0" w:space="0" w:color="auto"/>
                  </w:divBdr>
                </w:div>
                <w:div w:id="520509667">
                  <w:marLeft w:val="0"/>
                  <w:marRight w:val="0"/>
                  <w:marTop w:val="0"/>
                  <w:marBottom w:val="0"/>
                  <w:divBdr>
                    <w:top w:val="none" w:sz="0" w:space="0" w:color="auto"/>
                    <w:left w:val="none" w:sz="0" w:space="0" w:color="auto"/>
                    <w:bottom w:val="none" w:sz="0" w:space="0" w:color="auto"/>
                    <w:right w:val="none" w:sz="0" w:space="0" w:color="auto"/>
                  </w:divBdr>
                </w:div>
                <w:div w:id="333267076">
                  <w:marLeft w:val="0"/>
                  <w:marRight w:val="0"/>
                  <w:marTop w:val="0"/>
                  <w:marBottom w:val="0"/>
                  <w:divBdr>
                    <w:top w:val="none" w:sz="0" w:space="0" w:color="auto"/>
                    <w:left w:val="none" w:sz="0" w:space="0" w:color="auto"/>
                    <w:bottom w:val="none" w:sz="0" w:space="0" w:color="auto"/>
                    <w:right w:val="none" w:sz="0" w:space="0" w:color="auto"/>
                  </w:divBdr>
                </w:div>
                <w:div w:id="729301853">
                  <w:marLeft w:val="0"/>
                  <w:marRight w:val="0"/>
                  <w:marTop w:val="0"/>
                  <w:marBottom w:val="0"/>
                  <w:divBdr>
                    <w:top w:val="none" w:sz="0" w:space="0" w:color="auto"/>
                    <w:left w:val="none" w:sz="0" w:space="0" w:color="auto"/>
                    <w:bottom w:val="none" w:sz="0" w:space="0" w:color="auto"/>
                    <w:right w:val="none" w:sz="0" w:space="0" w:color="auto"/>
                  </w:divBdr>
                </w:div>
                <w:div w:id="1489396588">
                  <w:marLeft w:val="0"/>
                  <w:marRight w:val="0"/>
                  <w:marTop w:val="0"/>
                  <w:marBottom w:val="0"/>
                  <w:divBdr>
                    <w:top w:val="none" w:sz="0" w:space="0" w:color="auto"/>
                    <w:left w:val="none" w:sz="0" w:space="0" w:color="auto"/>
                    <w:bottom w:val="none" w:sz="0" w:space="0" w:color="auto"/>
                    <w:right w:val="none" w:sz="0" w:space="0" w:color="auto"/>
                  </w:divBdr>
                </w:div>
                <w:div w:id="1116175134">
                  <w:marLeft w:val="0"/>
                  <w:marRight w:val="0"/>
                  <w:marTop w:val="0"/>
                  <w:marBottom w:val="0"/>
                  <w:divBdr>
                    <w:top w:val="none" w:sz="0" w:space="0" w:color="auto"/>
                    <w:left w:val="none" w:sz="0" w:space="0" w:color="auto"/>
                    <w:bottom w:val="none" w:sz="0" w:space="0" w:color="auto"/>
                    <w:right w:val="none" w:sz="0" w:space="0" w:color="auto"/>
                  </w:divBdr>
                </w:div>
                <w:div w:id="1423795999">
                  <w:marLeft w:val="0"/>
                  <w:marRight w:val="0"/>
                  <w:marTop w:val="0"/>
                  <w:marBottom w:val="0"/>
                  <w:divBdr>
                    <w:top w:val="none" w:sz="0" w:space="0" w:color="auto"/>
                    <w:left w:val="none" w:sz="0" w:space="0" w:color="auto"/>
                    <w:bottom w:val="none" w:sz="0" w:space="0" w:color="auto"/>
                    <w:right w:val="none" w:sz="0" w:space="0" w:color="auto"/>
                  </w:divBdr>
                </w:div>
                <w:div w:id="1175460970">
                  <w:marLeft w:val="0"/>
                  <w:marRight w:val="0"/>
                  <w:marTop w:val="0"/>
                  <w:marBottom w:val="0"/>
                  <w:divBdr>
                    <w:top w:val="none" w:sz="0" w:space="0" w:color="auto"/>
                    <w:left w:val="none" w:sz="0" w:space="0" w:color="auto"/>
                    <w:bottom w:val="none" w:sz="0" w:space="0" w:color="auto"/>
                    <w:right w:val="none" w:sz="0" w:space="0" w:color="auto"/>
                  </w:divBdr>
                </w:div>
                <w:div w:id="261301948">
                  <w:marLeft w:val="0"/>
                  <w:marRight w:val="0"/>
                  <w:marTop w:val="0"/>
                  <w:marBottom w:val="0"/>
                  <w:divBdr>
                    <w:top w:val="none" w:sz="0" w:space="0" w:color="auto"/>
                    <w:left w:val="none" w:sz="0" w:space="0" w:color="auto"/>
                    <w:bottom w:val="none" w:sz="0" w:space="0" w:color="auto"/>
                    <w:right w:val="none" w:sz="0" w:space="0" w:color="auto"/>
                  </w:divBdr>
                </w:div>
                <w:div w:id="539126127">
                  <w:marLeft w:val="0"/>
                  <w:marRight w:val="0"/>
                  <w:marTop w:val="0"/>
                  <w:marBottom w:val="0"/>
                  <w:divBdr>
                    <w:top w:val="none" w:sz="0" w:space="0" w:color="auto"/>
                    <w:left w:val="none" w:sz="0" w:space="0" w:color="auto"/>
                    <w:bottom w:val="none" w:sz="0" w:space="0" w:color="auto"/>
                    <w:right w:val="none" w:sz="0" w:space="0" w:color="auto"/>
                  </w:divBdr>
                </w:div>
                <w:div w:id="1665620638">
                  <w:marLeft w:val="0"/>
                  <w:marRight w:val="0"/>
                  <w:marTop w:val="0"/>
                  <w:marBottom w:val="0"/>
                  <w:divBdr>
                    <w:top w:val="none" w:sz="0" w:space="0" w:color="auto"/>
                    <w:left w:val="none" w:sz="0" w:space="0" w:color="auto"/>
                    <w:bottom w:val="none" w:sz="0" w:space="0" w:color="auto"/>
                    <w:right w:val="none" w:sz="0" w:space="0" w:color="auto"/>
                  </w:divBdr>
                </w:div>
                <w:div w:id="1976132468">
                  <w:marLeft w:val="0"/>
                  <w:marRight w:val="0"/>
                  <w:marTop w:val="0"/>
                  <w:marBottom w:val="0"/>
                  <w:divBdr>
                    <w:top w:val="none" w:sz="0" w:space="0" w:color="auto"/>
                    <w:left w:val="none" w:sz="0" w:space="0" w:color="auto"/>
                    <w:bottom w:val="none" w:sz="0" w:space="0" w:color="auto"/>
                    <w:right w:val="none" w:sz="0" w:space="0" w:color="auto"/>
                  </w:divBdr>
                </w:div>
                <w:div w:id="1955364179">
                  <w:marLeft w:val="0"/>
                  <w:marRight w:val="0"/>
                  <w:marTop w:val="0"/>
                  <w:marBottom w:val="0"/>
                  <w:divBdr>
                    <w:top w:val="none" w:sz="0" w:space="0" w:color="auto"/>
                    <w:left w:val="none" w:sz="0" w:space="0" w:color="auto"/>
                    <w:bottom w:val="none" w:sz="0" w:space="0" w:color="auto"/>
                    <w:right w:val="none" w:sz="0" w:space="0" w:color="auto"/>
                  </w:divBdr>
                </w:div>
                <w:div w:id="133059906">
                  <w:marLeft w:val="0"/>
                  <w:marRight w:val="0"/>
                  <w:marTop w:val="0"/>
                  <w:marBottom w:val="0"/>
                  <w:divBdr>
                    <w:top w:val="none" w:sz="0" w:space="0" w:color="auto"/>
                    <w:left w:val="none" w:sz="0" w:space="0" w:color="auto"/>
                    <w:bottom w:val="none" w:sz="0" w:space="0" w:color="auto"/>
                    <w:right w:val="none" w:sz="0" w:space="0" w:color="auto"/>
                  </w:divBdr>
                </w:div>
                <w:div w:id="2012100672">
                  <w:marLeft w:val="0"/>
                  <w:marRight w:val="0"/>
                  <w:marTop w:val="0"/>
                  <w:marBottom w:val="0"/>
                  <w:divBdr>
                    <w:top w:val="none" w:sz="0" w:space="0" w:color="auto"/>
                    <w:left w:val="none" w:sz="0" w:space="0" w:color="auto"/>
                    <w:bottom w:val="none" w:sz="0" w:space="0" w:color="auto"/>
                    <w:right w:val="none" w:sz="0" w:space="0" w:color="auto"/>
                  </w:divBdr>
                </w:div>
                <w:div w:id="407577530">
                  <w:marLeft w:val="0"/>
                  <w:marRight w:val="0"/>
                  <w:marTop w:val="0"/>
                  <w:marBottom w:val="0"/>
                  <w:divBdr>
                    <w:top w:val="none" w:sz="0" w:space="0" w:color="auto"/>
                    <w:left w:val="none" w:sz="0" w:space="0" w:color="auto"/>
                    <w:bottom w:val="none" w:sz="0" w:space="0" w:color="auto"/>
                    <w:right w:val="none" w:sz="0" w:space="0" w:color="auto"/>
                  </w:divBdr>
                </w:div>
                <w:div w:id="49368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065041">
          <w:marLeft w:val="0"/>
          <w:marRight w:val="0"/>
          <w:marTop w:val="0"/>
          <w:marBottom w:val="0"/>
          <w:divBdr>
            <w:top w:val="none" w:sz="0" w:space="0" w:color="auto"/>
            <w:left w:val="none" w:sz="0" w:space="0" w:color="auto"/>
            <w:bottom w:val="none" w:sz="0" w:space="0" w:color="auto"/>
            <w:right w:val="none" w:sz="0" w:space="0" w:color="auto"/>
          </w:divBdr>
          <w:divsChild>
            <w:div w:id="1853106968">
              <w:marLeft w:val="0"/>
              <w:marRight w:val="0"/>
              <w:marTop w:val="0"/>
              <w:marBottom w:val="0"/>
              <w:divBdr>
                <w:top w:val="none" w:sz="0" w:space="0" w:color="auto"/>
                <w:left w:val="none" w:sz="0" w:space="0" w:color="auto"/>
                <w:bottom w:val="none" w:sz="0" w:space="0" w:color="auto"/>
                <w:right w:val="none" w:sz="0" w:space="0" w:color="auto"/>
              </w:divBdr>
              <w:divsChild>
                <w:div w:id="266275677">
                  <w:marLeft w:val="0"/>
                  <w:marRight w:val="0"/>
                  <w:marTop w:val="0"/>
                  <w:marBottom w:val="0"/>
                  <w:divBdr>
                    <w:top w:val="none" w:sz="0" w:space="0" w:color="auto"/>
                    <w:left w:val="none" w:sz="0" w:space="0" w:color="auto"/>
                    <w:bottom w:val="none" w:sz="0" w:space="0" w:color="auto"/>
                    <w:right w:val="none" w:sz="0" w:space="0" w:color="auto"/>
                  </w:divBdr>
                </w:div>
                <w:div w:id="87967275">
                  <w:marLeft w:val="0"/>
                  <w:marRight w:val="0"/>
                  <w:marTop w:val="0"/>
                  <w:marBottom w:val="0"/>
                  <w:divBdr>
                    <w:top w:val="none" w:sz="0" w:space="0" w:color="auto"/>
                    <w:left w:val="none" w:sz="0" w:space="0" w:color="auto"/>
                    <w:bottom w:val="none" w:sz="0" w:space="0" w:color="auto"/>
                    <w:right w:val="none" w:sz="0" w:space="0" w:color="auto"/>
                  </w:divBdr>
                </w:div>
                <w:div w:id="1853259219">
                  <w:marLeft w:val="0"/>
                  <w:marRight w:val="0"/>
                  <w:marTop w:val="0"/>
                  <w:marBottom w:val="0"/>
                  <w:divBdr>
                    <w:top w:val="none" w:sz="0" w:space="0" w:color="auto"/>
                    <w:left w:val="none" w:sz="0" w:space="0" w:color="auto"/>
                    <w:bottom w:val="none" w:sz="0" w:space="0" w:color="auto"/>
                    <w:right w:val="none" w:sz="0" w:space="0" w:color="auto"/>
                  </w:divBdr>
                </w:div>
                <w:div w:id="607346913">
                  <w:marLeft w:val="0"/>
                  <w:marRight w:val="0"/>
                  <w:marTop w:val="0"/>
                  <w:marBottom w:val="0"/>
                  <w:divBdr>
                    <w:top w:val="none" w:sz="0" w:space="0" w:color="auto"/>
                    <w:left w:val="none" w:sz="0" w:space="0" w:color="auto"/>
                    <w:bottom w:val="none" w:sz="0" w:space="0" w:color="auto"/>
                    <w:right w:val="none" w:sz="0" w:space="0" w:color="auto"/>
                  </w:divBdr>
                </w:div>
                <w:div w:id="1147162855">
                  <w:marLeft w:val="0"/>
                  <w:marRight w:val="0"/>
                  <w:marTop w:val="0"/>
                  <w:marBottom w:val="0"/>
                  <w:divBdr>
                    <w:top w:val="none" w:sz="0" w:space="0" w:color="auto"/>
                    <w:left w:val="none" w:sz="0" w:space="0" w:color="auto"/>
                    <w:bottom w:val="none" w:sz="0" w:space="0" w:color="auto"/>
                    <w:right w:val="none" w:sz="0" w:space="0" w:color="auto"/>
                  </w:divBdr>
                </w:div>
                <w:div w:id="1490099912">
                  <w:marLeft w:val="0"/>
                  <w:marRight w:val="0"/>
                  <w:marTop w:val="0"/>
                  <w:marBottom w:val="0"/>
                  <w:divBdr>
                    <w:top w:val="none" w:sz="0" w:space="0" w:color="auto"/>
                    <w:left w:val="none" w:sz="0" w:space="0" w:color="auto"/>
                    <w:bottom w:val="none" w:sz="0" w:space="0" w:color="auto"/>
                    <w:right w:val="none" w:sz="0" w:space="0" w:color="auto"/>
                  </w:divBdr>
                </w:div>
                <w:div w:id="2057392717">
                  <w:marLeft w:val="0"/>
                  <w:marRight w:val="0"/>
                  <w:marTop w:val="0"/>
                  <w:marBottom w:val="0"/>
                  <w:divBdr>
                    <w:top w:val="none" w:sz="0" w:space="0" w:color="auto"/>
                    <w:left w:val="none" w:sz="0" w:space="0" w:color="auto"/>
                    <w:bottom w:val="none" w:sz="0" w:space="0" w:color="auto"/>
                    <w:right w:val="none" w:sz="0" w:space="0" w:color="auto"/>
                  </w:divBdr>
                </w:div>
                <w:div w:id="2061634005">
                  <w:marLeft w:val="0"/>
                  <w:marRight w:val="0"/>
                  <w:marTop w:val="0"/>
                  <w:marBottom w:val="0"/>
                  <w:divBdr>
                    <w:top w:val="none" w:sz="0" w:space="0" w:color="auto"/>
                    <w:left w:val="none" w:sz="0" w:space="0" w:color="auto"/>
                    <w:bottom w:val="none" w:sz="0" w:space="0" w:color="auto"/>
                    <w:right w:val="none" w:sz="0" w:space="0" w:color="auto"/>
                  </w:divBdr>
                </w:div>
                <w:div w:id="892928080">
                  <w:marLeft w:val="0"/>
                  <w:marRight w:val="0"/>
                  <w:marTop w:val="0"/>
                  <w:marBottom w:val="0"/>
                  <w:divBdr>
                    <w:top w:val="none" w:sz="0" w:space="0" w:color="auto"/>
                    <w:left w:val="none" w:sz="0" w:space="0" w:color="auto"/>
                    <w:bottom w:val="none" w:sz="0" w:space="0" w:color="auto"/>
                    <w:right w:val="none" w:sz="0" w:space="0" w:color="auto"/>
                  </w:divBdr>
                </w:div>
                <w:div w:id="2067101643">
                  <w:marLeft w:val="0"/>
                  <w:marRight w:val="0"/>
                  <w:marTop w:val="0"/>
                  <w:marBottom w:val="0"/>
                  <w:divBdr>
                    <w:top w:val="none" w:sz="0" w:space="0" w:color="auto"/>
                    <w:left w:val="none" w:sz="0" w:space="0" w:color="auto"/>
                    <w:bottom w:val="none" w:sz="0" w:space="0" w:color="auto"/>
                    <w:right w:val="none" w:sz="0" w:space="0" w:color="auto"/>
                  </w:divBdr>
                </w:div>
                <w:div w:id="1429934616">
                  <w:marLeft w:val="0"/>
                  <w:marRight w:val="0"/>
                  <w:marTop w:val="0"/>
                  <w:marBottom w:val="0"/>
                  <w:divBdr>
                    <w:top w:val="none" w:sz="0" w:space="0" w:color="auto"/>
                    <w:left w:val="none" w:sz="0" w:space="0" w:color="auto"/>
                    <w:bottom w:val="none" w:sz="0" w:space="0" w:color="auto"/>
                    <w:right w:val="none" w:sz="0" w:space="0" w:color="auto"/>
                  </w:divBdr>
                </w:div>
                <w:div w:id="1016733184">
                  <w:marLeft w:val="0"/>
                  <w:marRight w:val="0"/>
                  <w:marTop w:val="0"/>
                  <w:marBottom w:val="0"/>
                  <w:divBdr>
                    <w:top w:val="none" w:sz="0" w:space="0" w:color="auto"/>
                    <w:left w:val="none" w:sz="0" w:space="0" w:color="auto"/>
                    <w:bottom w:val="none" w:sz="0" w:space="0" w:color="auto"/>
                    <w:right w:val="none" w:sz="0" w:space="0" w:color="auto"/>
                  </w:divBdr>
                </w:div>
                <w:div w:id="1673145503">
                  <w:marLeft w:val="0"/>
                  <w:marRight w:val="0"/>
                  <w:marTop w:val="0"/>
                  <w:marBottom w:val="0"/>
                  <w:divBdr>
                    <w:top w:val="none" w:sz="0" w:space="0" w:color="auto"/>
                    <w:left w:val="none" w:sz="0" w:space="0" w:color="auto"/>
                    <w:bottom w:val="none" w:sz="0" w:space="0" w:color="auto"/>
                    <w:right w:val="none" w:sz="0" w:space="0" w:color="auto"/>
                  </w:divBdr>
                </w:div>
                <w:div w:id="1714887735">
                  <w:marLeft w:val="0"/>
                  <w:marRight w:val="0"/>
                  <w:marTop w:val="0"/>
                  <w:marBottom w:val="0"/>
                  <w:divBdr>
                    <w:top w:val="none" w:sz="0" w:space="0" w:color="auto"/>
                    <w:left w:val="none" w:sz="0" w:space="0" w:color="auto"/>
                    <w:bottom w:val="none" w:sz="0" w:space="0" w:color="auto"/>
                    <w:right w:val="none" w:sz="0" w:space="0" w:color="auto"/>
                  </w:divBdr>
                </w:div>
                <w:div w:id="1808158499">
                  <w:marLeft w:val="0"/>
                  <w:marRight w:val="0"/>
                  <w:marTop w:val="0"/>
                  <w:marBottom w:val="0"/>
                  <w:divBdr>
                    <w:top w:val="none" w:sz="0" w:space="0" w:color="auto"/>
                    <w:left w:val="none" w:sz="0" w:space="0" w:color="auto"/>
                    <w:bottom w:val="none" w:sz="0" w:space="0" w:color="auto"/>
                    <w:right w:val="none" w:sz="0" w:space="0" w:color="auto"/>
                  </w:divBdr>
                </w:div>
                <w:div w:id="485702854">
                  <w:marLeft w:val="0"/>
                  <w:marRight w:val="0"/>
                  <w:marTop w:val="0"/>
                  <w:marBottom w:val="0"/>
                  <w:divBdr>
                    <w:top w:val="none" w:sz="0" w:space="0" w:color="auto"/>
                    <w:left w:val="none" w:sz="0" w:space="0" w:color="auto"/>
                    <w:bottom w:val="none" w:sz="0" w:space="0" w:color="auto"/>
                    <w:right w:val="none" w:sz="0" w:space="0" w:color="auto"/>
                  </w:divBdr>
                </w:div>
                <w:div w:id="511067446">
                  <w:marLeft w:val="0"/>
                  <w:marRight w:val="0"/>
                  <w:marTop w:val="0"/>
                  <w:marBottom w:val="0"/>
                  <w:divBdr>
                    <w:top w:val="none" w:sz="0" w:space="0" w:color="auto"/>
                    <w:left w:val="none" w:sz="0" w:space="0" w:color="auto"/>
                    <w:bottom w:val="none" w:sz="0" w:space="0" w:color="auto"/>
                    <w:right w:val="none" w:sz="0" w:space="0" w:color="auto"/>
                  </w:divBdr>
                </w:div>
                <w:div w:id="945160290">
                  <w:marLeft w:val="0"/>
                  <w:marRight w:val="0"/>
                  <w:marTop w:val="0"/>
                  <w:marBottom w:val="0"/>
                  <w:divBdr>
                    <w:top w:val="none" w:sz="0" w:space="0" w:color="auto"/>
                    <w:left w:val="none" w:sz="0" w:space="0" w:color="auto"/>
                    <w:bottom w:val="none" w:sz="0" w:space="0" w:color="auto"/>
                    <w:right w:val="none" w:sz="0" w:space="0" w:color="auto"/>
                  </w:divBdr>
                </w:div>
                <w:div w:id="822283442">
                  <w:marLeft w:val="0"/>
                  <w:marRight w:val="0"/>
                  <w:marTop w:val="0"/>
                  <w:marBottom w:val="0"/>
                  <w:divBdr>
                    <w:top w:val="none" w:sz="0" w:space="0" w:color="auto"/>
                    <w:left w:val="none" w:sz="0" w:space="0" w:color="auto"/>
                    <w:bottom w:val="none" w:sz="0" w:space="0" w:color="auto"/>
                    <w:right w:val="none" w:sz="0" w:space="0" w:color="auto"/>
                  </w:divBdr>
                </w:div>
                <w:div w:id="642077050">
                  <w:marLeft w:val="0"/>
                  <w:marRight w:val="0"/>
                  <w:marTop w:val="0"/>
                  <w:marBottom w:val="0"/>
                  <w:divBdr>
                    <w:top w:val="none" w:sz="0" w:space="0" w:color="auto"/>
                    <w:left w:val="none" w:sz="0" w:space="0" w:color="auto"/>
                    <w:bottom w:val="none" w:sz="0" w:space="0" w:color="auto"/>
                    <w:right w:val="none" w:sz="0" w:space="0" w:color="auto"/>
                  </w:divBdr>
                </w:div>
                <w:div w:id="1368289454">
                  <w:marLeft w:val="0"/>
                  <w:marRight w:val="0"/>
                  <w:marTop w:val="0"/>
                  <w:marBottom w:val="0"/>
                  <w:divBdr>
                    <w:top w:val="none" w:sz="0" w:space="0" w:color="auto"/>
                    <w:left w:val="none" w:sz="0" w:space="0" w:color="auto"/>
                    <w:bottom w:val="none" w:sz="0" w:space="0" w:color="auto"/>
                    <w:right w:val="none" w:sz="0" w:space="0" w:color="auto"/>
                  </w:divBdr>
                </w:div>
                <w:div w:id="1516842567">
                  <w:marLeft w:val="0"/>
                  <w:marRight w:val="0"/>
                  <w:marTop w:val="0"/>
                  <w:marBottom w:val="0"/>
                  <w:divBdr>
                    <w:top w:val="none" w:sz="0" w:space="0" w:color="auto"/>
                    <w:left w:val="none" w:sz="0" w:space="0" w:color="auto"/>
                    <w:bottom w:val="none" w:sz="0" w:space="0" w:color="auto"/>
                    <w:right w:val="none" w:sz="0" w:space="0" w:color="auto"/>
                  </w:divBdr>
                </w:div>
                <w:div w:id="2137985233">
                  <w:marLeft w:val="0"/>
                  <w:marRight w:val="0"/>
                  <w:marTop w:val="0"/>
                  <w:marBottom w:val="0"/>
                  <w:divBdr>
                    <w:top w:val="none" w:sz="0" w:space="0" w:color="auto"/>
                    <w:left w:val="none" w:sz="0" w:space="0" w:color="auto"/>
                    <w:bottom w:val="none" w:sz="0" w:space="0" w:color="auto"/>
                    <w:right w:val="none" w:sz="0" w:space="0" w:color="auto"/>
                  </w:divBdr>
                </w:div>
                <w:div w:id="949118725">
                  <w:marLeft w:val="0"/>
                  <w:marRight w:val="0"/>
                  <w:marTop w:val="0"/>
                  <w:marBottom w:val="0"/>
                  <w:divBdr>
                    <w:top w:val="none" w:sz="0" w:space="0" w:color="auto"/>
                    <w:left w:val="none" w:sz="0" w:space="0" w:color="auto"/>
                    <w:bottom w:val="none" w:sz="0" w:space="0" w:color="auto"/>
                    <w:right w:val="none" w:sz="0" w:space="0" w:color="auto"/>
                  </w:divBdr>
                </w:div>
                <w:div w:id="1129594719">
                  <w:marLeft w:val="0"/>
                  <w:marRight w:val="0"/>
                  <w:marTop w:val="0"/>
                  <w:marBottom w:val="0"/>
                  <w:divBdr>
                    <w:top w:val="none" w:sz="0" w:space="0" w:color="auto"/>
                    <w:left w:val="none" w:sz="0" w:space="0" w:color="auto"/>
                    <w:bottom w:val="none" w:sz="0" w:space="0" w:color="auto"/>
                    <w:right w:val="none" w:sz="0" w:space="0" w:color="auto"/>
                  </w:divBdr>
                </w:div>
                <w:div w:id="1010841044">
                  <w:marLeft w:val="0"/>
                  <w:marRight w:val="0"/>
                  <w:marTop w:val="0"/>
                  <w:marBottom w:val="0"/>
                  <w:divBdr>
                    <w:top w:val="none" w:sz="0" w:space="0" w:color="auto"/>
                    <w:left w:val="none" w:sz="0" w:space="0" w:color="auto"/>
                    <w:bottom w:val="none" w:sz="0" w:space="0" w:color="auto"/>
                    <w:right w:val="none" w:sz="0" w:space="0" w:color="auto"/>
                  </w:divBdr>
                </w:div>
                <w:div w:id="705789616">
                  <w:marLeft w:val="0"/>
                  <w:marRight w:val="0"/>
                  <w:marTop w:val="0"/>
                  <w:marBottom w:val="0"/>
                  <w:divBdr>
                    <w:top w:val="none" w:sz="0" w:space="0" w:color="auto"/>
                    <w:left w:val="none" w:sz="0" w:space="0" w:color="auto"/>
                    <w:bottom w:val="none" w:sz="0" w:space="0" w:color="auto"/>
                    <w:right w:val="none" w:sz="0" w:space="0" w:color="auto"/>
                  </w:divBdr>
                </w:div>
                <w:div w:id="1382483897">
                  <w:marLeft w:val="0"/>
                  <w:marRight w:val="0"/>
                  <w:marTop w:val="0"/>
                  <w:marBottom w:val="0"/>
                  <w:divBdr>
                    <w:top w:val="none" w:sz="0" w:space="0" w:color="auto"/>
                    <w:left w:val="none" w:sz="0" w:space="0" w:color="auto"/>
                    <w:bottom w:val="none" w:sz="0" w:space="0" w:color="auto"/>
                    <w:right w:val="none" w:sz="0" w:space="0" w:color="auto"/>
                  </w:divBdr>
                </w:div>
                <w:div w:id="999698926">
                  <w:marLeft w:val="0"/>
                  <w:marRight w:val="0"/>
                  <w:marTop w:val="0"/>
                  <w:marBottom w:val="0"/>
                  <w:divBdr>
                    <w:top w:val="none" w:sz="0" w:space="0" w:color="auto"/>
                    <w:left w:val="none" w:sz="0" w:space="0" w:color="auto"/>
                    <w:bottom w:val="none" w:sz="0" w:space="0" w:color="auto"/>
                    <w:right w:val="none" w:sz="0" w:space="0" w:color="auto"/>
                  </w:divBdr>
                </w:div>
                <w:div w:id="140118166">
                  <w:marLeft w:val="0"/>
                  <w:marRight w:val="0"/>
                  <w:marTop w:val="0"/>
                  <w:marBottom w:val="0"/>
                  <w:divBdr>
                    <w:top w:val="none" w:sz="0" w:space="0" w:color="auto"/>
                    <w:left w:val="none" w:sz="0" w:space="0" w:color="auto"/>
                    <w:bottom w:val="none" w:sz="0" w:space="0" w:color="auto"/>
                    <w:right w:val="none" w:sz="0" w:space="0" w:color="auto"/>
                  </w:divBdr>
                </w:div>
                <w:div w:id="1883518605">
                  <w:marLeft w:val="0"/>
                  <w:marRight w:val="0"/>
                  <w:marTop w:val="0"/>
                  <w:marBottom w:val="0"/>
                  <w:divBdr>
                    <w:top w:val="none" w:sz="0" w:space="0" w:color="auto"/>
                    <w:left w:val="none" w:sz="0" w:space="0" w:color="auto"/>
                    <w:bottom w:val="none" w:sz="0" w:space="0" w:color="auto"/>
                    <w:right w:val="none" w:sz="0" w:space="0" w:color="auto"/>
                  </w:divBdr>
                </w:div>
                <w:div w:id="1193149283">
                  <w:marLeft w:val="0"/>
                  <w:marRight w:val="0"/>
                  <w:marTop w:val="0"/>
                  <w:marBottom w:val="0"/>
                  <w:divBdr>
                    <w:top w:val="none" w:sz="0" w:space="0" w:color="auto"/>
                    <w:left w:val="none" w:sz="0" w:space="0" w:color="auto"/>
                    <w:bottom w:val="none" w:sz="0" w:space="0" w:color="auto"/>
                    <w:right w:val="none" w:sz="0" w:space="0" w:color="auto"/>
                  </w:divBdr>
                </w:div>
                <w:div w:id="150220821">
                  <w:marLeft w:val="0"/>
                  <w:marRight w:val="0"/>
                  <w:marTop w:val="0"/>
                  <w:marBottom w:val="0"/>
                  <w:divBdr>
                    <w:top w:val="none" w:sz="0" w:space="0" w:color="auto"/>
                    <w:left w:val="none" w:sz="0" w:space="0" w:color="auto"/>
                    <w:bottom w:val="none" w:sz="0" w:space="0" w:color="auto"/>
                    <w:right w:val="none" w:sz="0" w:space="0" w:color="auto"/>
                  </w:divBdr>
                </w:div>
                <w:div w:id="1039747204">
                  <w:marLeft w:val="0"/>
                  <w:marRight w:val="0"/>
                  <w:marTop w:val="0"/>
                  <w:marBottom w:val="0"/>
                  <w:divBdr>
                    <w:top w:val="none" w:sz="0" w:space="0" w:color="auto"/>
                    <w:left w:val="none" w:sz="0" w:space="0" w:color="auto"/>
                    <w:bottom w:val="none" w:sz="0" w:space="0" w:color="auto"/>
                    <w:right w:val="none" w:sz="0" w:space="0" w:color="auto"/>
                  </w:divBdr>
                </w:div>
                <w:div w:id="2146004760">
                  <w:marLeft w:val="0"/>
                  <w:marRight w:val="0"/>
                  <w:marTop w:val="0"/>
                  <w:marBottom w:val="0"/>
                  <w:divBdr>
                    <w:top w:val="none" w:sz="0" w:space="0" w:color="auto"/>
                    <w:left w:val="none" w:sz="0" w:space="0" w:color="auto"/>
                    <w:bottom w:val="none" w:sz="0" w:space="0" w:color="auto"/>
                    <w:right w:val="none" w:sz="0" w:space="0" w:color="auto"/>
                  </w:divBdr>
                </w:div>
                <w:div w:id="127935116">
                  <w:marLeft w:val="0"/>
                  <w:marRight w:val="0"/>
                  <w:marTop w:val="0"/>
                  <w:marBottom w:val="0"/>
                  <w:divBdr>
                    <w:top w:val="none" w:sz="0" w:space="0" w:color="auto"/>
                    <w:left w:val="none" w:sz="0" w:space="0" w:color="auto"/>
                    <w:bottom w:val="none" w:sz="0" w:space="0" w:color="auto"/>
                    <w:right w:val="none" w:sz="0" w:space="0" w:color="auto"/>
                  </w:divBdr>
                </w:div>
                <w:div w:id="1886208915">
                  <w:marLeft w:val="0"/>
                  <w:marRight w:val="0"/>
                  <w:marTop w:val="0"/>
                  <w:marBottom w:val="0"/>
                  <w:divBdr>
                    <w:top w:val="none" w:sz="0" w:space="0" w:color="auto"/>
                    <w:left w:val="none" w:sz="0" w:space="0" w:color="auto"/>
                    <w:bottom w:val="none" w:sz="0" w:space="0" w:color="auto"/>
                    <w:right w:val="none" w:sz="0" w:space="0" w:color="auto"/>
                  </w:divBdr>
                </w:div>
                <w:div w:id="1931503647">
                  <w:marLeft w:val="0"/>
                  <w:marRight w:val="0"/>
                  <w:marTop w:val="0"/>
                  <w:marBottom w:val="0"/>
                  <w:divBdr>
                    <w:top w:val="none" w:sz="0" w:space="0" w:color="auto"/>
                    <w:left w:val="none" w:sz="0" w:space="0" w:color="auto"/>
                    <w:bottom w:val="none" w:sz="0" w:space="0" w:color="auto"/>
                    <w:right w:val="none" w:sz="0" w:space="0" w:color="auto"/>
                  </w:divBdr>
                </w:div>
                <w:div w:id="361977990">
                  <w:marLeft w:val="0"/>
                  <w:marRight w:val="0"/>
                  <w:marTop w:val="0"/>
                  <w:marBottom w:val="0"/>
                  <w:divBdr>
                    <w:top w:val="none" w:sz="0" w:space="0" w:color="auto"/>
                    <w:left w:val="none" w:sz="0" w:space="0" w:color="auto"/>
                    <w:bottom w:val="none" w:sz="0" w:space="0" w:color="auto"/>
                    <w:right w:val="none" w:sz="0" w:space="0" w:color="auto"/>
                  </w:divBdr>
                </w:div>
                <w:div w:id="609162256">
                  <w:marLeft w:val="0"/>
                  <w:marRight w:val="0"/>
                  <w:marTop w:val="0"/>
                  <w:marBottom w:val="0"/>
                  <w:divBdr>
                    <w:top w:val="none" w:sz="0" w:space="0" w:color="auto"/>
                    <w:left w:val="none" w:sz="0" w:space="0" w:color="auto"/>
                    <w:bottom w:val="none" w:sz="0" w:space="0" w:color="auto"/>
                    <w:right w:val="none" w:sz="0" w:space="0" w:color="auto"/>
                  </w:divBdr>
                </w:div>
                <w:div w:id="956369055">
                  <w:marLeft w:val="0"/>
                  <w:marRight w:val="0"/>
                  <w:marTop w:val="0"/>
                  <w:marBottom w:val="0"/>
                  <w:divBdr>
                    <w:top w:val="none" w:sz="0" w:space="0" w:color="auto"/>
                    <w:left w:val="none" w:sz="0" w:space="0" w:color="auto"/>
                    <w:bottom w:val="none" w:sz="0" w:space="0" w:color="auto"/>
                    <w:right w:val="none" w:sz="0" w:space="0" w:color="auto"/>
                  </w:divBdr>
                </w:div>
                <w:div w:id="1080326458">
                  <w:marLeft w:val="0"/>
                  <w:marRight w:val="0"/>
                  <w:marTop w:val="0"/>
                  <w:marBottom w:val="0"/>
                  <w:divBdr>
                    <w:top w:val="none" w:sz="0" w:space="0" w:color="auto"/>
                    <w:left w:val="none" w:sz="0" w:space="0" w:color="auto"/>
                    <w:bottom w:val="none" w:sz="0" w:space="0" w:color="auto"/>
                    <w:right w:val="none" w:sz="0" w:space="0" w:color="auto"/>
                  </w:divBdr>
                </w:div>
                <w:div w:id="1448499805">
                  <w:marLeft w:val="0"/>
                  <w:marRight w:val="0"/>
                  <w:marTop w:val="0"/>
                  <w:marBottom w:val="0"/>
                  <w:divBdr>
                    <w:top w:val="none" w:sz="0" w:space="0" w:color="auto"/>
                    <w:left w:val="none" w:sz="0" w:space="0" w:color="auto"/>
                    <w:bottom w:val="none" w:sz="0" w:space="0" w:color="auto"/>
                    <w:right w:val="none" w:sz="0" w:space="0" w:color="auto"/>
                  </w:divBdr>
                </w:div>
                <w:div w:id="1264992182">
                  <w:marLeft w:val="0"/>
                  <w:marRight w:val="0"/>
                  <w:marTop w:val="0"/>
                  <w:marBottom w:val="0"/>
                  <w:divBdr>
                    <w:top w:val="none" w:sz="0" w:space="0" w:color="auto"/>
                    <w:left w:val="none" w:sz="0" w:space="0" w:color="auto"/>
                    <w:bottom w:val="none" w:sz="0" w:space="0" w:color="auto"/>
                    <w:right w:val="none" w:sz="0" w:space="0" w:color="auto"/>
                  </w:divBdr>
                </w:div>
                <w:div w:id="1105199886">
                  <w:marLeft w:val="0"/>
                  <w:marRight w:val="0"/>
                  <w:marTop w:val="0"/>
                  <w:marBottom w:val="0"/>
                  <w:divBdr>
                    <w:top w:val="none" w:sz="0" w:space="0" w:color="auto"/>
                    <w:left w:val="none" w:sz="0" w:space="0" w:color="auto"/>
                    <w:bottom w:val="none" w:sz="0" w:space="0" w:color="auto"/>
                    <w:right w:val="none" w:sz="0" w:space="0" w:color="auto"/>
                  </w:divBdr>
                </w:div>
                <w:div w:id="652025787">
                  <w:marLeft w:val="0"/>
                  <w:marRight w:val="0"/>
                  <w:marTop w:val="0"/>
                  <w:marBottom w:val="0"/>
                  <w:divBdr>
                    <w:top w:val="none" w:sz="0" w:space="0" w:color="auto"/>
                    <w:left w:val="none" w:sz="0" w:space="0" w:color="auto"/>
                    <w:bottom w:val="none" w:sz="0" w:space="0" w:color="auto"/>
                    <w:right w:val="none" w:sz="0" w:space="0" w:color="auto"/>
                  </w:divBdr>
                </w:div>
                <w:div w:id="1505510787">
                  <w:marLeft w:val="0"/>
                  <w:marRight w:val="0"/>
                  <w:marTop w:val="0"/>
                  <w:marBottom w:val="0"/>
                  <w:divBdr>
                    <w:top w:val="none" w:sz="0" w:space="0" w:color="auto"/>
                    <w:left w:val="none" w:sz="0" w:space="0" w:color="auto"/>
                    <w:bottom w:val="none" w:sz="0" w:space="0" w:color="auto"/>
                    <w:right w:val="none" w:sz="0" w:space="0" w:color="auto"/>
                  </w:divBdr>
                </w:div>
                <w:div w:id="1156188657">
                  <w:marLeft w:val="0"/>
                  <w:marRight w:val="0"/>
                  <w:marTop w:val="0"/>
                  <w:marBottom w:val="0"/>
                  <w:divBdr>
                    <w:top w:val="none" w:sz="0" w:space="0" w:color="auto"/>
                    <w:left w:val="none" w:sz="0" w:space="0" w:color="auto"/>
                    <w:bottom w:val="none" w:sz="0" w:space="0" w:color="auto"/>
                    <w:right w:val="none" w:sz="0" w:space="0" w:color="auto"/>
                  </w:divBdr>
                </w:div>
                <w:div w:id="1690252338">
                  <w:marLeft w:val="0"/>
                  <w:marRight w:val="0"/>
                  <w:marTop w:val="0"/>
                  <w:marBottom w:val="0"/>
                  <w:divBdr>
                    <w:top w:val="none" w:sz="0" w:space="0" w:color="auto"/>
                    <w:left w:val="none" w:sz="0" w:space="0" w:color="auto"/>
                    <w:bottom w:val="none" w:sz="0" w:space="0" w:color="auto"/>
                    <w:right w:val="none" w:sz="0" w:space="0" w:color="auto"/>
                  </w:divBdr>
                </w:div>
                <w:div w:id="2050718269">
                  <w:marLeft w:val="0"/>
                  <w:marRight w:val="0"/>
                  <w:marTop w:val="0"/>
                  <w:marBottom w:val="0"/>
                  <w:divBdr>
                    <w:top w:val="none" w:sz="0" w:space="0" w:color="auto"/>
                    <w:left w:val="none" w:sz="0" w:space="0" w:color="auto"/>
                    <w:bottom w:val="none" w:sz="0" w:space="0" w:color="auto"/>
                    <w:right w:val="none" w:sz="0" w:space="0" w:color="auto"/>
                  </w:divBdr>
                </w:div>
                <w:div w:id="356201843">
                  <w:marLeft w:val="0"/>
                  <w:marRight w:val="0"/>
                  <w:marTop w:val="0"/>
                  <w:marBottom w:val="0"/>
                  <w:divBdr>
                    <w:top w:val="none" w:sz="0" w:space="0" w:color="auto"/>
                    <w:left w:val="none" w:sz="0" w:space="0" w:color="auto"/>
                    <w:bottom w:val="none" w:sz="0" w:space="0" w:color="auto"/>
                    <w:right w:val="none" w:sz="0" w:space="0" w:color="auto"/>
                  </w:divBdr>
                </w:div>
                <w:div w:id="422842101">
                  <w:marLeft w:val="0"/>
                  <w:marRight w:val="0"/>
                  <w:marTop w:val="0"/>
                  <w:marBottom w:val="0"/>
                  <w:divBdr>
                    <w:top w:val="none" w:sz="0" w:space="0" w:color="auto"/>
                    <w:left w:val="none" w:sz="0" w:space="0" w:color="auto"/>
                    <w:bottom w:val="none" w:sz="0" w:space="0" w:color="auto"/>
                    <w:right w:val="none" w:sz="0" w:space="0" w:color="auto"/>
                  </w:divBdr>
                </w:div>
                <w:div w:id="1286888034">
                  <w:marLeft w:val="0"/>
                  <w:marRight w:val="0"/>
                  <w:marTop w:val="0"/>
                  <w:marBottom w:val="0"/>
                  <w:divBdr>
                    <w:top w:val="none" w:sz="0" w:space="0" w:color="auto"/>
                    <w:left w:val="none" w:sz="0" w:space="0" w:color="auto"/>
                    <w:bottom w:val="none" w:sz="0" w:space="0" w:color="auto"/>
                    <w:right w:val="none" w:sz="0" w:space="0" w:color="auto"/>
                  </w:divBdr>
                </w:div>
                <w:div w:id="2104183044">
                  <w:marLeft w:val="0"/>
                  <w:marRight w:val="0"/>
                  <w:marTop w:val="0"/>
                  <w:marBottom w:val="0"/>
                  <w:divBdr>
                    <w:top w:val="none" w:sz="0" w:space="0" w:color="auto"/>
                    <w:left w:val="none" w:sz="0" w:space="0" w:color="auto"/>
                    <w:bottom w:val="none" w:sz="0" w:space="0" w:color="auto"/>
                    <w:right w:val="none" w:sz="0" w:space="0" w:color="auto"/>
                  </w:divBdr>
                </w:div>
                <w:div w:id="1118571277">
                  <w:marLeft w:val="0"/>
                  <w:marRight w:val="0"/>
                  <w:marTop w:val="0"/>
                  <w:marBottom w:val="0"/>
                  <w:divBdr>
                    <w:top w:val="none" w:sz="0" w:space="0" w:color="auto"/>
                    <w:left w:val="none" w:sz="0" w:space="0" w:color="auto"/>
                    <w:bottom w:val="none" w:sz="0" w:space="0" w:color="auto"/>
                    <w:right w:val="none" w:sz="0" w:space="0" w:color="auto"/>
                  </w:divBdr>
                </w:div>
                <w:div w:id="94641762">
                  <w:marLeft w:val="0"/>
                  <w:marRight w:val="0"/>
                  <w:marTop w:val="0"/>
                  <w:marBottom w:val="0"/>
                  <w:divBdr>
                    <w:top w:val="none" w:sz="0" w:space="0" w:color="auto"/>
                    <w:left w:val="none" w:sz="0" w:space="0" w:color="auto"/>
                    <w:bottom w:val="none" w:sz="0" w:space="0" w:color="auto"/>
                    <w:right w:val="none" w:sz="0" w:space="0" w:color="auto"/>
                  </w:divBdr>
                </w:div>
                <w:div w:id="74973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849295">
          <w:marLeft w:val="0"/>
          <w:marRight w:val="0"/>
          <w:marTop w:val="0"/>
          <w:marBottom w:val="0"/>
          <w:divBdr>
            <w:top w:val="none" w:sz="0" w:space="0" w:color="auto"/>
            <w:left w:val="none" w:sz="0" w:space="0" w:color="auto"/>
            <w:bottom w:val="none" w:sz="0" w:space="0" w:color="auto"/>
            <w:right w:val="none" w:sz="0" w:space="0" w:color="auto"/>
          </w:divBdr>
          <w:divsChild>
            <w:div w:id="391006515">
              <w:marLeft w:val="0"/>
              <w:marRight w:val="0"/>
              <w:marTop w:val="0"/>
              <w:marBottom w:val="0"/>
              <w:divBdr>
                <w:top w:val="none" w:sz="0" w:space="0" w:color="auto"/>
                <w:left w:val="none" w:sz="0" w:space="0" w:color="auto"/>
                <w:bottom w:val="none" w:sz="0" w:space="0" w:color="auto"/>
                <w:right w:val="none" w:sz="0" w:space="0" w:color="auto"/>
              </w:divBdr>
              <w:divsChild>
                <w:div w:id="2037271454">
                  <w:marLeft w:val="0"/>
                  <w:marRight w:val="0"/>
                  <w:marTop w:val="0"/>
                  <w:marBottom w:val="0"/>
                  <w:divBdr>
                    <w:top w:val="none" w:sz="0" w:space="0" w:color="auto"/>
                    <w:left w:val="none" w:sz="0" w:space="0" w:color="auto"/>
                    <w:bottom w:val="none" w:sz="0" w:space="0" w:color="auto"/>
                    <w:right w:val="none" w:sz="0" w:space="0" w:color="auto"/>
                  </w:divBdr>
                </w:div>
                <w:div w:id="60181110">
                  <w:marLeft w:val="0"/>
                  <w:marRight w:val="0"/>
                  <w:marTop w:val="0"/>
                  <w:marBottom w:val="0"/>
                  <w:divBdr>
                    <w:top w:val="none" w:sz="0" w:space="0" w:color="auto"/>
                    <w:left w:val="none" w:sz="0" w:space="0" w:color="auto"/>
                    <w:bottom w:val="none" w:sz="0" w:space="0" w:color="auto"/>
                    <w:right w:val="none" w:sz="0" w:space="0" w:color="auto"/>
                  </w:divBdr>
                </w:div>
                <w:div w:id="592784072">
                  <w:marLeft w:val="0"/>
                  <w:marRight w:val="0"/>
                  <w:marTop w:val="0"/>
                  <w:marBottom w:val="0"/>
                  <w:divBdr>
                    <w:top w:val="none" w:sz="0" w:space="0" w:color="auto"/>
                    <w:left w:val="none" w:sz="0" w:space="0" w:color="auto"/>
                    <w:bottom w:val="none" w:sz="0" w:space="0" w:color="auto"/>
                    <w:right w:val="none" w:sz="0" w:space="0" w:color="auto"/>
                  </w:divBdr>
                </w:div>
                <w:div w:id="1017971844">
                  <w:marLeft w:val="0"/>
                  <w:marRight w:val="0"/>
                  <w:marTop w:val="0"/>
                  <w:marBottom w:val="0"/>
                  <w:divBdr>
                    <w:top w:val="none" w:sz="0" w:space="0" w:color="auto"/>
                    <w:left w:val="none" w:sz="0" w:space="0" w:color="auto"/>
                    <w:bottom w:val="none" w:sz="0" w:space="0" w:color="auto"/>
                    <w:right w:val="none" w:sz="0" w:space="0" w:color="auto"/>
                  </w:divBdr>
                </w:div>
                <w:div w:id="1204518715">
                  <w:marLeft w:val="0"/>
                  <w:marRight w:val="0"/>
                  <w:marTop w:val="0"/>
                  <w:marBottom w:val="0"/>
                  <w:divBdr>
                    <w:top w:val="none" w:sz="0" w:space="0" w:color="auto"/>
                    <w:left w:val="none" w:sz="0" w:space="0" w:color="auto"/>
                    <w:bottom w:val="none" w:sz="0" w:space="0" w:color="auto"/>
                    <w:right w:val="none" w:sz="0" w:space="0" w:color="auto"/>
                  </w:divBdr>
                </w:div>
                <w:div w:id="582178096">
                  <w:marLeft w:val="0"/>
                  <w:marRight w:val="0"/>
                  <w:marTop w:val="0"/>
                  <w:marBottom w:val="0"/>
                  <w:divBdr>
                    <w:top w:val="none" w:sz="0" w:space="0" w:color="auto"/>
                    <w:left w:val="none" w:sz="0" w:space="0" w:color="auto"/>
                    <w:bottom w:val="none" w:sz="0" w:space="0" w:color="auto"/>
                    <w:right w:val="none" w:sz="0" w:space="0" w:color="auto"/>
                  </w:divBdr>
                </w:div>
                <w:div w:id="1072779031">
                  <w:marLeft w:val="0"/>
                  <w:marRight w:val="0"/>
                  <w:marTop w:val="0"/>
                  <w:marBottom w:val="0"/>
                  <w:divBdr>
                    <w:top w:val="none" w:sz="0" w:space="0" w:color="auto"/>
                    <w:left w:val="none" w:sz="0" w:space="0" w:color="auto"/>
                    <w:bottom w:val="none" w:sz="0" w:space="0" w:color="auto"/>
                    <w:right w:val="none" w:sz="0" w:space="0" w:color="auto"/>
                  </w:divBdr>
                </w:div>
                <w:div w:id="1286085727">
                  <w:marLeft w:val="0"/>
                  <w:marRight w:val="0"/>
                  <w:marTop w:val="0"/>
                  <w:marBottom w:val="0"/>
                  <w:divBdr>
                    <w:top w:val="none" w:sz="0" w:space="0" w:color="auto"/>
                    <w:left w:val="none" w:sz="0" w:space="0" w:color="auto"/>
                    <w:bottom w:val="none" w:sz="0" w:space="0" w:color="auto"/>
                    <w:right w:val="none" w:sz="0" w:space="0" w:color="auto"/>
                  </w:divBdr>
                </w:div>
                <w:div w:id="2036104970">
                  <w:marLeft w:val="0"/>
                  <w:marRight w:val="0"/>
                  <w:marTop w:val="0"/>
                  <w:marBottom w:val="0"/>
                  <w:divBdr>
                    <w:top w:val="none" w:sz="0" w:space="0" w:color="auto"/>
                    <w:left w:val="none" w:sz="0" w:space="0" w:color="auto"/>
                    <w:bottom w:val="none" w:sz="0" w:space="0" w:color="auto"/>
                    <w:right w:val="none" w:sz="0" w:space="0" w:color="auto"/>
                  </w:divBdr>
                </w:div>
                <w:div w:id="1258445619">
                  <w:marLeft w:val="0"/>
                  <w:marRight w:val="0"/>
                  <w:marTop w:val="0"/>
                  <w:marBottom w:val="0"/>
                  <w:divBdr>
                    <w:top w:val="none" w:sz="0" w:space="0" w:color="auto"/>
                    <w:left w:val="none" w:sz="0" w:space="0" w:color="auto"/>
                    <w:bottom w:val="none" w:sz="0" w:space="0" w:color="auto"/>
                    <w:right w:val="none" w:sz="0" w:space="0" w:color="auto"/>
                  </w:divBdr>
                </w:div>
                <w:div w:id="1726677851">
                  <w:marLeft w:val="0"/>
                  <w:marRight w:val="0"/>
                  <w:marTop w:val="0"/>
                  <w:marBottom w:val="0"/>
                  <w:divBdr>
                    <w:top w:val="none" w:sz="0" w:space="0" w:color="auto"/>
                    <w:left w:val="none" w:sz="0" w:space="0" w:color="auto"/>
                    <w:bottom w:val="none" w:sz="0" w:space="0" w:color="auto"/>
                    <w:right w:val="none" w:sz="0" w:space="0" w:color="auto"/>
                  </w:divBdr>
                </w:div>
                <w:div w:id="938374215">
                  <w:marLeft w:val="0"/>
                  <w:marRight w:val="0"/>
                  <w:marTop w:val="0"/>
                  <w:marBottom w:val="0"/>
                  <w:divBdr>
                    <w:top w:val="none" w:sz="0" w:space="0" w:color="auto"/>
                    <w:left w:val="none" w:sz="0" w:space="0" w:color="auto"/>
                    <w:bottom w:val="none" w:sz="0" w:space="0" w:color="auto"/>
                    <w:right w:val="none" w:sz="0" w:space="0" w:color="auto"/>
                  </w:divBdr>
                </w:div>
                <w:div w:id="1718700644">
                  <w:marLeft w:val="0"/>
                  <w:marRight w:val="0"/>
                  <w:marTop w:val="0"/>
                  <w:marBottom w:val="0"/>
                  <w:divBdr>
                    <w:top w:val="none" w:sz="0" w:space="0" w:color="auto"/>
                    <w:left w:val="none" w:sz="0" w:space="0" w:color="auto"/>
                    <w:bottom w:val="none" w:sz="0" w:space="0" w:color="auto"/>
                    <w:right w:val="none" w:sz="0" w:space="0" w:color="auto"/>
                  </w:divBdr>
                </w:div>
                <w:div w:id="2090153193">
                  <w:marLeft w:val="0"/>
                  <w:marRight w:val="0"/>
                  <w:marTop w:val="0"/>
                  <w:marBottom w:val="0"/>
                  <w:divBdr>
                    <w:top w:val="none" w:sz="0" w:space="0" w:color="auto"/>
                    <w:left w:val="none" w:sz="0" w:space="0" w:color="auto"/>
                    <w:bottom w:val="none" w:sz="0" w:space="0" w:color="auto"/>
                    <w:right w:val="none" w:sz="0" w:space="0" w:color="auto"/>
                  </w:divBdr>
                </w:div>
                <w:div w:id="1660159539">
                  <w:marLeft w:val="0"/>
                  <w:marRight w:val="0"/>
                  <w:marTop w:val="0"/>
                  <w:marBottom w:val="0"/>
                  <w:divBdr>
                    <w:top w:val="none" w:sz="0" w:space="0" w:color="auto"/>
                    <w:left w:val="none" w:sz="0" w:space="0" w:color="auto"/>
                    <w:bottom w:val="none" w:sz="0" w:space="0" w:color="auto"/>
                    <w:right w:val="none" w:sz="0" w:space="0" w:color="auto"/>
                  </w:divBdr>
                </w:div>
                <w:div w:id="1534994239">
                  <w:marLeft w:val="0"/>
                  <w:marRight w:val="0"/>
                  <w:marTop w:val="0"/>
                  <w:marBottom w:val="0"/>
                  <w:divBdr>
                    <w:top w:val="none" w:sz="0" w:space="0" w:color="auto"/>
                    <w:left w:val="none" w:sz="0" w:space="0" w:color="auto"/>
                    <w:bottom w:val="none" w:sz="0" w:space="0" w:color="auto"/>
                    <w:right w:val="none" w:sz="0" w:space="0" w:color="auto"/>
                  </w:divBdr>
                </w:div>
                <w:div w:id="1074471247">
                  <w:marLeft w:val="0"/>
                  <w:marRight w:val="0"/>
                  <w:marTop w:val="0"/>
                  <w:marBottom w:val="0"/>
                  <w:divBdr>
                    <w:top w:val="none" w:sz="0" w:space="0" w:color="auto"/>
                    <w:left w:val="none" w:sz="0" w:space="0" w:color="auto"/>
                    <w:bottom w:val="none" w:sz="0" w:space="0" w:color="auto"/>
                    <w:right w:val="none" w:sz="0" w:space="0" w:color="auto"/>
                  </w:divBdr>
                </w:div>
                <w:div w:id="1932854493">
                  <w:marLeft w:val="0"/>
                  <w:marRight w:val="0"/>
                  <w:marTop w:val="0"/>
                  <w:marBottom w:val="0"/>
                  <w:divBdr>
                    <w:top w:val="none" w:sz="0" w:space="0" w:color="auto"/>
                    <w:left w:val="none" w:sz="0" w:space="0" w:color="auto"/>
                    <w:bottom w:val="none" w:sz="0" w:space="0" w:color="auto"/>
                    <w:right w:val="none" w:sz="0" w:space="0" w:color="auto"/>
                  </w:divBdr>
                </w:div>
                <w:div w:id="775096485">
                  <w:marLeft w:val="0"/>
                  <w:marRight w:val="0"/>
                  <w:marTop w:val="0"/>
                  <w:marBottom w:val="0"/>
                  <w:divBdr>
                    <w:top w:val="none" w:sz="0" w:space="0" w:color="auto"/>
                    <w:left w:val="none" w:sz="0" w:space="0" w:color="auto"/>
                    <w:bottom w:val="none" w:sz="0" w:space="0" w:color="auto"/>
                    <w:right w:val="none" w:sz="0" w:space="0" w:color="auto"/>
                  </w:divBdr>
                </w:div>
                <w:div w:id="901058128">
                  <w:marLeft w:val="0"/>
                  <w:marRight w:val="0"/>
                  <w:marTop w:val="0"/>
                  <w:marBottom w:val="0"/>
                  <w:divBdr>
                    <w:top w:val="none" w:sz="0" w:space="0" w:color="auto"/>
                    <w:left w:val="none" w:sz="0" w:space="0" w:color="auto"/>
                    <w:bottom w:val="none" w:sz="0" w:space="0" w:color="auto"/>
                    <w:right w:val="none" w:sz="0" w:space="0" w:color="auto"/>
                  </w:divBdr>
                </w:div>
                <w:div w:id="780995895">
                  <w:marLeft w:val="0"/>
                  <w:marRight w:val="0"/>
                  <w:marTop w:val="0"/>
                  <w:marBottom w:val="0"/>
                  <w:divBdr>
                    <w:top w:val="none" w:sz="0" w:space="0" w:color="auto"/>
                    <w:left w:val="none" w:sz="0" w:space="0" w:color="auto"/>
                    <w:bottom w:val="none" w:sz="0" w:space="0" w:color="auto"/>
                    <w:right w:val="none" w:sz="0" w:space="0" w:color="auto"/>
                  </w:divBdr>
                </w:div>
                <w:div w:id="359940222">
                  <w:marLeft w:val="0"/>
                  <w:marRight w:val="0"/>
                  <w:marTop w:val="0"/>
                  <w:marBottom w:val="0"/>
                  <w:divBdr>
                    <w:top w:val="none" w:sz="0" w:space="0" w:color="auto"/>
                    <w:left w:val="none" w:sz="0" w:space="0" w:color="auto"/>
                    <w:bottom w:val="none" w:sz="0" w:space="0" w:color="auto"/>
                    <w:right w:val="none" w:sz="0" w:space="0" w:color="auto"/>
                  </w:divBdr>
                </w:div>
                <w:div w:id="922421135">
                  <w:marLeft w:val="0"/>
                  <w:marRight w:val="0"/>
                  <w:marTop w:val="0"/>
                  <w:marBottom w:val="0"/>
                  <w:divBdr>
                    <w:top w:val="none" w:sz="0" w:space="0" w:color="auto"/>
                    <w:left w:val="none" w:sz="0" w:space="0" w:color="auto"/>
                    <w:bottom w:val="none" w:sz="0" w:space="0" w:color="auto"/>
                    <w:right w:val="none" w:sz="0" w:space="0" w:color="auto"/>
                  </w:divBdr>
                </w:div>
                <w:div w:id="324435267">
                  <w:marLeft w:val="0"/>
                  <w:marRight w:val="0"/>
                  <w:marTop w:val="0"/>
                  <w:marBottom w:val="0"/>
                  <w:divBdr>
                    <w:top w:val="none" w:sz="0" w:space="0" w:color="auto"/>
                    <w:left w:val="none" w:sz="0" w:space="0" w:color="auto"/>
                    <w:bottom w:val="none" w:sz="0" w:space="0" w:color="auto"/>
                    <w:right w:val="none" w:sz="0" w:space="0" w:color="auto"/>
                  </w:divBdr>
                </w:div>
                <w:div w:id="372536422">
                  <w:marLeft w:val="0"/>
                  <w:marRight w:val="0"/>
                  <w:marTop w:val="0"/>
                  <w:marBottom w:val="0"/>
                  <w:divBdr>
                    <w:top w:val="none" w:sz="0" w:space="0" w:color="auto"/>
                    <w:left w:val="none" w:sz="0" w:space="0" w:color="auto"/>
                    <w:bottom w:val="none" w:sz="0" w:space="0" w:color="auto"/>
                    <w:right w:val="none" w:sz="0" w:space="0" w:color="auto"/>
                  </w:divBdr>
                </w:div>
                <w:div w:id="703601802">
                  <w:marLeft w:val="0"/>
                  <w:marRight w:val="0"/>
                  <w:marTop w:val="0"/>
                  <w:marBottom w:val="0"/>
                  <w:divBdr>
                    <w:top w:val="none" w:sz="0" w:space="0" w:color="auto"/>
                    <w:left w:val="none" w:sz="0" w:space="0" w:color="auto"/>
                    <w:bottom w:val="none" w:sz="0" w:space="0" w:color="auto"/>
                    <w:right w:val="none" w:sz="0" w:space="0" w:color="auto"/>
                  </w:divBdr>
                </w:div>
                <w:div w:id="2104184482">
                  <w:marLeft w:val="0"/>
                  <w:marRight w:val="0"/>
                  <w:marTop w:val="0"/>
                  <w:marBottom w:val="0"/>
                  <w:divBdr>
                    <w:top w:val="none" w:sz="0" w:space="0" w:color="auto"/>
                    <w:left w:val="none" w:sz="0" w:space="0" w:color="auto"/>
                    <w:bottom w:val="none" w:sz="0" w:space="0" w:color="auto"/>
                    <w:right w:val="none" w:sz="0" w:space="0" w:color="auto"/>
                  </w:divBdr>
                </w:div>
                <w:div w:id="862787859">
                  <w:marLeft w:val="0"/>
                  <w:marRight w:val="0"/>
                  <w:marTop w:val="0"/>
                  <w:marBottom w:val="0"/>
                  <w:divBdr>
                    <w:top w:val="none" w:sz="0" w:space="0" w:color="auto"/>
                    <w:left w:val="none" w:sz="0" w:space="0" w:color="auto"/>
                    <w:bottom w:val="none" w:sz="0" w:space="0" w:color="auto"/>
                    <w:right w:val="none" w:sz="0" w:space="0" w:color="auto"/>
                  </w:divBdr>
                </w:div>
                <w:div w:id="1879122450">
                  <w:marLeft w:val="0"/>
                  <w:marRight w:val="0"/>
                  <w:marTop w:val="0"/>
                  <w:marBottom w:val="0"/>
                  <w:divBdr>
                    <w:top w:val="none" w:sz="0" w:space="0" w:color="auto"/>
                    <w:left w:val="none" w:sz="0" w:space="0" w:color="auto"/>
                    <w:bottom w:val="none" w:sz="0" w:space="0" w:color="auto"/>
                    <w:right w:val="none" w:sz="0" w:space="0" w:color="auto"/>
                  </w:divBdr>
                </w:div>
                <w:div w:id="249699500">
                  <w:marLeft w:val="0"/>
                  <w:marRight w:val="0"/>
                  <w:marTop w:val="0"/>
                  <w:marBottom w:val="0"/>
                  <w:divBdr>
                    <w:top w:val="none" w:sz="0" w:space="0" w:color="auto"/>
                    <w:left w:val="none" w:sz="0" w:space="0" w:color="auto"/>
                    <w:bottom w:val="none" w:sz="0" w:space="0" w:color="auto"/>
                    <w:right w:val="none" w:sz="0" w:space="0" w:color="auto"/>
                  </w:divBdr>
                </w:div>
                <w:div w:id="2004502285">
                  <w:marLeft w:val="0"/>
                  <w:marRight w:val="0"/>
                  <w:marTop w:val="0"/>
                  <w:marBottom w:val="0"/>
                  <w:divBdr>
                    <w:top w:val="none" w:sz="0" w:space="0" w:color="auto"/>
                    <w:left w:val="none" w:sz="0" w:space="0" w:color="auto"/>
                    <w:bottom w:val="none" w:sz="0" w:space="0" w:color="auto"/>
                    <w:right w:val="none" w:sz="0" w:space="0" w:color="auto"/>
                  </w:divBdr>
                </w:div>
                <w:div w:id="1314412627">
                  <w:marLeft w:val="0"/>
                  <w:marRight w:val="0"/>
                  <w:marTop w:val="0"/>
                  <w:marBottom w:val="0"/>
                  <w:divBdr>
                    <w:top w:val="none" w:sz="0" w:space="0" w:color="auto"/>
                    <w:left w:val="none" w:sz="0" w:space="0" w:color="auto"/>
                    <w:bottom w:val="none" w:sz="0" w:space="0" w:color="auto"/>
                    <w:right w:val="none" w:sz="0" w:space="0" w:color="auto"/>
                  </w:divBdr>
                </w:div>
                <w:div w:id="396171031">
                  <w:marLeft w:val="0"/>
                  <w:marRight w:val="0"/>
                  <w:marTop w:val="0"/>
                  <w:marBottom w:val="0"/>
                  <w:divBdr>
                    <w:top w:val="none" w:sz="0" w:space="0" w:color="auto"/>
                    <w:left w:val="none" w:sz="0" w:space="0" w:color="auto"/>
                    <w:bottom w:val="none" w:sz="0" w:space="0" w:color="auto"/>
                    <w:right w:val="none" w:sz="0" w:space="0" w:color="auto"/>
                  </w:divBdr>
                </w:div>
                <w:div w:id="1666278922">
                  <w:marLeft w:val="0"/>
                  <w:marRight w:val="0"/>
                  <w:marTop w:val="0"/>
                  <w:marBottom w:val="0"/>
                  <w:divBdr>
                    <w:top w:val="none" w:sz="0" w:space="0" w:color="auto"/>
                    <w:left w:val="none" w:sz="0" w:space="0" w:color="auto"/>
                    <w:bottom w:val="none" w:sz="0" w:space="0" w:color="auto"/>
                    <w:right w:val="none" w:sz="0" w:space="0" w:color="auto"/>
                  </w:divBdr>
                </w:div>
                <w:div w:id="618142321">
                  <w:marLeft w:val="0"/>
                  <w:marRight w:val="0"/>
                  <w:marTop w:val="0"/>
                  <w:marBottom w:val="0"/>
                  <w:divBdr>
                    <w:top w:val="none" w:sz="0" w:space="0" w:color="auto"/>
                    <w:left w:val="none" w:sz="0" w:space="0" w:color="auto"/>
                    <w:bottom w:val="none" w:sz="0" w:space="0" w:color="auto"/>
                    <w:right w:val="none" w:sz="0" w:space="0" w:color="auto"/>
                  </w:divBdr>
                </w:div>
                <w:div w:id="204015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499203">
          <w:marLeft w:val="0"/>
          <w:marRight w:val="0"/>
          <w:marTop w:val="0"/>
          <w:marBottom w:val="0"/>
          <w:divBdr>
            <w:top w:val="none" w:sz="0" w:space="0" w:color="auto"/>
            <w:left w:val="none" w:sz="0" w:space="0" w:color="auto"/>
            <w:bottom w:val="none" w:sz="0" w:space="0" w:color="auto"/>
            <w:right w:val="none" w:sz="0" w:space="0" w:color="auto"/>
          </w:divBdr>
          <w:divsChild>
            <w:div w:id="130288128">
              <w:marLeft w:val="0"/>
              <w:marRight w:val="0"/>
              <w:marTop w:val="0"/>
              <w:marBottom w:val="0"/>
              <w:divBdr>
                <w:top w:val="none" w:sz="0" w:space="0" w:color="auto"/>
                <w:left w:val="none" w:sz="0" w:space="0" w:color="auto"/>
                <w:bottom w:val="none" w:sz="0" w:space="0" w:color="auto"/>
                <w:right w:val="none" w:sz="0" w:space="0" w:color="auto"/>
              </w:divBdr>
              <w:divsChild>
                <w:div w:id="274410356">
                  <w:marLeft w:val="0"/>
                  <w:marRight w:val="0"/>
                  <w:marTop w:val="0"/>
                  <w:marBottom w:val="0"/>
                  <w:divBdr>
                    <w:top w:val="none" w:sz="0" w:space="0" w:color="auto"/>
                    <w:left w:val="none" w:sz="0" w:space="0" w:color="auto"/>
                    <w:bottom w:val="none" w:sz="0" w:space="0" w:color="auto"/>
                    <w:right w:val="none" w:sz="0" w:space="0" w:color="auto"/>
                  </w:divBdr>
                </w:div>
                <w:div w:id="299581688">
                  <w:marLeft w:val="0"/>
                  <w:marRight w:val="0"/>
                  <w:marTop w:val="0"/>
                  <w:marBottom w:val="0"/>
                  <w:divBdr>
                    <w:top w:val="none" w:sz="0" w:space="0" w:color="auto"/>
                    <w:left w:val="none" w:sz="0" w:space="0" w:color="auto"/>
                    <w:bottom w:val="none" w:sz="0" w:space="0" w:color="auto"/>
                    <w:right w:val="none" w:sz="0" w:space="0" w:color="auto"/>
                  </w:divBdr>
                </w:div>
                <w:div w:id="1960647267">
                  <w:marLeft w:val="0"/>
                  <w:marRight w:val="0"/>
                  <w:marTop w:val="0"/>
                  <w:marBottom w:val="0"/>
                  <w:divBdr>
                    <w:top w:val="none" w:sz="0" w:space="0" w:color="auto"/>
                    <w:left w:val="none" w:sz="0" w:space="0" w:color="auto"/>
                    <w:bottom w:val="none" w:sz="0" w:space="0" w:color="auto"/>
                    <w:right w:val="none" w:sz="0" w:space="0" w:color="auto"/>
                  </w:divBdr>
                </w:div>
                <w:div w:id="1220095918">
                  <w:marLeft w:val="0"/>
                  <w:marRight w:val="0"/>
                  <w:marTop w:val="0"/>
                  <w:marBottom w:val="0"/>
                  <w:divBdr>
                    <w:top w:val="none" w:sz="0" w:space="0" w:color="auto"/>
                    <w:left w:val="none" w:sz="0" w:space="0" w:color="auto"/>
                    <w:bottom w:val="none" w:sz="0" w:space="0" w:color="auto"/>
                    <w:right w:val="none" w:sz="0" w:space="0" w:color="auto"/>
                  </w:divBdr>
                </w:div>
                <w:div w:id="1078020555">
                  <w:marLeft w:val="0"/>
                  <w:marRight w:val="0"/>
                  <w:marTop w:val="0"/>
                  <w:marBottom w:val="0"/>
                  <w:divBdr>
                    <w:top w:val="none" w:sz="0" w:space="0" w:color="auto"/>
                    <w:left w:val="none" w:sz="0" w:space="0" w:color="auto"/>
                    <w:bottom w:val="none" w:sz="0" w:space="0" w:color="auto"/>
                    <w:right w:val="none" w:sz="0" w:space="0" w:color="auto"/>
                  </w:divBdr>
                </w:div>
                <w:div w:id="493491218">
                  <w:marLeft w:val="0"/>
                  <w:marRight w:val="0"/>
                  <w:marTop w:val="0"/>
                  <w:marBottom w:val="0"/>
                  <w:divBdr>
                    <w:top w:val="none" w:sz="0" w:space="0" w:color="auto"/>
                    <w:left w:val="none" w:sz="0" w:space="0" w:color="auto"/>
                    <w:bottom w:val="none" w:sz="0" w:space="0" w:color="auto"/>
                    <w:right w:val="none" w:sz="0" w:space="0" w:color="auto"/>
                  </w:divBdr>
                </w:div>
                <w:div w:id="1970209514">
                  <w:marLeft w:val="0"/>
                  <w:marRight w:val="0"/>
                  <w:marTop w:val="0"/>
                  <w:marBottom w:val="0"/>
                  <w:divBdr>
                    <w:top w:val="none" w:sz="0" w:space="0" w:color="auto"/>
                    <w:left w:val="none" w:sz="0" w:space="0" w:color="auto"/>
                    <w:bottom w:val="none" w:sz="0" w:space="0" w:color="auto"/>
                    <w:right w:val="none" w:sz="0" w:space="0" w:color="auto"/>
                  </w:divBdr>
                </w:div>
                <w:div w:id="1553543678">
                  <w:marLeft w:val="0"/>
                  <w:marRight w:val="0"/>
                  <w:marTop w:val="0"/>
                  <w:marBottom w:val="0"/>
                  <w:divBdr>
                    <w:top w:val="none" w:sz="0" w:space="0" w:color="auto"/>
                    <w:left w:val="none" w:sz="0" w:space="0" w:color="auto"/>
                    <w:bottom w:val="none" w:sz="0" w:space="0" w:color="auto"/>
                    <w:right w:val="none" w:sz="0" w:space="0" w:color="auto"/>
                  </w:divBdr>
                </w:div>
                <w:div w:id="8289744">
                  <w:marLeft w:val="0"/>
                  <w:marRight w:val="0"/>
                  <w:marTop w:val="0"/>
                  <w:marBottom w:val="0"/>
                  <w:divBdr>
                    <w:top w:val="none" w:sz="0" w:space="0" w:color="auto"/>
                    <w:left w:val="none" w:sz="0" w:space="0" w:color="auto"/>
                    <w:bottom w:val="none" w:sz="0" w:space="0" w:color="auto"/>
                    <w:right w:val="none" w:sz="0" w:space="0" w:color="auto"/>
                  </w:divBdr>
                </w:div>
                <w:div w:id="1369718361">
                  <w:marLeft w:val="0"/>
                  <w:marRight w:val="0"/>
                  <w:marTop w:val="0"/>
                  <w:marBottom w:val="0"/>
                  <w:divBdr>
                    <w:top w:val="none" w:sz="0" w:space="0" w:color="auto"/>
                    <w:left w:val="none" w:sz="0" w:space="0" w:color="auto"/>
                    <w:bottom w:val="none" w:sz="0" w:space="0" w:color="auto"/>
                    <w:right w:val="none" w:sz="0" w:space="0" w:color="auto"/>
                  </w:divBdr>
                </w:div>
                <w:div w:id="2051571106">
                  <w:marLeft w:val="0"/>
                  <w:marRight w:val="0"/>
                  <w:marTop w:val="0"/>
                  <w:marBottom w:val="0"/>
                  <w:divBdr>
                    <w:top w:val="none" w:sz="0" w:space="0" w:color="auto"/>
                    <w:left w:val="none" w:sz="0" w:space="0" w:color="auto"/>
                    <w:bottom w:val="none" w:sz="0" w:space="0" w:color="auto"/>
                    <w:right w:val="none" w:sz="0" w:space="0" w:color="auto"/>
                  </w:divBdr>
                </w:div>
                <w:div w:id="1501693832">
                  <w:marLeft w:val="0"/>
                  <w:marRight w:val="0"/>
                  <w:marTop w:val="0"/>
                  <w:marBottom w:val="0"/>
                  <w:divBdr>
                    <w:top w:val="none" w:sz="0" w:space="0" w:color="auto"/>
                    <w:left w:val="none" w:sz="0" w:space="0" w:color="auto"/>
                    <w:bottom w:val="none" w:sz="0" w:space="0" w:color="auto"/>
                    <w:right w:val="none" w:sz="0" w:space="0" w:color="auto"/>
                  </w:divBdr>
                </w:div>
                <w:div w:id="1690519185">
                  <w:marLeft w:val="0"/>
                  <w:marRight w:val="0"/>
                  <w:marTop w:val="0"/>
                  <w:marBottom w:val="0"/>
                  <w:divBdr>
                    <w:top w:val="none" w:sz="0" w:space="0" w:color="auto"/>
                    <w:left w:val="none" w:sz="0" w:space="0" w:color="auto"/>
                    <w:bottom w:val="none" w:sz="0" w:space="0" w:color="auto"/>
                    <w:right w:val="none" w:sz="0" w:space="0" w:color="auto"/>
                  </w:divBdr>
                </w:div>
                <w:div w:id="1070692392">
                  <w:marLeft w:val="0"/>
                  <w:marRight w:val="0"/>
                  <w:marTop w:val="0"/>
                  <w:marBottom w:val="0"/>
                  <w:divBdr>
                    <w:top w:val="none" w:sz="0" w:space="0" w:color="auto"/>
                    <w:left w:val="none" w:sz="0" w:space="0" w:color="auto"/>
                    <w:bottom w:val="none" w:sz="0" w:space="0" w:color="auto"/>
                    <w:right w:val="none" w:sz="0" w:space="0" w:color="auto"/>
                  </w:divBdr>
                </w:div>
                <w:div w:id="1251042272">
                  <w:marLeft w:val="0"/>
                  <w:marRight w:val="0"/>
                  <w:marTop w:val="0"/>
                  <w:marBottom w:val="0"/>
                  <w:divBdr>
                    <w:top w:val="none" w:sz="0" w:space="0" w:color="auto"/>
                    <w:left w:val="none" w:sz="0" w:space="0" w:color="auto"/>
                    <w:bottom w:val="none" w:sz="0" w:space="0" w:color="auto"/>
                    <w:right w:val="none" w:sz="0" w:space="0" w:color="auto"/>
                  </w:divBdr>
                </w:div>
                <w:div w:id="617218549">
                  <w:marLeft w:val="0"/>
                  <w:marRight w:val="0"/>
                  <w:marTop w:val="0"/>
                  <w:marBottom w:val="0"/>
                  <w:divBdr>
                    <w:top w:val="none" w:sz="0" w:space="0" w:color="auto"/>
                    <w:left w:val="none" w:sz="0" w:space="0" w:color="auto"/>
                    <w:bottom w:val="none" w:sz="0" w:space="0" w:color="auto"/>
                    <w:right w:val="none" w:sz="0" w:space="0" w:color="auto"/>
                  </w:divBdr>
                </w:div>
                <w:div w:id="311368847">
                  <w:marLeft w:val="0"/>
                  <w:marRight w:val="0"/>
                  <w:marTop w:val="0"/>
                  <w:marBottom w:val="0"/>
                  <w:divBdr>
                    <w:top w:val="none" w:sz="0" w:space="0" w:color="auto"/>
                    <w:left w:val="none" w:sz="0" w:space="0" w:color="auto"/>
                    <w:bottom w:val="none" w:sz="0" w:space="0" w:color="auto"/>
                    <w:right w:val="none" w:sz="0" w:space="0" w:color="auto"/>
                  </w:divBdr>
                </w:div>
                <w:div w:id="692002758">
                  <w:marLeft w:val="0"/>
                  <w:marRight w:val="0"/>
                  <w:marTop w:val="0"/>
                  <w:marBottom w:val="0"/>
                  <w:divBdr>
                    <w:top w:val="none" w:sz="0" w:space="0" w:color="auto"/>
                    <w:left w:val="none" w:sz="0" w:space="0" w:color="auto"/>
                    <w:bottom w:val="none" w:sz="0" w:space="0" w:color="auto"/>
                    <w:right w:val="none" w:sz="0" w:space="0" w:color="auto"/>
                  </w:divBdr>
                </w:div>
                <w:div w:id="23023381">
                  <w:marLeft w:val="0"/>
                  <w:marRight w:val="0"/>
                  <w:marTop w:val="0"/>
                  <w:marBottom w:val="0"/>
                  <w:divBdr>
                    <w:top w:val="none" w:sz="0" w:space="0" w:color="auto"/>
                    <w:left w:val="none" w:sz="0" w:space="0" w:color="auto"/>
                    <w:bottom w:val="none" w:sz="0" w:space="0" w:color="auto"/>
                    <w:right w:val="none" w:sz="0" w:space="0" w:color="auto"/>
                  </w:divBdr>
                </w:div>
                <w:div w:id="1949383328">
                  <w:marLeft w:val="0"/>
                  <w:marRight w:val="0"/>
                  <w:marTop w:val="0"/>
                  <w:marBottom w:val="0"/>
                  <w:divBdr>
                    <w:top w:val="none" w:sz="0" w:space="0" w:color="auto"/>
                    <w:left w:val="none" w:sz="0" w:space="0" w:color="auto"/>
                    <w:bottom w:val="none" w:sz="0" w:space="0" w:color="auto"/>
                    <w:right w:val="none" w:sz="0" w:space="0" w:color="auto"/>
                  </w:divBdr>
                </w:div>
                <w:div w:id="781336603">
                  <w:marLeft w:val="0"/>
                  <w:marRight w:val="0"/>
                  <w:marTop w:val="0"/>
                  <w:marBottom w:val="0"/>
                  <w:divBdr>
                    <w:top w:val="none" w:sz="0" w:space="0" w:color="auto"/>
                    <w:left w:val="none" w:sz="0" w:space="0" w:color="auto"/>
                    <w:bottom w:val="none" w:sz="0" w:space="0" w:color="auto"/>
                    <w:right w:val="none" w:sz="0" w:space="0" w:color="auto"/>
                  </w:divBdr>
                </w:div>
                <w:div w:id="1676155249">
                  <w:marLeft w:val="0"/>
                  <w:marRight w:val="0"/>
                  <w:marTop w:val="0"/>
                  <w:marBottom w:val="0"/>
                  <w:divBdr>
                    <w:top w:val="none" w:sz="0" w:space="0" w:color="auto"/>
                    <w:left w:val="none" w:sz="0" w:space="0" w:color="auto"/>
                    <w:bottom w:val="none" w:sz="0" w:space="0" w:color="auto"/>
                    <w:right w:val="none" w:sz="0" w:space="0" w:color="auto"/>
                  </w:divBdr>
                </w:div>
                <w:div w:id="165290508">
                  <w:marLeft w:val="0"/>
                  <w:marRight w:val="0"/>
                  <w:marTop w:val="0"/>
                  <w:marBottom w:val="0"/>
                  <w:divBdr>
                    <w:top w:val="none" w:sz="0" w:space="0" w:color="auto"/>
                    <w:left w:val="none" w:sz="0" w:space="0" w:color="auto"/>
                    <w:bottom w:val="none" w:sz="0" w:space="0" w:color="auto"/>
                    <w:right w:val="none" w:sz="0" w:space="0" w:color="auto"/>
                  </w:divBdr>
                </w:div>
                <w:div w:id="937520073">
                  <w:marLeft w:val="0"/>
                  <w:marRight w:val="0"/>
                  <w:marTop w:val="0"/>
                  <w:marBottom w:val="0"/>
                  <w:divBdr>
                    <w:top w:val="none" w:sz="0" w:space="0" w:color="auto"/>
                    <w:left w:val="none" w:sz="0" w:space="0" w:color="auto"/>
                    <w:bottom w:val="none" w:sz="0" w:space="0" w:color="auto"/>
                    <w:right w:val="none" w:sz="0" w:space="0" w:color="auto"/>
                  </w:divBdr>
                </w:div>
                <w:div w:id="544098754">
                  <w:marLeft w:val="0"/>
                  <w:marRight w:val="0"/>
                  <w:marTop w:val="0"/>
                  <w:marBottom w:val="0"/>
                  <w:divBdr>
                    <w:top w:val="none" w:sz="0" w:space="0" w:color="auto"/>
                    <w:left w:val="none" w:sz="0" w:space="0" w:color="auto"/>
                    <w:bottom w:val="none" w:sz="0" w:space="0" w:color="auto"/>
                    <w:right w:val="none" w:sz="0" w:space="0" w:color="auto"/>
                  </w:divBdr>
                </w:div>
                <w:div w:id="1005088882">
                  <w:marLeft w:val="0"/>
                  <w:marRight w:val="0"/>
                  <w:marTop w:val="0"/>
                  <w:marBottom w:val="0"/>
                  <w:divBdr>
                    <w:top w:val="none" w:sz="0" w:space="0" w:color="auto"/>
                    <w:left w:val="none" w:sz="0" w:space="0" w:color="auto"/>
                    <w:bottom w:val="none" w:sz="0" w:space="0" w:color="auto"/>
                    <w:right w:val="none" w:sz="0" w:space="0" w:color="auto"/>
                  </w:divBdr>
                </w:div>
                <w:div w:id="1836069607">
                  <w:marLeft w:val="0"/>
                  <w:marRight w:val="0"/>
                  <w:marTop w:val="0"/>
                  <w:marBottom w:val="0"/>
                  <w:divBdr>
                    <w:top w:val="none" w:sz="0" w:space="0" w:color="auto"/>
                    <w:left w:val="none" w:sz="0" w:space="0" w:color="auto"/>
                    <w:bottom w:val="none" w:sz="0" w:space="0" w:color="auto"/>
                    <w:right w:val="none" w:sz="0" w:space="0" w:color="auto"/>
                  </w:divBdr>
                </w:div>
                <w:div w:id="1834835240">
                  <w:marLeft w:val="0"/>
                  <w:marRight w:val="0"/>
                  <w:marTop w:val="0"/>
                  <w:marBottom w:val="0"/>
                  <w:divBdr>
                    <w:top w:val="none" w:sz="0" w:space="0" w:color="auto"/>
                    <w:left w:val="none" w:sz="0" w:space="0" w:color="auto"/>
                    <w:bottom w:val="none" w:sz="0" w:space="0" w:color="auto"/>
                    <w:right w:val="none" w:sz="0" w:space="0" w:color="auto"/>
                  </w:divBdr>
                </w:div>
                <w:div w:id="2078894140">
                  <w:marLeft w:val="0"/>
                  <w:marRight w:val="0"/>
                  <w:marTop w:val="0"/>
                  <w:marBottom w:val="0"/>
                  <w:divBdr>
                    <w:top w:val="none" w:sz="0" w:space="0" w:color="auto"/>
                    <w:left w:val="none" w:sz="0" w:space="0" w:color="auto"/>
                    <w:bottom w:val="none" w:sz="0" w:space="0" w:color="auto"/>
                    <w:right w:val="none" w:sz="0" w:space="0" w:color="auto"/>
                  </w:divBdr>
                </w:div>
                <w:div w:id="1586457295">
                  <w:marLeft w:val="0"/>
                  <w:marRight w:val="0"/>
                  <w:marTop w:val="0"/>
                  <w:marBottom w:val="0"/>
                  <w:divBdr>
                    <w:top w:val="none" w:sz="0" w:space="0" w:color="auto"/>
                    <w:left w:val="none" w:sz="0" w:space="0" w:color="auto"/>
                    <w:bottom w:val="none" w:sz="0" w:space="0" w:color="auto"/>
                    <w:right w:val="none" w:sz="0" w:space="0" w:color="auto"/>
                  </w:divBdr>
                </w:div>
                <w:div w:id="481502352">
                  <w:marLeft w:val="0"/>
                  <w:marRight w:val="0"/>
                  <w:marTop w:val="0"/>
                  <w:marBottom w:val="0"/>
                  <w:divBdr>
                    <w:top w:val="none" w:sz="0" w:space="0" w:color="auto"/>
                    <w:left w:val="none" w:sz="0" w:space="0" w:color="auto"/>
                    <w:bottom w:val="none" w:sz="0" w:space="0" w:color="auto"/>
                    <w:right w:val="none" w:sz="0" w:space="0" w:color="auto"/>
                  </w:divBdr>
                </w:div>
                <w:div w:id="1149976542">
                  <w:marLeft w:val="0"/>
                  <w:marRight w:val="0"/>
                  <w:marTop w:val="0"/>
                  <w:marBottom w:val="0"/>
                  <w:divBdr>
                    <w:top w:val="none" w:sz="0" w:space="0" w:color="auto"/>
                    <w:left w:val="none" w:sz="0" w:space="0" w:color="auto"/>
                    <w:bottom w:val="none" w:sz="0" w:space="0" w:color="auto"/>
                    <w:right w:val="none" w:sz="0" w:space="0" w:color="auto"/>
                  </w:divBdr>
                </w:div>
                <w:div w:id="1417047663">
                  <w:marLeft w:val="0"/>
                  <w:marRight w:val="0"/>
                  <w:marTop w:val="0"/>
                  <w:marBottom w:val="0"/>
                  <w:divBdr>
                    <w:top w:val="none" w:sz="0" w:space="0" w:color="auto"/>
                    <w:left w:val="none" w:sz="0" w:space="0" w:color="auto"/>
                    <w:bottom w:val="none" w:sz="0" w:space="0" w:color="auto"/>
                    <w:right w:val="none" w:sz="0" w:space="0" w:color="auto"/>
                  </w:divBdr>
                </w:div>
                <w:div w:id="974027511">
                  <w:marLeft w:val="0"/>
                  <w:marRight w:val="0"/>
                  <w:marTop w:val="0"/>
                  <w:marBottom w:val="0"/>
                  <w:divBdr>
                    <w:top w:val="none" w:sz="0" w:space="0" w:color="auto"/>
                    <w:left w:val="none" w:sz="0" w:space="0" w:color="auto"/>
                    <w:bottom w:val="none" w:sz="0" w:space="0" w:color="auto"/>
                    <w:right w:val="none" w:sz="0" w:space="0" w:color="auto"/>
                  </w:divBdr>
                </w:div>
                <w:div w:id="168830789">
                  <w:marLeft w:val="0"/>
                  <w:marRight w:val="0"/>
                  <w:marTop w:val="0"/>
                  <w:marBottom w:val="0"/>
                  <w:divBdr>
                    <w:top w:val="none" w:sz="0" w:space="0" w:color="auto"/>
                    <w:left w:val="none" w:sz="0" w:space="0" w:color="auto"/>
                    <w:bottom w:val="none" w:sz="0" w:space="0" w:color="auto"/>
                    <w:right w:val="none" w:sz="0" w:space="0" w:color="auto"/>
                  </w:divBdr>
                </w:div>
                <w:div w:id="101457449">
                  <w:marLeft w:val="0"/>
                  <w:marRight w:val="0"/>
                  <w:marTop w:val="0"/>
                  <w:marBottom w:val="0"/>
                  <w:divBdr>
                    <w:top w:val="none" w:sz="0" w:space="0" w:color="auto"/>
                    <w:left w:val="none" w:sz="0" w:space="0" w:color="auto"/>
                    <w:bottom w:val="none" w:sz="0" w:space="0" w:color="auto"/>
                    <w:right w:val="none" w:sz="0" w:space="0" w:color="auto"/>
                  </w:divBdr>
                </w:div>
                <w:div w:id="683283998">
                  <w:marLeft w:val="0"/>
                  <w:marRight w:val="0"/>
                  <w:marTop w:val="0"/>
                  <w:marBottom w:val="0"/>
                  <w:divBdr>
                    <w:top w:val="none" w:sz="0" w:space="0" w:color="auto"/>
                    <w:left w:val="none" w:sz="0" w:space="0" w:color="auto"/>
                    <w:bottom w:val="none" w:sz="0" w:space="0" w:color="auto"/>
                    <w:right w:val="none" w:sz="0" w:space="0" w:color="auto"/>
                  </w:divBdr>
                </w:div>
                <w:div w:id="210075551">
                  <w:marLeft w:val="0"/>
                  <w:marRight w:val="0"/>
                  <w:marTop w:val="0"/>
                  <w:marBottom w:val="0"/>
                  <w:divBdr>
                    <w:top w:val="none" w:sz="0" w:space="0" w:color="auto"/>
                    <w:left w:val="none" w:sz="0" w:space="0" w:color="auto"/>
                    <w:bottom w:val="none" w:sz="0" w:space="0" w:color="auto"/>
                    <w:right w:val="none" w:sz="0" w:space="0" w:color="auto"/>
                  </w:divBdr>
                </w:div>
                <w:div w:id="504126636">
                  <w:marLeft w:val="0"/>
                  <w:marRight w:val="0"/>
                  <w:marTop w:val="0"/>
                  <w:marBottom w:val="0"/>
                  <w:divBdr>
                    <w:top w:val="none" w:sz="0" w:space="0" w:color="auto"/>
                    <w:left w:val="none" w:sz="0" w:space="0" w:color="auto"/>
                    <w:bottom w:val="none" w:sz="0" w:space="0" w:color="auto"/>
                    <w:right w:val="none" w:sz="0" w:space="0" w:color="auto"/>
                  </w:divBdr>
                </w:div>
                <w:div w:id="1612198656">
                  <w:marLeft w:val="0"/>
                  <w:marRight w:val="0"/>
                  <w:marTop w:val="0"/>
                  <w:marBottom w:val="0"/>
                  <w:divBdr>
                    <w:top w:val="none" w:sz="0" w:space="0" w:color="auto"/>
                    <w:left w:val="none" w:sz="0" w:space="0" w:color="auto"/>
                    <w:bottom w:val="none" w:sz="0" w:space="0" w:color="auto"/>
                    <w:right w:val="none" w:sz="0" w:space="0" w:color="auto"/>
                  </w:divBdr>
                </w:div>
                <w:div w:id="654332378">
                  <w:marLeft w:val="0"/>
                  <w:marRight w:val="0"/>
                  <w:marTop w:val="0"/>
                  <w:marBottom w:val="0"/>
                  <w:divBdr>
                    <w:top w:val="none" w:sz="0" w:space="0" w:color="auto"/>
                    <w:left w:val="none" w:sz="0" w:space="0" w:color="auto"/>
                    <w:bottom w:val="none" w:sz="0" w:space="0" w:color="auto"/>
                    <w:right w:val="none" w:sz="0" w:space="0" w:color="auto"/>
                  </w:divBdr>
                </w:div>
                <w:div w:id="937523908">
                  <w:marLeft w:val="0"/>
                  <w:marRight w:val="0"/>
                  <w:marTop w:val="0"/>
                  <w:marBottom w:val="0"/>
                  <w:divBdr>
                    <w:top w:val="none" w:sz="0" w:space="0" w:color="auto"/>
                    <w:left w:val="none" w:sz="0" w:space="0" w:color="auto"/>
                    <w:bottom w:val="none" w:sz="0" w:space="0" w:color="auto"/>
                    <w:right w:val="none" w:sz="0" w:space="0" w:color="auto"/>
                  </w:divBdr>
                </w:div>
                <w:div w:id="1397626438">
                  <w:marLeft w:val="0"/>
                  <w:marRight w:val="0"/>
                  <w:marTop w:val="0"/>
                  <w:marBottom w:val="0"/>
                  <w:divBdr>
                    <w:top w:val="none" w:sz="0" w:space="0" w:color="auto"/>
                    <w:left w:val="none" w:sz="0" w:space="0" w:color="auto"/>
                    <w:bottom w:val="none" w:sz="0" w:space="0" w:color="auto"/>
                    <w:right w:val="none" w:sz="0" w:space="0" w:color="auto"/>
                  </w:divBdr>
                </w:div>
                <w:div w:id="346100184">
                  <w:marLeft w:val="0"/>
                  <w:marRight w:val="0"/>
                  <w:marTop w:val="0"/>
                  <w:marBottom w:val="0"/>
                  <w:divBdr>
                    <w:top w:val="none" w:sz="0" w:space="0" w:color="auto"/>
                    <w:left w:val="none" w:sz="0" w:space="0" w:color="auto"/>
                    <w:bottom w:val="none" w:sz="0" w:space="0" w:color="auto"/>
                    <w:right w:val="none" w:sz="0" w:space="0" w:color="auto"/>
                  </w:divBdr>
                </w:div>
                <w:div w:id="669450789">
                  <w:marLeft w:val="0"/>
                  <w:marRight w:val="0"/>
                  <w:marTop w:val="0"/>
                  <w:marBottom w:val="0"/>
                  <w:divBdr>
                    <w:top w:val="none" w:sz="0" w:space="0" w:color="auto"/>
                    <w:left w:val="none" w:sz="0" w:space="0" w:color="auto"/>
                    <w:bottom w:val="none" w:sz="0" w:space="0" w:color="auto"/>
                    <w:right w:val="none" w:sz="0" w:space="0" w:color="auto"/>
                  </w:divBdr>
                </w:div>
                <w:div w:id="1057627272">
                  <w:marLeft w:val="0"/>
                  <w:marRight w:val="0"/>
                  <w:marTop w:val="0"/>
                  <w:marBottom w:val="0"/>
                  <w:divBdr>
                    <w:top w:val="none" w:sz="0" w:space="0" w:color="auto"/>
                    <w:left w:val="none" w:sz="0" w:space="0" w:color="auto"/>
                    <w:bottom w:val="none" w:sz="0" w:space="0" w:color="auto"/>
                    <w:right w:val="none" w:sz="0" w:space="0" w:color="auto"/>
                  </w:divBdr>
                </w:div>
                <w:div w:id="211502422">
                  <w:marLeft w:val="0"/>
                  <w:marRight w:val="0"/>
                  <w:marTop w:val="0"/>
                  <w:marBottom w:val="0"/>
                  <w:divBdr>
                    <w:top w:val="none" w:sz="0" w:space="0" w:color="auto"/>
                    <w:left w:val="none" w:sz="0" w:space="0" w:color="auto"/>
                    <w:bottom w:val="none" w:sz="0" w:space="0" w:color="auto"/>
                    <w:right w:val="none" w:sz="0" w:space="0" w:color="auto"/>
                  </w:divBdr>
                </w:div>
                <w:div w:id="295643876">
                  <w:marLeft w:val="0"/>
                  <w:marRight w:val="0"/>
                  <w:marTop w:val="0"/>
                  <w:marBottom w:val="0"/>
                  <w:divBdr>
                    <w:top w:val="none" w:sz="0" w:space="0" w:color="auto"/>
                    <w:left w:val="none" w:sz="0" w:space="0" w:color="auto"/>
                    <w:bottom w:val="none" w:sz="0" w:space="0" w:color="auto"/>
                    <w:right w:val="none" w:sz="0" w:space="0" w:color="auto"/>
                  </w:divBdr>
                </w:div>
                <w:div w:id="126555112">
                  <w:marLeft w:val="0"/>
                  <w:marRight w:val="0"/>
                  <w:marTop w:val="0"/>
                  <w:marBottom w:val="0"/>
                  <w:divBdr>
                    <w:top w:val="none" w:sz="0" w:space="0" w:color="auto"/>
                    <w:left w:val="none" w:sz="0" w:space="0" w:color="auto"/>
                    <w:bottom w:val="none" w:sz="0" w:space="0" w:color="auto"/>
                    <w:right w:val="none" w:sz="0" w:space="0" w:color="auto"/>
                  </w:divBdr>
                </w:div>
                <w:div w:id="798719827">
                  <w:marLeft w:val="0"/>
                  <w:marRight w:val="0"/>
                  <w:marTop w:val="0"/>
                  <w:marBottom w:val="0"/>
                  <w:divBdr>
                    <w:top w:val="none" w:sz="0" w:space="0" w:color="auto"/>
                    <w:left w:val="none" w:sz="0" w:space="0" w:color="auto"/>
                    <w:bottom w:val="none" w:sz="0" w:space="0" w:color="auto"/>
                    <w:right w:val="none" w:sz="0" w:space="0" w:color="auto"/>
                  </w:divBdr>
                </w:div>
                <w:div w:id="1206527300">
                  <w:marLeft w:val="0"/>
                  <w:marRight w:val="0"/>
                  <w:marTop w:val="0"/>
                  <w:marBottom w:val="0"/>
                  <w:divBdr>
                    <w:top w:val="none" w:sz="0" w:space="0" w:color="auto"/>
                    <w:left w:val="none" w:sz="0" w:space="0" w:color="auto"/>
                    <w:bottom w:val="none" w:sz="0" w:space="0" w:color="auto"/>
                    <w:right w:val="none" w:sz="0" w:space="0" w:color="auto"/>
                  </w:divBdr>
                </w:div>
                <w:div w:id="1040519449">
                  <w:marLeft w:val="0"/>
                  <w:marRight w:val="0"/>
                  <w:marTop w:val="0"/>
                  <w:marBottom w:val="0"/>
                  <w:divBdr>
                    <w:top w:val="none" w:sz="0" w:space="0" w:color="auto"/>
                    <w:left w:val="none" w:sz="0" w:space="0" w:color="auto"/>
                    <w:bottom w:val="none" w:sz="0" w:space="0" w:color="auto"/>
                    <w:right w:val="none" w:sz="0" w:space="0" w:color="auto"/>
                  </w:divBdr>
                </w:div>
                <w:div w:id="1845895811">
                  <w:marLeft w:val="0"/>
                  <w:marRight w:val="0"/>
                  <w:marTop w:val="0"/>
                  <w:marBottom w:val="0"/>
                  <w:divBdr>
                    <w:top w:val="none" w:sz="0" w:space="0" w:color="auto"/>
                    <w:left w:val="none" w:sz="0" w:space="0" w:color="auto"/>
                    <w:bottom w:val="none" w:sz="0" w:space="0" w:color="auto"/>
                    <w:right w:val="none" w:sz="0" w:space="0" w:color="auto"/>
                  </w:divBdr>
                </w:div>
                <w:div w:id="533277207">
                  <w:marLeft w:val="0"/>
                  <w:marRight w:val="0"/>
                  <w:marTop w:val="0"/>
                  <w:marBottom w:val="0"/>
                  <w:divBdr>
                    <w:top w:val="none" w:sz="0" w:space="0" w:color="auto"/>
                    <w:left w:val="none" w:sz="0" w:space="0" w:color="auto"/>
                    <w:bottom w:val="none" w:sz="0" w:space="0" w:color="auto"/>
                    <w:right w:val="none" w:sz="0" w:space="0" w:color="auto"/>
                  </w:divBdr>
                </w:div>
                <w:div w:id="1031229661">
                  <w:marLeft w:val="0"/>
                  <w:marRight w:val="0"/>
                  <w:marTop w:val="0"/>
                  <w:marBottom w:val="0"/>
                  <w:divBdr>
                    <w:top w:val="none" w:sz="0" w:space="0" w:color="auto"/>
                    <w:left w:val="none" w:sz="0" w:space="0" w:color="auto"/>
                    <w:bottom w:val="none" w:sz="0" w:space="0" w:color="auto"/>
                    <w:right w:val="none" w:sz="0" w:space="0" w:color="auto"/>
                  </w:divBdr>
                </w:div>
                <w:div w:id="1139415026">
                  <w:marLeft w:val="0"/>
                  <w:marRight w:val="0"/>
                  <w:marTop w:val="0"/>
                  <w:marBottom w:val="0"/>
                  <w:divBdr>
                    <w:top w:val="none" w:sz="0" w:space="0" w:color="auto"/>
                    <w:left w:val="none" w:sz="0" w:space="0" w:color="auto"/>
                    <w:bottom w:val="none" w:sz="0" w:space="0" w:color="auto"/>
                    <w:right w:val="none" w:sz="0" w:space="0" w:color="auto"/>
                  </w:divBdr>
                </w:div>
                <w:div w:id="557203739">
                  <w:marLeft w:val="0"/>
                  <w:marRight w:val="0"/>
                  <w:marTop w:val="0"/>
                  <w:marBottom w:val="0"/>
                  <w:divBdr>
                    <w:top w:val="none" w:sz="0" w:space="0" w:color="auto"/>
                    <w:left w:val="none" w:sz="0" w:space="0" w:color="auto"/>
                    <w:bottom w:val="none" w:sz="0" w:space="0" w:color="auto"/>
                    <w:right w:val="none" w:sz="0" w:space="0" w:color="auto"/>
                  </w:divBdr>
                </w:div>
                <w:div w:id="1274048309">
                  <w:marLeft w:val="0"/>
                  <w:marRight w:val="0"/>
                  <w:marTop w:val="0"/>
                  <w:marBottom w:val="0"/>
                  <w:divBdr>
                    <w:top w:val="none" w:sz="0" w:space="0" w:color="auto"/>
                    <w:left w:val="none" w:sz="0" w:space="0" w:color="auto"/>
                    <w:bottom w:val="none" w:sz="0" w:space="0" w:color="auto"/>
                    <w:right w:val="none" w:sz="0" w:space="0" w:color="auto"/>
                  </w:divBdr>
                </w:div>
                <w:div w:id="1860312376">
                  <w:marLeft w:val="0"/>
                  <w:marRight w:val="0"/>
                  <w:marTop w:val="0"/>
                  <w:marBottom w:val="0"/>
                  <w:divBdr>
                    <w:top w:val="none" w:sz="0" w:space="0" w:color="auto"/>
                    <w:left w:val="none" w:sz="0" w:space="0" w:color="auto"/>
                    <w:bottom w:val="none" w:sz="0" w:space="0" w:color="auto"/>
                    <w:right w:val="none" w:sz="0" w:space="0" w:color="auto"/>
                  </w:divBdr>
                </w:div>
                <w:div w:id="1980186664">
                  <w:marLeft w:val="0"/>
                  <w:marRight w:val="0"/>
                  <w:marTop w:val="0"/>
                  <w:marBottom w:val="0"/>
                  <w:divBdr>
                    <w:top w:val="none" w:sz="0" w:space="0" w:color="auto"/>
                    <w:left w:val="none" w:sz="0" w:space="0" w:color="auto"/>
                    <w:bottom w:val="none" w:sz="0" w:space="0" w:color="auto"/>
                    <w:right w:val="none" w:sz="0" w:space="0" w:color="auto"/>
                  </w:divBdr>
                </w:div>
                <w:div w:id="1411544372">
                  <w:marLeft w:val="0"/>
                  <w:marRight w:val="0"/>
                  <w:marTop w:val="0"/>
                  <w:marBottom w:val="0"/>
                  <w:divBdr>
                    <w:top w:val="none" w:sz="0" w:space="0" w:color="auto"/>
                    <w:left w:val="none" w:sz="0" w:space="0" w:color="auto"/>
                    <w:bottom w:val="none" w:sz="0" w:space="0" w:color="auto"/>
                    <w:right w:val="none" w:sz="0" w:space="0" w:color="auto"/>
                  </w:divBdr>
                </w:div>
                <w:div w:id="211046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276456">
          <w:marLeft w:val="0"/>
          <w:marRight w:val="0"/>
          <w:marTop w:val="0"/>
          <w:marBottom w:val="0"/>
          <w:divBdr>
            <w:top w:val="none" w:sz="0" w:space="0" w:color="auto"/>
            <w:left w:val="none" w:sz="0" w:space="0" w:color="auto"/>
            <w:bottom w:val="none" w:sz="0" w:space="0" w:color="auto"/>
            <w:right w:val="none" w:sz="0" w:space="0" w:color="auto"/>
          </w:divBdr>
          <w:divsChild>
            <w:div w:id="409233840">
              <w:marLeft w:val="0"/>
              <w:marRight w:val="0"/>
              <w:marTop w:val="0"/>
              <w:marBottom w:val="0"/>
              <w:divBdr>
                <w:top w:val="none" w:sz="0" w:space="0" w:color="auto"/>
                <w:left w:val="none" w:sz="0" w:space="0" w:color="auto"/>
                <w:bottom w:val="none" w:sz="0" w:space="0" w:color="auto"/>
                <w:right w:val="none" w:sz="0" w:space="0" w:color="auto"/>
              </w:divBdr>
              <w:divsChild>
                <w:div w:id="1750425292">
                  <w:marLeft w:val="0"/>
                  <w:marRight w:val="0"/>
                  <w:marTop w:val="0"/>
                  <w:marBottom w:val="0"/>
                  <w:divBdr>
                    <w:top w:val="none" w:sz="0" w:space="0" w:color="auto"/>
                    <w:left w:val="none" w:sz="0" w:space="0" w:color="auto"/>
                    <w:bottom w:val="none" w:sz="0" w:space="0" w:color="auto"/>
                    <w:right w:val="none" w:sz="0" w:space="0" w:color="auto"/>
                  </w:divBdr>
                </w:div>
                <w:div w:id="1836260204">
                  <w:marLeft w:val="0"/>
                  <w:marRight w:val="0"/>
                  <w:marTop w:val="0"/>
                  <w:marBottom w:val="0"/>
                  <w:divBdr>
                    <w:top w:val="none" w:sz="0" w:space="0" w:color="auto"/>
                    <w:left w:val="none" w:sz="0" w:space="0" w:color="auto"/>
                    <w:bottom w:val="none" w:sz="0" w:space="0" w:color="auto"/>
                    <w:right w:val="none" w:sz="0" w:space="0" w:color="auto"/>
                  </w:divBdr>
                </w:div>
                <w:div w:id="233127402">
                  <w:marLeft w:val="0"/>
                  <w:marRight w:val="0"/>
                  <w:marTop w:val="0"/>
                  <w:marBottom w:val="0"/>
                  <w:divBdr>
                    <w:top w:val="none" w:sz="0" w:space="0" w:color="auto"/>
                    <w:left w:val="none" w:sz="0" w:space="0" w:color="auto"/>
                    <w:bottom w:val="none" w:sz="0" w:space="0" w:color="auto"/>
                    <w:right w:val="none" w:sz="0" w:space="0" w:color="auto"/>
                  </w:divBdr>
                </w:div>
                <w:div w:id="1430351146">
                  <w:marLeft w:val="0"/>
                  <w:marRight w:val="0"/>
                  <w:marTop w:val="0"/>
                  <w:marBottom w:val="0"/>
                  <w:divBdr>
                    <w:top w:val="none" w:sz="0" w:space="0" w:color="auto"/>
                    <w:left w:val="none" w:sz="0" w:space="0" w:color="auto"/>
                    <w:bottom w:val="none" w:sz="0" w:space="0" w:color="auto"/>
                    <w:right w:val="none" w:sz="0" w:space="0" w:color="auto"/>
                  </w:divBdr>
                </w:div>
                <w:div w:id="146749233">
                  <w:marLeft w:val="0"/>
                  <w:marRight w:val="0"/>
                  <w:marTop w:val="0"/>
                  <w:marBottom w:val="0"/>
                  <w:divBdr>
                    <w:top w:val="none" w:sz="0" w:space="0" w:color="auto"/>
                    <w:left w:val="none" w:sz="0" w:space="0" w:color="auto"/>
                    <w:bottom w:val="none" w:sz="0" w:space="0" w:color="auto"/>
                    <w:right w:val="none" w:sz="0" w:space="0" w:color="auto"/>
                  </w:divBdr>
                </w:div>
                <w:div w:id="1633635485">
                  <w:marLeft w:val="0"/>
                  <w:marRight w:val="0"/>
                  <w:marTop w:val="0"/>
                  <w:marBottom w:val="0"/>
                  <w:divBdr>
                    <w:top w:val="none" w:sz="0" w:space="0" w:color="auto"/>
                    <w:left w:val="none" w:sz="0" w:space="0" w:color="auto"/>
                    <w:bottom w:val="none" w:sz="0" w:space="0" w:color="auto"/>
                    <w:right w:val="none" w:sz="0" w:space="0" w:color="auto"/>
                  </w:divBdr>
                </w:div>
                <w:div w:id="894316767">
                  <w:marLeft w:val="0"/>
                  <w:marRight w:val="0"/>
                  <w:marTop w:val="0"/>
                  <w:marBottom w:val="0"/>
                  <w:divBdr>
                    <w:top w:val="none" w:sz="0" w:space="0" w:color="auto"/>
                    <w:left w:val="none" w:sz="0" w:space="0" w:color="auto"/>
                    <w:bottom w:val="none" w:sz="0" w:space="0" w:color="auto"/>
                    <w:right w:val="none" w:sz="0" w:space="0" w:color="auto"/>
                  </w:divBdr>
                </w:div>
                <w:div w:id="1905985888">
                  <w:marLeft w:val="0"/>
                  <w:marRight w:val="0"/>
                  <w:marTop w:val="0"/>
                  <w:marBottom w:val="0"/>
                  <w:divBdr>
                    <w:top w:val="none" w:sz="0" w:space="0" w:color="auto"/>
                    <w:left w:val="none" w:sz="0" w:space="0" w:color="auto"/>
                    <w:bottom w:val="none" w:sz="0" w:space="0" w:color="auto"/>
                    <w:right w:val="none" w:sz="0" w:space="0" w:color="auto"/>
                  </w:divBdr>
                </w:div>
                <w:div w:id="1021862081">
                  <w:marLeft w:val="0"/>
                  <w:marRight w:val="0"/>
                  <w:marTop w:val="0"/>
                  <w:marBottom w:val="0"/>
                  <w:divBdr>
                    <w:top w:val="none" w:sz="0" w:space="0" w:color="auto"/>
                    <w:left w:val="none" w:sz="0" w:space="0" w:color="auto"/>
                    <w:bottom w:val="none" w:sz="0" w:space="0" w:color="auto"/>
                    <w:right w:val="none" w:sz="0" w:space="0" w:color="auto"/>
                  </w:divBdr>
                </w:div>
                <w:div w:id="1871142600">
                  <w:marLeft w:val="0"/>
                  <w:marRight w:val="0"/>
                  <w:marTop w:val="0"/>
                  <w:marBottom w:val="0"/>
                  <w:divBdr>
                    <w:top w:val="none" w:sz="0" w:space="0" w:color="auto"/>
                    <w:left w:val="none" w:sz="0" w:space="0" w:color="auto"/>
                    <w:bottom w:val="none" w:sz="0" w:space="0" w:color="auto"/>
                    <w:right w:val="none" w:sz="0" w:space="0" w:color="auto"/>
                  </w:divBdr>
                </w:div>
                <w:div w:id="866135236">
                  <w:marLeft w:val="0"/>
                  <w:marRight w:val="0"/>
                  <w:marTop w:val="0"/>
                  <w:marBottom w:val="0"/>
                  <w:divBdr>
                    <w:top w:val="none" w:sz="0" w:space="0" w:color="auto"/>
                    <w:left w:val="none" w:sz="0" w:space="0" w:color="auto"/>
                    <w:bottom w:val="none" w:sz="0" w:space="0" w:color="auto"/>
                    <w:right w:val="none" w:sz="0" w:space="0" w:color="auto"/>
                  </w:divBdr>
                </w:div>
                <w:div w:id="1817405709">
                  <w:marLeft w:val="0"/>
                  <w:marRight w:val="0"/>
                  <w:marTop w:val="0"/>
                  <w:marBottom w:val="0"/>
                  <w:divBdr>
                    <w:top w:val="none" w:sz="0" w:space="0" w:color="auto"/>
                    <w:left w:val="none" w:sz="0" w:space="0" w:color="auto"/>
                    <w:bottom w:val="none" w:sz="0" w:space="0" w:color="auto"/>
                    <w:right w:val="none" w:sz="0" w:space="0" w:color="auto"/>
                  </w:divBdr>
                </w:div>
                <w:div w:id="1379551458">
                  <w:marLeft w:val="0"/>
                  <w:marRight w:val="0"/>
                  <w:marTop w:val="0"/>
                  <w:marBottom w:val="0"/>
                  <w:divBdr>
                    <w:top w:val="none" w:sz="0" w:space="0" w:color="auto"/>
                    <w:left w:val="none" w:sz="0" w:space="0" w:color="auto"/>
                    <w:bottom w:val="none" w:sz="0" w:space="0" w:color="auto"/>
                    <w:right w:val="none" w:sz="0" w:space="0" w:color="auto"/>
                  </w:divBdr>
                </w:div>
                <w:div w:id="308289202">
                  <w:marLeft w:val="0"/>
                  <w:marRight w:val="0"/>
                  <w:marTop w:val="0"/>
                  <w:marBottom w:val="0"/>
                  <w:divBdr>
                    <w:top w:val="none" w:sz="0" w:space="0" w:color="auto"/>
                    <w:left w:val="none" w:sz="0" w:space="0" w:color="auto"/>
                    <w:bottom w:val="none" w:sz="0" w:space="0" w:color="auto"/>
                    <w:right w:val="none" w:sz="0" w:space="0" w:color="auto"/>
                  </w:divBdr>
                </w:div>
                <w:div w:id="624579060">
                  <w:marLeft w:val="0"/>
                  <w:marRight w:val="0"/>
                  <w:marTop w:val="0"/>
                  <w:marBottom w:val="0"/>
                  <w:divBdr>
                    <w:top w:val="none" w:sz="0" w:space="0" w:color="auto"/>
                    <w:left w:val="none" w:sz="0" w:space="0" w:color="auto"/>
                    <w:bottom w:val="none" w:sz="0" w:space="0" w:color="auto"/>
                    <w:right w:val="none" w:sz="0" w:space="0" w:color="auto"/>
                  </w:divBdr>
                </w:div>
                <w:div w:id="262032204">
                  <w:marLeft w:val="0"/>
                  <w:marRight w:val="0"/>
                  <w:marTop w:val="0"/>
                  <w:marBottom w:val="0"/>
                  <w:divBdr>
                    <w:top w:val="none" w:sz="0" w:space="0" w:color="auto"/>
                    <w:left w:val="none" w:sz="0" w:space="0" w:color="auto"/>
                    <w:bottom w:val="none" w:sz="0" w:space="0" w:color="auto"/>
                    <w:right w:val="none" w:sz="0" w:space="0" w:color="auto"/>
                  </w:divBdr>
                </w:div>
                <w:div w:id="800880427">
                  <w:marLeft w:val="0"/>
                  <w:marRight w:val="0"/>
                  <w:marTop w:val="0"/>
                  <w:marBottom w:val="0"/>
                  <w:divBdr>
                    <w:top w:val="none" w:sz="0" w:space="0" w:color="auto"/>
                    <w:left w:val="none" w:sz="0" w:space="0" w:color="auto"/>
                    <w:bottom w:val="none" w:sz="0" w:space="0" w:color="auto"/>
                    <w:right w:val="none" w:sz="0" w:space="0" w:color="auto"/>
                  </w:divBdr>
                </w:div>
                <w:div w:id="1517422801">
                  <w:marLeft w:val="0"/>
                  <w:marRight w:val="0"/>
                  <w:marTop w:val="0"/>
                  <w:marBottom w:val="0"/>
                  <w:divBdr>
                    <w:top w:val="none" w:sz="0" w:space="0" w:color="auto"/>
                    <w:left w:val="none" w:sz="0" w:space="0" w:color="auto"/>
                    <w:bottom w:val="none" w:sz="0" w:space="0" w:color="auto"/>
                    <w:right w:val="none" w:sz="0" w:space="0" w:color="auto"/>
                  </w:divBdr>
                </w:div>
                <w:div w:id="1106579826">
                  <w:marLeft w:val="0"/>
                  <w:marRight w:val="0"/>
                  <w:marTop w:val="0"/>
                  <w:marBottom w:val="0"/>
                  <w:divBdr>
                    <w:top w:val="none" w:sz="0" w:space="0" w:color="auto"/>
                    <w:left w:val="none" w:sz="0" w:space="0" w:color="auto"/>
                    <w:bottom w:val="none" w:sz="0" w:space="0" w:color="auto"/>
                    <w:right w:val="none" w:sz="0" w:space="0" w:color="auto"/>
                  </w:divBdr>
                </w:div>
                <w:div w:id="1446925435">
                  <w:marLeft w:val="0"/>
                  <w:marRight w:val="0"/>
                  <w:marTop w:val="0"/>
                  <w:marBottom w:val="0"/>
                  <w:divBdr>
                    <w:top w:val="none" w:sz="0" w:space="0" w:color="auto"/>
                    <w:left w:val="none" w:sz="0" w:space="0" w:color="auto"/>
                    <w:bottom w:val="none" w:sz="0" w:space="0" w:color="auto"/>
                    <w:right w:val="none" w:sz="0" w:space="0" w:color="auto"/>
                  </w:divBdr>
                </w:div>
                <w:div w:id="489643366">
                  <w:marLeft w:val="0"/>
                  <w:marRight w:val="0"/>
                  <w:marTop w:val="0"/>
                  <w:marBottom w:val="0"/>
                  <w:divBdr>
                    <w:top w:val="none" w:sz="0" w:space="0" w:color="auto"/>
                    <w:left w:val="none" w:sz="0" w:space="0" w:color="auto"/>
                    <w:bottom w:val="none" w:sz="0" w:space="0" w:color="auto"/>
                    <w:right w:val="none" w:sz="0" w:space="0" w:color="auto"/>
                  </w:divBdr>
                </w:div>
                <w:div w:id="1139301027">
                  <w:marLeft w:val="0"/>
                  <w:marRight w:val="0"/>
                  <w:marTop w:val="0"/>
                  <w:marBottom w:val="0"/>
                  <w:divBdr>
                    <w:top w:val="none" w:sz="0" w:space="0" w:color="auto"/>
                    <w:left w:val="none" w:sz="0" w:space="0" w:color="auto"/>
                    <w:bottom w:val="none" w:sz="0" w:space="0" w:color="auto"/>
                    <w:right w:val="none" w:sz="0" w:space="0" w:color="auto"/>
                  </w:divBdr>
                </w:div>
                <w:div w:id="1279869073">
                  <w:marLeft w:val="0"/>
                  <w:marRight w:val="0"/>
                  <w:marTop w:val="0"/>
                  <w:marBottom w:val="0"/>
                  <w:divBdr>
                    <w:top w:val="none" w:sz="0" w:space="0" w:color="auto"/>
                    <w:left w:val="none" w:sz="0" w:space="0" w:color="auto"/>
                    <w:bottom w:val="none" w:sz="0" w:space="0" w:color="auto"/>
                    <w:right w:val="none" w:sz="0" w:space="0" w:color="auto"/>
                  </w:divBdr>
                </w:div>
                <w:div w:id="587731753">
                  <w:marLeft w:val="0"/>
                  <w:marRight w:val="0"/>
                  <w:marTop w:val="0"/>
                  <w:marBottom w:val="0"/>
                  <w:divBdr>
                    <w:top w:val="none" w:sz="0" w:space="0" w:color="auto"/>
                    <w:left w:val="none" w:sz="0" w:space="0" w:color="auto"/>
                    <w:bottom w:val="none" w:sz="0" w:space="0" w:color="auto"/>
                    <w:right w:val="none" w:sz="0" w:space="0" w:color="auto"/>
                  </w:divBdr>
                </w:div>
                <w:div w:id="562525476">
                  <w:marLeft w:val="0"/>
                  <w:marRight w:val="0"/>
                  <w:marTop w:val="0"/>
                  <w:marBottom w:val="0"/>
                  <w:divBdr>
                    <w:top w:val="none" w:sz="0" w:space="0" w:color="auto"/>
                    <w:left w:val="none" w:sz="0" w:space="0" w:color="auto"/>
                    <w:bottom w:val="none" w:sz="0" w:space="0" w:color="auto"/>
                    <w:right w:val="none" w:sz="0" w:space="0" w:color="auto"/>
                  </w:divBdr>
                </w:div>
                <w:div w:id="283776033">
                  <w:marLeft w:val="0"/>
                  <w:marRight w:val="0"/>
                  <w:marTop w:val="0"/>
                  <w:marBottom w:val="0"/>
                  <w:divBdr>
                    <w:top w:val="none" w:sz="0" w:space="0" w:color="auto"/>
                    <w:left w:val="none" w:sz="0" w:space="0" w:color="auto"/>
                    <w:bottom w:val="none" w:sz="0" w:space="0" w:color="auto"/>
                    <w:right w:val="none" w:sz="0" w:space="0" w:color="auto"/>
                  </w:divBdr>
                </w:div>
                <w:div w:id="1300649547">
                  <w:marLeft w:val="0"/>
                  <w:marRight w:val="0"/>
                  <w:marTop w:val="0"/>
                  <w:marBottom w:val="0"/>
                  <w:divBdr>
                    <w:top w:val="none" w:sz="0" w:space="0" w:color="auto"/>
                    <w:left w:val="none" w:sz="0" w:space="0" w:color="auto"/>
                    <w:bottom w:val="none" w:sz="0" w:space="0" w:color="auto"/>
                    <w:right w:val="none" w:sz="0" w:space="0" w:color="auto"/>
                  </w:divBdr>
                </w:div>
                <w:div w:id="749667396">
                  <w:marLeft w:val="0"/>
                  <w:marRight w:val="0"/>
                  <w:marTop w:val="0"/>
                  <w:marBottom w:val="0"/>
                  <w:divBdr>
                    <w:top w:val="none" w:sz="0" w:space="0" w:color="auto"/>
                    <w:left w:val="none" w:sz="0" w:space="0" w:color="auto"/>
                    <w:bottom w:val="none" w:sz="0" w:space="0" w:color="auto"/>
                    <w:right w:val="none" w:sz="0" w:space="0" w:color="auto"/>
                  </w:divBdr>
                </w:div>
                <w:div w:id="1060137028">
                  <w:marLeft w:val="0"/>
                  <w:marRight w:val="0"/>
                  <w:marTop w:val="0"/>
                  <w:marBottom w:val="0"/>
                  <w:divBdr>
                    <w:top w:val="none" w:sz="0" w:space="0" w:color="auto"/>
                    <w:left w:val="none" w:sz="0" w:space="0" w:color="auto"/>
                    <w:bottom w:val="none" w:sz="0" w:space="0" w:color="auto"/>
                    <w:right w:val="none" w:sz="0" w:space="0" w:color="auto"/>
                  </w:divBdr>
                </w:div>
                <w:div w:id="622733139">
                  <w:marLeft w:val="0"/>
                  <w:marRight w:val="0"/>
                  <w:marTop w:val="0"/>
                  <w:marBottom w:val="0"/>
                  <w:divBdr>
                    <w:top w:val="none" w:sz="0" w:space="0" w:color="auto"/>
                    <w:left w:val="none" w:sz="0" w:space="0" w:color="auto"/>
                    <w:bottom w:val="none" w:sz="0" w:space="0" w:color="auto"/>
                    <w:right w:val="none" w:sz="0" w:space="0" w:color="auto"/>
                  </w:divBdr>
                </w:div>
                <w:div w:id="1013648102">
                  <w:marLeft w:val="0"/>
                  <w:marRight w:val="0"/>
                  <w:marTop w:val="0"/>
                  <w:marBottom w:val="0"/>
                  <w:divBdr>
                    <w:top w:val="none" w:sz="0" w:space="0" w:color="auto"/>
                    <w:left w:val="none" w:sz="0" w:space="0" w:color="auto"/>
                    <w:bottom w:val="none" w:sz="0" w:space="0" w:color="auto"/>
                    <w:right w:val="none" w:sz="0" w:space="0" w:color="auto"/>
                  </w:divBdr>
                </w:div>
                <w:div w:id="860433758">
                  <w:marLeft w:val="0"/>
                  <w:marRight w:val="0"/>
                  <w:marTop w:val="0"/>
                  <w:marBottom w:val="0"/>
                  <w:divBdr>
                    <w:top w:val="none" w:sz="0" w:space="0" w:color="auto"/>
                    <w:left w:val="none" w:sz="0" w:space="0" w:color="auto"/>
                    <w:bottom w:val="none" w:sz="0" w:space="0" w:color="auto"/>
                    <w:right w:val="none" w:sz="0" w:space="0" w:color="auto"/>
                  </w:divBdr>
                </w:div>
                <w:div w:id="27964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962268">
          <w:marLeft w:val="0"/>
          <w:marRight w:val="0"/>
          <w:marTop w:val="0"/>
          <w:marBottom w:val="0"/>
          <w:divBdr>
            <w:top w:val="none" w:sz="0" w:space="0" w:color="auto"/>
            <w:left w:val="none" w:sz="0" w:space="0" w:color="auto"/>
            <w:bottom w:val="none" w:sz="0" w:space="0" w:color="auto"/>
            <w:right w:val="none" w:sz="0" w:space="0" w:color="auto"/>
          </w:divBdr>
          <w:divsChild>
            <w:div w:id="1315524559">
              <w:marLeft w:val="0"/>
              <w:marRight w:val="0"/>
              <w:marTop w:val="0"/>
              <w:marBottom w:val="0"/>
              <w:divBdr>
                <w:top w:val="none" w:sz="0" w:space="0" w:color="auto"/>
                <w:left w:val="none" w:sz="0" w:space="0" w:color="auto"/>
                <w:bottom w:val="none" w:sz="0" w:space="0" w:color="auto"/>
                <w:right w:val="none" w:sz="0" w:space="0" w:color="auto"/>
              </w:divBdr>
              <w:divsChild>
                <w:div w:id="258485567">
                  <w:marLeft w:val="0"/>
                  <w:marRight w:val="0"/>
                  <w:marTop w:val="0"/>
                  <w:marBottom w:val="0"/>
                  <w:divBdr>
                    <w:top w:val="none" w:sz="0" w:space="0" w:color="auto"/>
                    <w:left w:val="none" w:sz="0" w:space="0" w:color="auto"/>
                    <w:bottom w:val="none" w:sz="0" w:space="0" w:color="auto"/>
                    <w:right w:val="none" w:sz="0" w:space="0" w:color="auto"/>
                  </w:divBdr>
                </w:div>
                <w:div w:id="1628513042">
                  <w:marLeft w:val="0"/>
                  <w:marRight w:val="0"/>
                  <w:marTop w:val="0"/>
                  <w:marBottom w:val="0"/>
                  <w:divBdr>
                    <w:top w:val="none" w:sz="0" w:space="0" w:color="auto"/>
                    <w:left w:val="none" w:sz="0" w:space="0" w:color="auto"/>
                    <w:bottom w:val="none" w:sz="0" w:space="0" w:color="auto"/>
                    <w:right w:val="none" w:sz="0" w:space="0" w:color="auto"/>
                  </w:divBdr>
                </w:div>
                <w:div w:id="1820222550">
                  <w:marLeft w:val="0"/>
                  <w:marRight w:val="0"/>
                  <w:marTop w:val="0"/>
                  <w:marBottom w:val="0"/>
                  <w:divBdr>
                    <w:top w:val="none" w:sz="0" w:space="0" w:color="auto"/>
                    <w:left w:val="none" w:sz="0" w:space="0" w:color="auto"/>
                    <w:bottom w:val="none" w:sz="0" w:space="0" w:color="auto"/>
                    <w:right w:val="none" w:sz="0" w:space="0" w:color="auto"/>
                  </w:divBdr>
                </w:div>
                <w:div w:id="1506287350">
                  <w:marLeft w:val="0"/>
                  <w:marRight w:val="0"/>
                  <w:marTop w:val="0"/>
                  <w:marBottom w:val="0"/>
                  <w:divBdr>
                    <w:top w:val="none" w:sz="0" w:space="0" w:color="auto"/>
                    <w:left w:val="none" w:sz="0" w:space="0" w:color="auto"/>
                    <w:bottom w:val="none" w:sz="0" w:space="0" w:color="auto"/>
                    <w:right w:val="none" w:sz="0" w:space="0" w:color="auto"/>
                  </w:divBdr>
                </w:div>
                <w:div w:id="1544712938">
                  <w:marLeft w:val="0"/>
                  <w:marRight w:val="0"/>
                  <w:marTop w:val="0"/>
                  <w:marBottom w:val="0"/>
                  <w:divBdr>
                    <w:top w:val="none" w:sz="0" w:space="0" w:color="auto"/>
                    <w:left w:val="none" w:sz="0" w:space="0" w:color="auto"/>
                    <w:bottom w:val="none" w:sz="0" w:space="0" w:color="auto"/>
                    <w:right w:val="none" w:sz="0" w:space="0" w:color="auto"/>
                  </w:divBdr>
                </w:div>
                <w:div w:id="760680261">
                  <w:marLeft w:val="0"/>
                  <w:marRight w:val="0"/>
                  <w:marTop w:val="0"/>
                  <w:marBottom w:val="0"/>
                  <w:divBdr>
                    <w:top w:val="none" w:sz="0" w:space="0" w:color="auto"/>
                    <w:left w:val="none" w:sz="0" w:space="0" w:color="auto"/>
                    <w:bottom w:val="none" w:sz="0" w:space="0" w:color="auto"/>
                    <w:right w:val="none" w:sz="0" w:space="0" w:color="auto"/>
                  </w:divBdr>
                </w:div>
                <w:div w:id="1624799208">
                  <w:marLeft w:val="0"/>
                  <w:marRight w:val="0"/>
                  <w:marTop w:val="0"/>
                  <w:marBottom w:val="0"/>
                  <w:divBdr>
                    <w:top w:val="none" w:sz="0" w:space="0" w:color="auto"/>
                    <w:left w:val="none" w:sz="0" w:space="0" w:color="auto"/>
                    <w:bottom w:val="none" w:sz="0" w:space="0" w:color="auto"/>
                    <w:right w:val="none" w:sz="0" w:space="0" w:color="auto"/>
                  </w:divBdr>
                </w:div>
                <w:div w:id="834035656">
                  <w:marLeft w:val="0"/>
                  <w:marRight w:val="0"/>
                  <w:marTop w:val="0"/>
                  <w:marBottom w:val="0"/>
                  <w:divBdr>
                    <w:top w:val="none" w:sz="0" w:space="0" w:color="auto"/>
                    <w:left w:val="none" w:sz="0" w:space="0" w:color="auto"/>
                    <w:bottom w:val="none" w:sz="0" w:space="0" w:color="auto"/>
                    <w:right w:val="none" w:sz="0" w:space="0" w:color="auto"/>
                  </w:divBdr>
                </w:div>
                <w:div w:id="492794289">
                  <w:marLeft w:val="0"/>
                  <w:marRight w:val="0"/>
                  <w:marTop w:val="0"/>
                  <w:marBottom w:val="0"/>
                  <w:divBdr>
                    <w:top w:val="none" w:sz="0" w:space="0" w:color="auto"/>
                    <w:left w:val="none" w:sz="0" w:space="0" w:color="auto"/>
                    <w:bottom w:val="none" w:sz="0" w:space="0" w:color="auto"/>
                    <w:right w:val="none" w:sz="0" w:space="0" w:color="auto"/>
                  </w:divBdr>
                </w:div>
                <w:div w:id="725645351">
                  <w:marLeft w:val="0"/>
                  <w:marRight w:val="0"/>
                  <w:marTop w:val="0"/>
                  <w:marBottom w:val="0"/>
                  <w:divBdr>
                    <w:top w:val="none" w:sz="0" w:space="0" w:color="auto"/>
                    <w:left w:val="none" w:sz="0" w:space="0" w:color="auto"/>
                    <w:bottom w:val="none" w:sz="0" w:space="0" w:color="auto"/>
                    <w:right w:val="none" w:sz="0" w:space="0" w:color="auto"/>
                  </w:divBdr>
                </w:div>
                <w:div w:id="625895942">
                  <w:marLeft w:val="0"/>
                  <w:marRight w:val="0"/>
                  <w:marTop w:val="0"/>
                  <w:marBottom w:val="0"/>
                  <w:divBdr>
                    <w:top w:val="none" w:sz="0" w:space="0" w:color="auto"/>
                    <w:left w:val="none" w:sz="0" w:space="0" w:color="auto"/>
                    <w:bottom w:val="none" w:sz="0" w:space="0" w:color="auto"/>
                    <w:right w:val="none" w:sz="0" w:space="0" w:color="auto"/>
                  </w:divBdr>
                </w:div>
                <w:div w:id="368534748">
                  <w:marLeft w:val="0"/>
                  <w:marRight w:val="0"/>
                  <w:marTop w:val="0"/>
                  <w:marBottom w:val="0"/>
                  <w:divBdr>
                    <w:top w:val="none" w:sz="0" w:space="0" w:color="auto"/>
                    <w:left w:val="none" w:sz="0" w:space="0" w:color="auto"/>
                    <w:bottom w:val="none" w:sz="0" w:space="0" w:color="auto"/>
                    <w:right w:val="none" w:sz="0" w:space="0" w:color="auto"/>
                  </w:divBdr>
                </w:div>
                <w:div w:id="28140911">
                  <w:marLeft w:val="0"/>
                  <w:marRight w:val="0"/>
                  <w:marTop w:val="0"/>
                  <w:marBottom w:val="0"/>
                  <w:divBdr>
                    <w:top w:val="none" w:sz="0" w:space="0" w:color="auto"/>
                    <w:left w:val="none" w:sz="0" w:space="0" w:color="auto"/>
                    <w:bottom w:val="none" w:sz="0" w:space="0" w:color="auto"/>
                    <w:right w:val="none" w:sz="0" w:space="0" w:color="auto"/>
                  </w:divBdr>
                </w:div>
                <w:div w:id="1890189365">
                  <w:marLeft w:val="0"/>
                  <w:marRight w:val="0"/>
                  <w:marTop w:val="0"/>
                  <w:marBottom w:val="0"/>
                  <w:divBdr>
                    <w:top w:val="none" w:sz="0" w:space="0" w:color="auto"/>
                    <w:left w:val="none" w:sz="0" w:space="0" w:color="auto"/>
                    <w:bottom w:val="none" w:sz="0" w:space="0" w:color="auto"/>
                    <w:right w:val="none" w:sz="0" w:space="0" w:color="auto"/>
                  </w:divBdr>
                </w:div>
                <w:div w:id="27608194">
                  <w:marLeft w:val="0"/>
                  <w:marRight w:val="0"/>
                  <w:marTop w:val="0"/>
                  <w:marBottom w:val="0"/>
                  <w:divBdr>
                    <w:top w:val="none" w:sz="0" w:space="0" w:color="auto"/>
                    <w:left w:val="none" w:sz="0" w:space="0" w:color="auto"/>
                    <w:bottom w:val="none" w:sz="0" w:space="0" w:color="auto"/>
                    <w:right w:val="none" w:sz="0" w:space="0" w:color="auto"/>
                  </w:divBdr>
                </w:div>
                <w:div w:id="1259677587">
                  <w:marLeft w:val="0"/>
                  <w:marRight w:val="0"/>
                  <w:marTop w:val="0"/>
                  <w:marBottom w:val="0"/>
                  <w:divBdr>
                    <w:top w:val="none" w:sz="0" w:space="0" w:color="auto"/>
                    <w:left w:val="none" w:sz="0" w:space="0" w:color="auto"/>
                    <w:bottom w:val="none" w:sz="0" w:space="0" w:color="auto"/>
                    <w:right w:val="none" w:sz="0" w:space="0" w:color="auto"/>
                  </w:divBdr>
                </w:div>
                <w:div w:id="989752432">
                  <w:marLeft w:val="0"/>
                  <w:marRight w:val="0"/>
                  <w:marTop w:val="0"/>
                  <w:marBottom w:val="0"/>
                  <w:divBdr>
                    <w:top w:val="none" w:sz="0" w:space="0" w:color="auto"/>
                    <w:left w:val="none" w:sz="0" w:space="0" w:color="auto"/>
                    <w:bottom w:val="none" w:sz="0" w:space="0" w:color="auto"/>
                    <w:right w:val="none" w:sz="0" w:space="0" w:color="auto"/>
                  </w:divBdr>
                </w:div>
                <w:div w:id="562789614">
                  <w:marLeft w:val="0"/>
                  <w:marRight w:val="0"/>
                  <w:marTop w:val="0"/>
                  <w:marBottom w:val="0"/>
                  <w:divBdr>
                    <w:top w:val="none" w:sz="0" w:space="0" w:color="auto"/>
                    <w:left w:val="none" w:sz="0" w:space="0" w:color="auto"/>
                    <w:bottom w:val="none" w:sz="0" w:space="0" w:color="auto"/>
                    <w:right w:val="none" w:sz="0" w:space="0" w:color="auto"/>
                  </w:divBdr>
                </w:div>
                <w:div w:id="1828398644">
                  <w:marLeft w:val="0"/>
                  <w:marRight w:val="0"/>
                  <w:marTop w:val="0"/>
                  <w:marBottom w:val="0"/>
                  <w:divBdr>
                    <w:top w:val="none" w:sz="0" w:space="0" w:color="auto"/>
                    <w:left w:val="none" w:sz="0" w:space="0" w:color="auto"/>
                    <w:bottom w:val="none" w:sz="0" w:space="0" w:color="auto"/>
                    <w:right w:val="none" w:sz="0" w:space="0" w:color="auto"/>
                  </w:divBdr>
                </w:div>
                <w:div w:id="575824946">
                  <w:marLeft w:val="0"/>
                  <w:marRight w:val="0"/>
                  <w:marTop w:val="0"/>
                  <w:marBottom w:val="0"/>
                  <w:divBdr>
                    <w:top w:val="none" w:sz="0" w:space="0" w:color="auto"/>
                    <w:left w:val="none" w:sz="0" w:space="0" w:color="auto"/>
                    <w:bottom w:val="none" w:sz="0" w:space="0" w:color="auto"/>
                    <w:right w:val="none" w:sz="0" w:space="0" w:color="auto"/>
                  </w:divBdr>
                </w:div>
                <w:div w:id="1766001783">
                  <w:marLeft w:val="0"/>
                  <w:marRight w:val="0"/>
                  <w:marTop w:val="0"/>
                  <w:marBottom w:val="0"/>
                  <w:divBdr>
                    <w:top w:val="none" w:sz="0" w:space="0" w:color="auto"/>
                    <w:left w:val="none" w:sz="0" w:space="0" w:color="auto"/>
                    <w:bottom w:val="none" w:sz="0" w:space="0" w:color="auto"/>
                    <w:right w:val="none" w:sz="0" w:space="0" w:color="auto"/>
                  </w:divBdr>
                </w:div>
                <w:div w:id="698966089">
                  <w:marLeft w:val="0"/>
                  <w:marRight w:val="0"/>
                  <w:marTop w:val="0"/>
                  <w:marBottom w:val="0"/>
                  <w:divBdr>
                    <w:top w:val="none" w:sz="0" w:space="0" w:color="auto"/>
                    <w:left w:val="none" w:sz="0" w:space="0" w:color="auto"/>
                    <w:bottom w:val="none" w:sz="0" w:space="0" w:color="auto"/>
                    <w:right w:val="none" w:sz="0" w:space="0" w:color="auto"/>
                  </w:divBdr>
                </w:div>
                <w:div w:id="1825047292">
                  <w:marLeft w:val="0"/>
                  <w:marRight w:val="0"/>
                  <w:marTop w:val="0"/>
                  <w:marBottom w:val="0"/>
                  <w:divBdr>
                    <w:top w:val="none" w:sz="0" w:space="0" w:color="auto"/>
                    <w:left w:val="none" w:sz="0" w:space="0" w:color="auto"/>
                    <w:bottom w:val="none" w:sz="0" w:space="0" w:color="auto"/>
                    <w:right w:val="none" w:sz="0" w:space="0" w:color="auto"/>
                  </w:divBdr>
                </w:div>
                <w:div w:id="89200568">
                  <w:marLeft w:val="0"/>
                  <w:marRight w:val="0"/>
                  <w:marTop w:val="0"/>
                  <w:marBottom w:val="0"/>
                  <w:divBdr>
                    <w:top w:val="none" w:sz="0" w:space="0" w:color="auto"/>
                    <w:left w:val="none" w:sz="0" w:space="0" w:color="auto"/>
                    <w:bottom w:val="none" w:sz="0" w:space="0" w:color="auto"/>
                    <w:right w:val="none" w:sz="0" w:space="0" w:color="auto"/>
                  </w:divBdr>
                </w:div>
                <w:div w:id="2138915423">
                  <w:marLeft w:val="0"/>
                  <w:marRight w:val="0"/>
                  <w:marTop w:val="0"/>
                  <w:marBottom w:val="0"/>
                  <w:divBdr>
                    <w:top w:val="none" w:sz="0" w:space="0" w:color="auto"/>
                    <w:left w:val="none" w:sz="0" w:space="0" w:color="auto"/>
                    <w:bottom w:val="none" w:sz="0" w:space="0" w:color="auto"/>
                    <w:right w:val="none" w:sz="0" w:space="0" w:color="auto"/>
                  </w:divBdr>
                </w:div>
                <w:div w:id="1075515989">
                  <w:marLeft w:val="0"/>
                  <w:marRight w:val="0"/>
                  <w:marTop w:val="0"/>
                  <w:marBottom w:val="0"/>
                  <w:divBdr>
                    <w:top w:val="none" w:sz="0" w:space="0" w:color="auto"/>
                    <w:left w:val="none" w:sz="0" w:space="0" w:color="auto"/>
                    <w:bottom w:val="none" w:sz="0" w:space="0" w:color="auto"/>
                    <w:right w:val="none" w:sz="0" w:space="0" w:color="auto"/>
                  </w:divBdr>
                </w:div>
                <w:div w:id="1565725009">
                  <w:marLeft w:val="0"/>
                  <w:marRight w:val="0"/>
                  <w:marTop w:val="0"/>
                  <w:marBottom w:val="0"/>
                  <w:divBdr>
                    <w:top w:val="none" w:sz="0" w:space="0" w:color="auto"/>
                    <w:left w:val="none" w:sz="0" w:space="0" w:color="auto"/>
                    <w:bottom w:val="none" w:sz="0" w:space="0" w:color="auto"/>
                    <w:right w:val="none" w:sz="0" w:space="0" w:color="auto"/>
                  </w:divBdr>
                </w:div>
                <w:div w:id="1360274246">
                  <w:marLeft w:val="0"/>
                  <w:marRight w:val="0"/>
                  <w:marTop w:val="0"/>
                  <w:marBottom w:val="0"/>
                  <w:divBdr>
                    <w:top w:val="none" w:sz="0" w:space="0" w:color="auto"/>
                    <w:left w:val="none" w:sz="0" w:space="0" w:color="auto"/>
                    <w:bottom w:val="none" w:sz="0" w:space="0" w:color="auto"/>
                    <w:right w:val="none" w:sz="0" w:space="0" w:color="auto"/>
                  </w:divBdr>
                </w:div>
                <w:div w:id="1257128974">
                  <w:marLeft w:val="0"/>
                  <w:marRight w:val="0"/>
                  <w:marTop w:val="0"/>
                  <w:marBottom w:val="0"/>
                  <w:divBdr>
                    <w:top w:val="none" w:sz="0" w:space="0" w:color="auto"/>
                    <w:left w:val="none" w:sz="0" w:space="0" w:color="auto"/>
                    <w:bottom w:val="none" w:sz="0" w:space="0" w:color="auto"/>
                    <w:right w:val="none" w:sz="0" w:space="0" w:color="auto"/>
                  </w:divBdr>
                </w:div>
                <w:div w:id="1819954484">
                  <w:marLeft w:val="0"/>
                  <w:marRight w:val="0"/>
                  <w:marTop w:val="0"/>
                  <w:marBottom w:val="0"/>
                  <w:divBdr>
                    <w:top w:val="none" w:sz="0" w:space="0" w:color="auto"/>
                    <w:left w:val="none" w:sz="0" w:space="0" w:color="auto"/>
                    <w:bottom w:val="none" w:sz="0" w:space="0" w:color="auto"/>
                    <w:right w:val="none" w:sz="0" w:space="0" w:color="auto"/>
                  </w:divBdr>
                </w:div>
                <w:div w:id="1412659214">
                  <w:marLeft w:val="0"/>
                  <w:marRight w:val="0"/>
                  <w:marTop w:val="0"/>
                  <w:marBottom w:val="0"/>
                  <w:divBdr>
                    <w:top w:val="none" w:sz="0" w:space="0" w:color="auto"/>
                    <w:left w:val="none" w:sz="0" w:space="0" w:color="auto"/>
                    <w:bottom w:val="none" w:sz="0" w:space="0" w:color="auto"/>
                    <w:right w:val="none" w:sz="0" w:space="0" w:color="auto"/>
                  </w:divBdr>
                </w:div>
                <w:div w:id="1431123983">
                  <w:marLeft w:val="0"/>
                  <w:marRight w:val="0"/>
                  <w:marTop w:val="0"/>
                  <w:marBottom w:val="0"/>
                  <w:divBdr>
                    <w:top w:val="none" w:sz="0" w:space="0" w:color="auto"/>
                    <w:left w:val="none" w:sz="0" w:space="0" w:color="auto"/>
                    <w:bottom w:val="none" w:sz="0" w:space="0" w:color="auto"/>
                    <w:right w:val="none" w:sz="0" w:space="0" w:color="auto"/>
                  </w:divBdr>
                </w:div>
                <w:div w:id="1121999434">
                  <w:marLeft w:val="0"/>
                  <w:marRight w:val="0"/>
                  <w:marTop w:val="0"/>
                  <w:marBottom w:val="0"/>
                  <w:divBdr>
                    <w:top w:val="none" w:sz="0" w:space="0" w:color="auto"/>
                    <w:left w:val="none" w:sz="0" w:space="0" w:color="auto"/>
                    <w:bottom w:val="none" w:sz="0" w:space="0" w:color="auto"/>
                    <w:right w:val="none" w:sz="0" w:space="0" w:color="auto"/>
                  </w:divBdr>
                </w:div>
                <w:div w:id="1858081703">
                  <w:marLeft w:val="0"/>
                  <w:marRight w:val="0"/>
                  <w:marTop w:val="0"/>
                  <w:marBottom w:val="0"/>
                  <w:divBdr>
                    <w:top w:val="none" w:sz="0" w:space="0" w:color="auto"/>
                    <w:left w:val="none" w:sz="0" w:space="0" w:color="auto"/>
                    <w:bottom w:val="none" w:sz="0" w:space="0" w:color="auto"/>
                    <w:right w:val="none" w:sz="0" w:space="0" w:color="auto"/>
                  </w:divBdr>
                </w:div>
                <w:div w:id="2112897029">
                  <w:marLeft w:val="0"/>
                  <w:marRight w:val="0"/>
                  <w:marTop w:val="0"/>
                  <w:marBottom w:val="0"/>
                  <w:divBdr>
                    <w:top w:val="none" w:sz="0" w:space="0" w:color="auto"/>
                    <w:left w:val="none" w:sz="0" w:space="0" w:color="auto"/>
                    <w:bottom w:val="none" w:sz="0" w:space="0" w:color="auto"/>
                    <w:right w:val="none" w:sz="0" w:space="0" w:color="auto"/>
                  </w:divBdr>
                </w:div>
                <w:div w:id="460655346">
                  <w:marLeft w:val="0"/>
                  <w:marRight w:val="0"/>
                  <w:marTop w:val="0"/>
                  <w:marBottom w:val="0"/>
                  <w:divBdr>
                    <w:top w:val="none" w:sz="0" w:space="0" w:color="auto"/>
                    <w:left w:val="none" w:sz="0" w:space="0" w:color="auto"/>
                    <w:bottom w:val="none" w:sz="0" w:space="0" w:color="auto"/>
                    <w:right w:val="none" w:sz="0" w:space="0" w:color="auto"/>
                  </w:divBdr>
                </w:div>
                <w:div w:id="1771200861">
                  <w:marLeft w:val="0"/>
                  <w:marRight w:val="0"/>
                  <w:marTop w:val="0"/>
                  <w:marBottom w:val="0"/>
                  <w:divBdr>
                    <w:top w:val="none" w:sz="0" w:space="0" w:color="auto"/>
                    <w:left w:val="none" w:sz="0" w:space="0" w:color="auto"/>
                    <w:bottom w:val="none" w:sz="0" w:space="0" w:color="auto"/>
                    <w:right w:val="none" w:sz="0" w:space="0" w:color="auto"/>
                  </w:divBdr>
                </w:div>
                <w:div w:id="1177575985">
                  <w:marLeft w:val="0"/>
                  <w:marRight w:val="0"/>
                  <w:marTop w:val="0"/>
                  <w:marBottom w:val="0"/>
                  <w:divBdr>
                    <w:top w:val="none" w:sz="0" w:space="0" w:color="auto"/>
                    <w:left w:val="none" w:sz="0" w:space="0" w:color="auto"/>
                    <w:bottom w:val="none" w:sz="0" w:space="0" w:color="auto"/>
                    <w:right w:val="none" w:sz="0" w:space="0" w:color="auto"/>
                  </w:divBdr>
                </w:div>
                <w:div w:id="342129976">
                  <w:marLeft w:val="0"/>
                  <w:marRight w:val="0"/>
                  <w:marTop w:val="0"/>
                  <w:marBottom w:val="0"/>
                  <w:divBdr>
                    <w:top w:val="none" w:sz="0" w:space="0" w:color="auto"/>
                    <w:left w:val="none" w:sz="0" w:space="0" w:color="auto"/>
                    <w:bottom w:val="none" w:sz="0" w:space="0" w:color="auto"/>
                    <w:right w:val="none" w:sz="0" w:space="0" w:color="auto"/>
                  </w:divBdr>
                </w:div>
                <w:div w:id="34741280">
                  <w:marLeft w:val="0"/>
                  <w:marRight w:val="0"/>
                  <w:marTop w:val="0"/>
                  <w:marBottom w:val="0"/>
                  <w:divBdr>
                    <w:top w:val="none" w:sz="0" w:space="0" w:color="auto"/>
                    <w:left w:val="none" w:sz="0" w:space="0" w:color="auto"/>
                    <w:bottom w:val="none" w:sz="0" w:space="0" w:color="auto"/>
                    <w:right w:val="none" w:sz="0" w:space="0" w:color="auto"/>
                  </w:divBdr>
                </w:div>
                <w:div w:id="196014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120872">
          <w:marLeft w:val="0"/>
          <w:marRight w:val="0"/>
          <w:marTop w:val="0"/>
          <w:marBottom w:val="0"/>
          <w:divBdr>
            <w:top w:val="none" w:sz="0" w:space="0" w:color="auto"/>
            <w:left w:val="none" w:sz="0" w:space="0" w:color="auto"/>
            <w:bottom w:val="none" w:sz="0" w:space="0" w:color="auto"/>
            <w:right w:val="none" w:sz="0" w:space="0" w:color="auto"/>
          </w:divBdr>
          <w:divsChild>
            <w:div w:id="1317342949">
              <w:marLeft w:val="0"/>
              <w:marRight w:val="0"/>
              <w:marTop w:val="0"/>
              <w:marBottom w:val="0"/>
              <w:divBdr>
                <w:top w:val="none" w:sz="0" w:space="0" w:color="auto"/>
                <w:left w:val="none" w:sz="0" w:space="0" w:color="auto"/>
                <w:bottom w:val="none" w:sz="0" w:space="0" w:color="auto"/>
                <w:right w:val="none" w:sz="0" w:space="0" w:color="auto"/>
              </w:divBdr>
              <w:divsChild>
                <w:div w:id="511605001">
                  <w:marLeft w:val="0"/>
                  <w:marRight w:val="0"/>
                  <w:marTop w:val="0"/>
                  <w:marBottom w:val="0"/>
                  <w:divBdr>
                    <w:top w:val="none" w:sz="0" w:space="0" w:color="auto"/>
                    <w:left w:val="none" w:sz="0" w:space="0" w:color="auto"/>
                    <w:bottom w:val="none" w:sz="0" w:space="0" w:color="auto"/>
                    <w:right w:val="none" w:sz="0" w:space="0" w:color="auto"/>
                  </w:divBdr>
                </w:div>
                <w:div w:id="1810629227">
                  <w:marLeft w:val="0"/>
                  <w:marRight w:val="0"/>
                  <w:marTop w:val="0"/>
                  <w:marBottom w:val="0"/>
                  <w:divBdr>
                    <w:top w:val="none" w:sz="0" w:space="0" w:color="auto"/>
                    <w:left w:val="none" w:sz="0" w:space="0" w:color="auto"/>
                    <w:bottom w:val="none" w:sz="0" w:space="0" w:color="auto"/>
                    <w:right w:val="none" w:sz="0" w:space="0" w:color="auto"/>
                  </w:divBdr>
                </w:div>
                <w:div w:id="1532036549">
                  <w:marLeft w:val="0"/>
                  <w:marRight w:val="0"/>
                  <w:marTop w:val="0"/>
                  <w:marBottom w:val="0"/>
                  <w:divBdr>
                    <w:top w:val="none" w:sz="0" w:space="0" w:color="auto"/>
                    <w:left w:val="none" w:sz="0" w:space="0" w:color="auto"/>
                    <w:bottom w:val="none" w:sz="0" w:space="0" w:color="auto"/>
                    <w:right w:val="none" w:sz="0" w:space="0" w:color="auto"/>
                  </w:divBdr>
                </w:div>
                <w:div w:id="1307053242">
                  <w:marLeft w:val="0"/>
                  <w:marRight w:val="0"/>
                  <w:marTop w:val="0"/>
                  <w:marBottom w:val="0"/>
                  <w:divBdr>
                    <w:top w:val="none" w:sz="0" w:space="0" w:color="auto"/>
                    <w:left w:val="none" w:sz="0" w:space="0" w:color="auto"/>
                    <w:bottom w:val="none" w:sz="0" w:space="0" w:color="auto"/>
                    <w:right w:val="none" w:sz="0" w:space="0" w:color="auto"/>
                  </w:divBdr>
                </w:div>
                <w:div w:id="1086268301">
                  <w:marLeft w:val="0"/>
                  <w:marRight w:val="0"/>
                  <w:marTop w:val="0"/>
                  <w:marBottom w:val="0"/>
                  <w:divBdr>
                    <w:top w:val="none" w:sz="0" w:space="0" w:color="auto"/>
                    <w:left w:val="none" w:sz="0" w:space="0" w:color="auto"/>
                    <w:bottom w:val="none" w:sz="0" w:space="0" w:color="auto"/>
                    <w:right w:val="none" w:sz="0" w:space="0" w:color="auto"/>
                  </w:divBdr>
                </w:div>
                <w:div w:id="2070298390">
                  <w:marLeft w:val="0"/>
                  <w:marRight w:val="0"/>
                  <w:marTop w:val="0"/>
                  <w:marBottom w:val="0"/>
                  <w:divBdr>
                    <w:top w:val="none" w:sz="0" w:space="0" w:color="auto"/>
                    <w:left w:val="none" w:sz="0" w:space="0" w:color="auto"/>
                    <w:bottom w:val="none" w:sz="0" w:space="0" w:color="auto"/>
                    <w:right w:val="none" w:sz="0" w:space="0" w:color="auto"/>
                  </w:divBdr>
                </w:div>
                <w:div w:id="1363747092">
                  <w:marLeft w:val="0"/>
                  <w:marRight w:val="0"/>
                  <w:marTop w:val="0"/>
                  <w:marBottom w:val="0"/>
                  <w:divBdr>
                    <w:top w:val="none" w:sz="0" w:space="0" w:color="auto"/>
                    <w:left w:val="none" w:sz="0" w:space="0" w:color="auto"/>
                    <w:bottom w:val="none" w:sz="0" w:space="0" w:color="auto"/>
                    <w:right w:val="none" w:sz="0" w:space="0" w:color="auto"/>
                  </w:divBdr>
                </w:div>
                <w:div w:id="420181560">
                  <w:marLeft w:val="0"/>
                  <w:marRight w:val="0"/>
                  <w:marTop w:val="0"/>
                  <w:marBottom w:val="0"/>
                  <w:divBdr>
                    <w:top w:val="none" w:sz="0" w:space="0" w:color="auto"/>
                    <w:left w:val="none" w:sz="0" w:space="0" w:color="auto"/>
                    <w:bottom w:val="none" w:sz="0" w:space="0" w:color="auto"/>
                    <w:right w:val="none" w:sz="0" w:space="0" w:color="auto"/>
                  </w:divBdr>
                </w:div>
                <w:div w:id="1744139585">
                  <w:marLeft w:val="0"/>
                  <w:marRight w:val="0"/>
                  <w:marTop w:val="0"/>
                  <w:marBottom w:val="0"/>
                  <w:divBdr>
                    <w:top w:val="none" w:sz="0" w:space="0" w:color="auto"/>
                    <w:left w:val="none" w:sz="0" w:space="0" w:color="auto"/>
                    <w:bottom w:val="none" w:sz="0" w:space="0" w:color="auto"/>
                    <w:right w:val="none" w:sz="0" w:space="0" w:color="auto"/>
                  </w:divBdr>
                </w:div>
                <w:div w:id="1982615985">
                  <w:marLeft w:val="0"/>
                  <w:marRight w:val="0"/>
                  <w:marTop w:val="0"/>
                  <w:marBottom w:val="0"/>
                  <w:divBdr>
                    <w:top w:val="none" w:sz="0" w:space="0" w:color="auto"/>
                    <w:left w:val="none" w:sz="0" w:space="0" w:color="auto"/>
                    <w:bottom w:val="none" w:sz="0" w:space="0" w:color="auto"/>
                    <w:right w:val="none" w:sz="0" w:space="0" w:color="auto"/>
                  </w:divBdr>
                </w:div>
                <w:div w:id="411390931">
                  <w:marLeft w:val="0"/>
                  <w:marRight w:val="0"/>
                  <w:marTop w:val="0"/>
                  <w:marBottom w:val="0"/>
                  <w:divBdr>
                    <w:top w:val="none" w:sz="0" w:space="0" w:color="auto"/>
                    <w:left w:val="none" w:sz="0" w:space="0" w:color="auto"/>
                    <w:bottom w:val="none" w:sz="0" w:space="0" w:color="auto"/>
                    <w:right w:val="none" w:sz="0" w:space="0" w:color="auto"/>
                  </w:divBdr>
                </w:div>
                <w:div w:id="1954824513">
                  <w:marLeft w:val="0"/>
                  <w:marRight w:val="0"/>
                  <w:marTop w:val="0"/>
                  <w:marBottom w:val="0"/>
                  <w:divBdr>
                    <w:top w:val="none" w:sz="0" w:space="0" w:color="auto"/>
                    <w:left w:val="none" w:sz="0" w:space="0" w:color="auto"/>
                    <w:bottom w:val="none" w:sz="0" w:space="0" w:color="auto"/>
                    <w:right w:val="none" w:sz="0" w:space="0" w:color="auto"/>
                  </w:divBdr>
                </w:div>
                <w:div w:id="1970088324">
                  <w:marLeft w:val="0"/>
                  <w:marRight w:val="0"/>
                  <w:marTop w:val="0"/>
                  <w:marBottom w:val="0"/>
                  <w:divBdr>
                    <w:top w:val="none" w:sz="0" w:space="0" w:color="auto"/>
                    <w:left w:val="none" w:sz="0" w:space="0" w:color="auto"/>
                    <w:bottom w:val="none" w:sz="0" w:space="0" w:color="auto"/>
                    <w:right w:val="none" w:sz="0" w:space="0" w:color="auto"/>
                  </w:divBdr>
                </w:div>
                <w:div w:id="812259410">
                  <w:marLeft w:val="0"/>
                  <w:marRight w:val="0"/>
                  <w:marTop w:val="0"/>
                  <w:marBottom w:val="0"/>
                  <w:divBdr>
                    <w:top w:val="none" w:sz="0" w:space="0" w:color="auto"/>
                    <w:left w:val="none" w:sz="0" w:space="0" w:color="auto"/>
                    <w:bottom w:val="none" w:sz="0" w:space="0" w:color="auto"/>
                    <w:right w:val="none" w:sz="0" w:space="0" w:color="auto"/>
                  </w:divBdr>
                </w:div>
                <w:div w:id="145821700">
                  <w:marLeft w:val="0"/>
                  <w:marRight w:val="0"/>
                  <w:marTop w:val="0"/>
                  <w:marBottom w:val="0"/>
                  <w:divBdr>
                    <w:top w:val="none" w:sz="0" w:space="0" w:color="auto"/>
                    <w:left w:val="none" w:sz="0" w:space="0" w:color="auto"/>
                    <w:bottom w:val="none" w:sz="0" w:space="0" w:color="auto"/>
                    <w:right w:val="none" w:sz="0" w:space="0" w:color="auto"/>
                  </w:divBdr>
                </w:div>
                <w:div w:id="1738357923">
                  <w:marLeft w:val="0"/>
                  <w:marRight w:val="0"/>
                  <w:marTop w:val="0"/>
                  <w:marBottom w:val="0"/>
                  <w:divBdr>
                    <w:top w:val="none" w:sz="0" w:space="0" w:color="auto"/>
                    <w:left w:val="none" w:sz="0" w:space="0" w:color="auto"/>
                    <w:bottom w:val="none" w:sz="0" w:space="0" w:color="auto"/>
                    <w:right w:val="none" w:sz="0" w:space="0" w:color="auto"/>
                  </w:divBdr>
                </w:div>
                <w:div w:id="1371801165">
                  <w:marLeft w:val="0"/>
                  <w:marRight w:val="0"/>
                  <w:marTop w:val="0"/>
                  <w:marBottom w:val="0"/>
                  <w:divBdr>
                    <w:top w:val="none" w:sz="0" w:space="0" w:color="auto"/>
                    <w:left w:val="none" w:sz="0" w:space="0" w:color="auto"/>
                    <w:bottom w:val="none" w:sz="0" w:space="0" w:color="auto"/>
                    <w:right w:val="none" w:sz="0" w:space="0" w:color="auto"/>
                  </w:divBdr>
                </w:div>
                <w:div w:id="1137382884">
                  <w:marLeft w:val="0"/>
                  <w:marRight w:val="0"/>
                  <w:marTop w:val="0"/>
                  <w:marBottom w:val="0"/>
                  <w:divBdr>
                    <w:top w:val="none" w:sz="0" w:space="0" w:color="auto"/>
                    <w:left w:val="none" w:sz="0" w:space="0" w:color="auto"/>
                    <w:bottom w:val="none" w:sz="0" w:space="0" w:color="auto"/>
                    <w:right w:val="none" w:sz="0" w:space="0" w:color="auto"/>
                  </w:divBdr>
                </w:div>
                <w:div w:id="1240092099">
                  <w:marLeft w:val="0"/>
                  <w:marRight w:val="0"/>
                  <w:marTop w:val="0"/>
                  <w:marBottom w:val="0"/>
                  <w:divBdr>
                    <w:top w:val="none" w:sz="0" w:space="0" w:color="auto"/>
                    <w:left w:val="none" w:sz="0" w:space="0" w:color="auto"/>
                    <w:bottom w:val="none" w:sz="0" w:space="0" w:color="auto"/>
                    <w:right w:val="none" w:sz="0" w:space="0" w:color="auto"/>
                  </w:divBdr>
                </w:div>
                <w:div w:id="1178468502">
                  <w:marLeft w:val="0"/>
                  <w:marRight w:val="0"/>
                  <w:marTop w:val="0"/>
                  <w:marBottom w:val="0"/>
                  <w:divBdr>
                    <w:top w:val="none" w:sz="0" w:space="0" w:color="auto"/>
                    <w:left w:val="none" w:sz="0" w:space="0" w:color="auto"/>
                    <w:bottom w:val="none" w:sz="0" w:space="0" w:color="auto"/>
                    <w:right w:val="none" w:sz="0" w:space="0" w:color="auto"/>
                  </w:divBdr>
                </w:div>
                <w:div w:id="2014457659">
                  <w:marLeft w:val="0"/>
                  <w:marRight w:val="0"/>
                  <w:marTop w:val="0"/>
                  <w:marBottom w:val="0"/>
                  <w:divBdr>
                    <w:top w:val="none" w:sz="0" w:space="0" w:color="auto"/>
                    <w:left w:val="none" w:sz="0" w:space="0" w:color="auto"/>
                    <w:bottom w:val="none" w:sz="0" w:space="0" w:color="auto"/>
                    <w:right w:val="none" w:sz="0" w:space="0" w:color="auto"/>
                  </w:divBdr>
                </w:div>
                <w:div w:id="2036342185">
                  <w:marLeft w:val="0"/>
                  <w:marRight w:val="0"/>
                  <w:marTop w:val="0"/>
                  <w:marBottom w:val="0"/>
                  <w:divBdr>
                    <w:top w:val="none" w:sz="0" w:space="0" w:color="auto"/>
                    <w:left w:val="none" w:sz="0" w:space="0" w:color="auto"/>
                    <w:bottom w:val="none" w:sz="0" w:space="0" w:color="auto"/>
                    <w:right w:val="none" w:sz="0" w:space="0" w:color="auto"/>
                  </w:divBdr>
                </w:div>
                <w:div w:id="1698694785">
                  <w:marLeft w:val="0"/>
                  <w:marRight w:val="0"/>
                  <w:marTop w:val="0"/>
                  <w:marBottom w:val="0"/>
                  <w:divBdr>
                    <w:top w:val="none" w:sz="0" w:space="0" w:color="auto"/>
                    <w:left w:val="none" w:sz="0" w:space="0" w:color="auto"/>
                    <w:bottom w:val="none" w:sz="0" w:space="0" w:color="auto"/>
                    <w:right w:val="none" w:sz="0" w:space="0" w:color="auto"/>
                  </w:divBdr>
                </w:div>
                <w:div w:id="318584731">
                  <w:marLeft w:val="0"/>
                  <w:marRight w:val="0"/>
                  <w:marTop w:val="0"/>
                  <w:marBottom w:val="0"/>
                  <w:divBdr>
                    <w:top w:val="none" w:sz="0" w:space="0" w:color="auto"/>
                    <w:left w:val="none" w:sz="0" w:space="0" w:color="auto"/>
                    <w:bottom w:val="none" w:sz="0" w:space="0" w:color="auto"/>
                    <w:right w:val="none" w:sz="0" w:space="0" w:color="auto"/>
                  </w:divBdr>
                </w:div>
                <w:div w:id="1440292358">
                  <w:marLeft w:val="0"/>
                  <w:marRight w:val="0"/>
                  <w:marTop w:val="0"/>
                  <w:marBottom w:val="0"/>
                  <w:divBdr>
                    <w:top w:val="none" w:sz="0" w:space="0" w:color="auto"/>
                    <w:left w:val="none" w:sz="0" w:space="0" w:color="auto"/>
                    <w:bottom w:val="none" w:sz="0" w:space="0" w:color="auto"/>
                    <w:right w:val="none" w:sz="0" w:space="0" w:color="auto"/>
                  </w:divBdr>
                </w:div>
                <w:div w:id="1589268089">
                  <w:marLeft w:val="0"/>
                  <w:marRight w:val="0"/>
                  <w:marTop w:val="0"/>
                  <w:marBottom w:val="0"/>
                  <w:divBdr>
                    <w:top w:val="none" w:sz="0" w:space="0" w:color="auto"/>
                    <w:left w:val="none" w:sz="0" w:space="0" w:color="auto"/>
                    <w:bottom w:val="none" w:sz="0" w:space="0" w:color="auto"/>
                    <w:right w:val="none" w:sz="0" w:space="0" w:color="auto"/>
                  </w:divBdr>
                </w:div>
                <w:div w:id="506670904">
                  <w:marLeft w:val="0"/>
                  <w:marRight w:val="0"/>
                  <w:marTop w:val="0"/>
                  <w:marBottom w:val="0"/>
                  <w:divBdr>
                    <w:top w:val="none" w:sz="0" w:space="0" w:color="auto"/>
                    <w:left w:val="none" w:sz="0" w:space="0" w:color="auto"/>
                    <w:bottom w:val="none" w:sz="0" w:space="0" w:color="auto"/>
                    <w:right w:val="none" w:sz="0" w:space="0" w:color="auto"/>
                  </w:divBdr>
                </w:div>
                <w:div w:id="438918494">
                  <w:marLeft w:val="0"/>
                  <w:marRight w:val="0"/>
                  <w:marTop w:val="0"/>
                  <w:marBottom w:val="0"/>
                  <w:divBdr>
                    <w:top w:val="none" w:sz="0" w:space="0" w:color="auto"/>
                    <w:left w:val="none" w:sz="0" w:space="0" w:color="auto"/>
                    <w:bottom w:val="none" w:sz="0" w:space="0" w:color="auto"/>
                    <w:right w:val="none" w:sz="0" w:space="0" w:color="auto"/>
                  </w:divBdr>
                </w:div>
                <w:div w:id="2134132292">
                  <w:marLeft w:val="0"/>
                  <w:marRight w:val="0"/>
                  <w:marTop w:val="0"/>
                  <w:marBottom w:val="0"/>
                  <w:divBdr>
                    <w:top w:val="none" w:sz="0" w:space="0" w:color="auto"/>
                    <w:left w:val="none" w:sz="0" w:space="0" w:color="auto"/>
                    <w:bottom w:val="none" w:sz="0" w:space="0" w:color="auto"/>
                    <w:right w:val="none" w:sz="0" w:space="0" w:color="auto"/>
                  </w:divBdr>
                </w:div>
                <w:div w:id="1196651035">
                  <w:marLeft w:val="0"/>
                  <w:marRight w:val="0"/>
                  <w:marTop w:val="0"/>
                  <w:marBottom w:val="0"/>
                  <w:divBdr>
                    <w:top w:val="none" w:sz="0" w:space="0" w:color="auto"/>
                    <w:left w:val="none" w:sz="0" w:space="0" w:color="auto"/>
                    <w:bottom w:val="none" w:sz="0" w:space="0" w:color="auto"/>
                    <w:right w:val="none" w:sz="0" w:space="0" w:color="auto"/>
                  </w:divBdr>
                </w:div>
                <w:div w:id="443579636">
                  <w:marLeft w:val="0"/>
                  <w:marRight w:val="0"/>
                  <w:marTop w:val="0"/>
                  <w:marBottom w:val="0"/>
                  <w:divBdr>
                    <w:top w:val="none" w:sz="0" w:space="0" w:color="auto"/>
                    <w:left w:val="none" w:sz="0" w:space="0" w:color="auto"/>
                    <w:bottom w:val="none" w:sz="0" w:space="0" w:color="auto"/>
                    <w:right w:val="none" w:sz="0" w:space="0" w:color="auto"/>
                  </w:divBdr>
                </w:div>
                <w:div w:id="1229264383">
                  <w:marLeft w:val="0"/>
                  <w:marRight w:val="0"/>
                  <w:marTop w:val="0"/>
                  <w:marBottom w:val="0"/>
                  <w:divBdr>
                    <w:top w:val="none" w:sz="0" w:space="0" w:color="auto"/>
                    <w:left w:val="none" w:sz="0" w:space="0" w:color="auto"/>
                    <w:bottom w:val="none" w:sz="0" w:space="0" w:color="auto"/>
                    <w:right w:val="none" w:sz="0" w:space="0" w:color="auto"/>
                  </w:divBdr>
                </w:div>
                <w:div w:id="2001078708">
                  <w:marLeft w:val="0"/>
                  <w:marRight w:val="0"/>
                  <w:marTop w:val="0"/>
                  <w:marBottom w:val="0"/>
                  <w:divBdr>
                    <w:top w:val="none" w:sz="0" w:space="0" w:color="auto"/>
                    <w:left w:val="none" w:sz="0" w:space="0" w:color="auto"/>
                    <w:bottom w:val="none" w:sz="0" w:space="0" w:color="auto"/>
                    <w:right w:val="none" w:sz="0" w:space="0" w:color="auto"/>
                  </w:divBdr>
                </w:div>
                <w:div w:id="1165820691">
                  <w:marLeft w:val="0"/>
                  <w:marRight w:val="0"/>
                  <w:marTop w:val="0"/>
                  <w:marBottom w:val="0"/>
                  <w:divBdr>
                    <w:top w:val="none" w:sz="0" w:space="0" w:color="auto"/>
                    <w:left w:val="none" w:sz="0" w:space="0" w:color="auto"/>
                    <w:bottom w:val="none" w:sz="0" w:space="0" w:color="auto"/>
                    <w:right w:val="none" w:sz="0" w:space="0" w:color="auto"/>
                  </w:divBdr>
                </w:div>
                <w:div w:id="186719262">
                  <w:marLeft w:val="0"/>
                  <w:marRight w:val="0"/>
                  <w:marTop w:val="0"/>
                  <w:marBottom w:val="0"/>
                  <w:divBdr>
                    <w:top w:val="none" w:sz="0" w:space="0" w:color="auto"/>
                    <w:left w:val="none" w:sz="0" w:space="0" w:color="auto"/>
                    <w:bottom w:val="none" w:sz="0" w:space="0" w:color="auto"/>
                    <w:right w:val="none" w:sz="0" w:space="0" w:color="auto"/>
                  </w:divBdr>
                </w:div>
                <w:div w:id="671446319">
                  <w:marLeft w:val="0"/>
                  <w:marRight w:val="0"/>
                  <w:marTop w:val="0"/>
                  <w:marBottom w:val="0"/>
                  <w:divBdr>
                    <w:top w:val="none" w:sz="0" w:space="0" w:color="auto"/>
                    <w:left w:val="none" w:sz="0" w:space="0" w:color="auto"/>
                    <w:bottom w:val="none" w:sz="0" w:space="0" w:color="auto"/>
                    <w:right w:val="none" w:sz="0" w:space="0" w:color="auto"/>
                  </w:divBdr>
                </w:div>
                <w:div w:id="901258494">
                  <w:marLeft w:val="0"/>
                  <w:marRight w:val="0"/>
                  <w:marTop w:val="0"/>
                  <w:marBottom w:val="0"/>
                  <w:divBdr>
                    <w:top w:val="none" w:sz="0" w:space="0" w:color="auto"/>
                    <w:left w:val="none" w:sz="0" w:space="0" w:color="auto"/>
                    <w:bottom w:val="none" w:sz="0" w:space="0" w:color="auto"/>
                    <w:right w:val="none" w:sz="0" w:space="0" w:color="auto"/>
                  </w:divBdr>
                </w:div>
                <w:div w:id="1164738465">
                  <w:marLeft w:val="0"/>
                  <w:marRight w:val="0"/>
                  <w:marTop w:val="0"/>
                  <w:marBottom w:val="0"/>
                  <w:divBdr>
                    <w:top w:val="none" w:sz="0" w:space="0" w:color="auto"/>
                    <w:left w:val="none" w:sz="0" w:space="0" w:color="auto"/>
                    <w:bottom w:val="none" w:sz="0" w:space="0" w:color="auto"/>
                    <w:right w:val="none" w:sz="0" w:space="0" w:color="auto"/>
                  </w:divBdr>
                </w:div>
                <w:div w:id="2126147771">
                  <w:marLeft w:val="0"/>
                  <w:marRight w:val="0"/>
                  <w:marTop w:val="0"/>
                  <w:marBottom w:val="0"/>
                  <w:divBdr>
                    <w:top w:val="none" w:sz="0" w:space="0" w:color="auto"/>
                    <w:left w:val="none" w:sz="0" w:space="0" w:color="auto"/>
                    <w:bottom w:val="none" w:sz="0" w:space="0" w:color="auto"/>
                    <w:right w:val="none" w:sz="0" w:space="0" w:color="auto"/>
                  </w:divBdr>
                </w:div>
                <w:div w:id="1758868813">
                  <w:marLeft w:val="0"/>
                  <w:marRight w:val="0"/>
                  <w:marTop w:val="0"/>
                  <w:marBottom w:val="0"/>
                  <w:divBdr>
                    <w:top w:val="none" w:sz="0" w:space="0" w:color="auto"/>
                    <w:left w:val="none" w:sz="0" w:space="0" w:color="auto"/>
                    <w:bottom w:val="none" w:sz="0" w:space="0" w:color="auto"/>
                    <w:right w:val="none" w:sz="0" w:space="0" w:color="auto"/>
                  </w:divBdr>
                </w:div>
                <w:div w:id="1572275772">
                  <w:marLeft w:val="0"/>
                  <w:marRight w:val="0"/>
                  <w:marTop w:val="0"/>
                  <w:marBottom w:val="0"/>
                  <w:divBdr>
                    <w:top w:val="none" w:sz="0" w:space="0" w:color="auto"/>
                    <w:left w:val="none" w:sz="0" w:space="0" w:color="auto"/>
                    <w:bottom w:val="none" w:sz="0" w:space="0" w:color="auto"/>
                    <w:right w:val="none" w:sz="0" w:space="0" w:color="auto"/>
                  </w:divBdr>
                </w:div>
                <w:div w:id="875698374">
                  <w:marLeft w:val="0"/>
                  <w:marRight w:val="0"/>
                  <w:marTop w:val="0"/>
                  <w:marBottom w:val="0"/>
                  <w:divBdr>
                    <w:top w:val="none" w:sz="0" w:space="0" w:color="auto"/>
                    <w:left w:val="none" w:sz="0" w:space="0" w:color="auto"/>
                    <w:bottom w:val="none" w:sz="0" w:space="0" w:color="auto"/>
                    <w:right w:val="none" w:sz="0" w:space="0" w:color="auto"/>
                  </w:divBdr>
                </w:div>
                <w:div w:id="2050228737">
                  <w:marLeft w:val="0"/>
                  <w:marRight w:val="0"/>
                  <w:marTop w:val="0"/>
                  <w:marBottom w:val="0"/>
                  <w:divBdr>
                    <w:top w:val="none" w:sz="0" w:space="0" w:color="auto"/>
                    <w:left w:val="none" w:sz="0" w:space="0" w:color="auto"/>
                    <w:bottom w:val="none" w:sz="0" w:space="0" w:color="auto"/>
                    <w:right w:val="none" w:sz="0" w:space="0" w:color="auto"/>
                  </w:divBdr>
                </w:div>
                <w:div w:id="1940487181">
                  <w:marLeft w:val="0"/>
                  <w:marRight w:val="0"/>
                  <w:marTop w:val="0"/>
                  <w:marBottom w:val="0"/>
                  <w:divBdr>
                    <w:top w:val="none" w:sz="0" w:space="0" w:color="auto"/>
                    <w:left w:val="none" w:sz="0" w:space="0" w:color="auto"/>
                    <w:bottom w:val="none" w:sz="0" w:space="0" w:color="auto"/>
                    <w:right w:val="none" w:sz="0" w:space="0" w:color="auto"/>
                  </w:divBdr>
                </w:div>
                <w:div w:id="938831319">
                  <w:marLeft w:val="0"/>
                  <w:marRight w:val="0"/>
                  <w:marTop w:val="0"/>
                  <w:marBottom w:val="0"/>
                  <w:divBdr>
                    <w:top w:val="none" w:sz="0" w:space="0" w:color="auto"/>
                    <w:left w:val="none" w:sz="0" w:space="0" w:color="auto"/>
                    <w:bottom w:val="none" w:sz="0" w:space="0" w:color="auto"/>
                    <w:right w:val="none" w:sz="0" w:space="0" w:color="auto"/>
                  </w:divBdr>
                </w:div>
                <w:div w:id="1732345676">
                  <w:marLeft w:val="0"/>
                  <w:marRight w:val="0"/>
                  <w:marTop w:val="0"/>
                  <w:marBottom w:val="0"/>
                  <w:divBdr>
                    <w:top w:val="none" w:sz="0" w:space="0" w:color="auto"/>
                    <w:left w:val="none" w:sz="0" w:space="0" w:color="auto"/>
                    <w:bottom w:val="none" w:sz="0" w:space="0" w:color="auto"/>
                    <w:right w:val="none" w:sz="0" w:space="0" w:color="auto"/>
                  </w:divBdr>
                </w:div>
                <w:div w:id="1002048506">
                  <w:marLeft w:val="0"/>
                  <w:marRight w:val="0"/>
                  <w:marTop w:val="0"/>
                  <w:marBottom w:val="0"/>
                  <w:divBdr>
                    <w:top w:val="none" w:sz="0" w:space="0" w:color="auto"/>
                    <w:left w:val="none" w:sz="0" w:space="0" w:color="auto"/>
                    <w:bottom w:val="none" w:sz="0" w:space="0" w:color="auto"/>
                    <w:right w:val="none" w:sz="0" w:space="0" w:color="auto"/>
                  </w:divBdr>
                </w:div>
                <w:div w:id="42407183">
                  <w:marLeft w:val="0"/>
                  <w:marRight w:val="0"/>
                  <w:marTop w:val="0"/>
                  <w:marBottom w:val="0"/>
                  <w:divBdr>
                    <w:top w:val="none" w:sz="0" w:space="0" w:color="auto"/>
                    <w:left w:val="none" w:sz="0" w:space="0" w:color="auto"/>
                    <w:bottom w:val="none" w:sz="0" w:space="0" w:color="auto"/>
                    <w:right w:val="none" w:sz="0" w:space="0" w:color="auto"/>
                  </w:divBdr>
                </w:div>
                <w:div w:id="1987784357">
                  <w:marLeft w:val="0"/>
                  <w:marRight w:val="0"/>
                  <w:marTop w:val="0"/>
                  <w:marBottom w:val="0"/>
                  <w:divBdr>
                    <w:top w:val="none" w:sz="0" w:space="0" w:color="auto"/>
                    <w:left w:val="none" w:sz="0" w:space="0" w:color="auto"/>
                    <w:bottom w:val="none" w:sz="0" w:space="0" w:color="auto"/>
                    <w:right w:val="none" w:sz="0" w:space="0" w:color="auto"/>
                  </w:divBdr>
                </w:div>
                <w:div w:id="50227550">
                  <w:marLeft w:val="0"/>
                  <w:marRight w:val="0"/>
                  <w:marTop w:val="0"/>
                  <w:marBottom w:val="0"/>
                  <w:divBdr>
                    <w:top w:val="none" w:sz="0" w:space="0" w:color="auto"/>
                    <w:left w:val="none" w:sz="0" w:space="0" w:color="auto"/>
                    <w:bottom w:val="none" w:sz="0" w:space="0" w:color="auto"/>
                    <w:right w:val="none" w:sz="0" w:space="0" w:color="auto"/>
                  </w:divBdr>
                </w:div>
                <w:div w:id="1619487377">
                  <w:marLeft w:val="0"/>
                  <w:marRight w:val="0"/>
                  <w:marTop w:val="0"/>
                  <w:marBottom w:val="0"/>
                  <w:divBdr>
                    <w:top w:val="none" w:sz="0" w:space="0" w:color="auto"/>
                    <w:left w:val="none" w:sz="0" w:space="0" w:color="auto"/>
                    <w:bottom w:val="none" w:sz="0" w:space="0" w:color="auto"/>
                    <w:right w:val="none" w:sz="0" w:space="0" w:color="auto"/>
                  </w:divBdr>
                </w:div>
                <w:div w:id="1832330714">
                  <w:marLeft w:val="0"/>
                  <w:marRight w:val="0"/>
                  <w:marTop w:val="0"/>
                  <w:marBottom w:val="0"/>
                  <w:divBdr>
                    <w:top w:val="none" w:sz="0" w:space="0" w:color="auto"/>
                    <w:left w:val="none" w:sz="0" w:space="0" w:color="auto"/>
                    <w:bottom w:val="none" w:sz="0" w:space="0" w:color="auto"/>
                    <w:right w:val="none" w:sz="0" w:space="0" w:color="auto"/>
                  </w:divBdr>
                </w:div>
                <w:div w:id="1059551947">
                  <w:marLeft w:val="0"/>
                  <w:marRight w:val="0"/>
                  <w:marTop w:val="0"/>
                  <w:marBottom w:val="0"/>
                  <w:divBdr>
                    <w:top w:val="none" w:sz="0" w:space="0" w:color="auto"/>
                    <w:left w:val="none" w:sz="0" w:space="0" w:color="auto"/>
                    <w:bottom w:val="none" w:sz="0" w:space="0" w:color="auto"/>
                    <w:right w:val="none" w:sz="0" w:space="0" w:color="auto"/>
                  </w:divBdr>
                </w:div>
                <w:div w:id="2006322750">
                  <w:marLeft w:val="0"/>
                  <w:marRight w:val="0"/>
                  <w:marTop w:val="0"/>
                  <w:marBottom w:val="0"/>
                  <w:divBdr>
                    <w:top w:val="none" w:sz="0" w:space="0" w:color="auto"/>
                    <w:left w:val="none" w:sz="0" w:space="0" w:color="auto"/>
                    <w:bottom w:val="none" w:sz="0" w:space="0" w:color="auto"/>
                    <w:right w:val="none" w:sz="0" w:space="0" w:color="auto"/>
                  </w:divBdr>
                </w:div>
                <w:div w:id="1778528027">
                  <w:marLeft w:val="0"/>
                  <w:marRight w:val="0"/>
                  <w:marTop w:val="0"/>
                  <w:marBottom w:val="0"/>
                  <w:divBdr>
                    <w:top w:val="none" w:sz="0" w:space="0" w:color="auto"/>
                    <w:left w:val="none" w:sz="0" w:space="0" w:color="auto"/>
                    <w:bottom w:val="none" w:sz="0" w:space="0" w:color="auto"/>
                    <w:right w:val="none" w:sz="0" w:space="0" w:color="auto"/>
                  </w:divBdr>
                </w:div>
                <w:div w:id="1160343109">
                  <w:marLeft w:val="0"/>
                  <w:marRight w:val="0"/>
                  <w:marTop w:val="0"/>
                  <w:marBottom w:val="0"/>
                  <w:divBdr>
                    <w:top w:val="none" w:sz="0" w:space="0" w:color="auto"/>
                    <w:left w:val="none" w:sz="0" w:space="0" w:color="auto"/>
                    <w:bottom w:val="none" w:sz="0" w:space="0" w:color="auto"/>
                    <w:right w:val="none" w:sz="0" w:space="0" w:color="auto"/>
                  </w:divBdr>
                </w:div>
                <w:div w:id="74939856">
                  <w:marLeft w:val="0"/>
                  <w:marRight w:val="0"/>
                  <w:marTop w:val="0"/>
                  <w:marBottom w:val="0"/>
                  <w:divBdr>
                    <w:top w:val="none" w:sz="0" w:space="0" w:color="auto"/>
                    <w:left w:val="none" w:sz="0" w:space="0" w:color="auto"/>
                    <w:bottom w:val="none" w:sz="0" w:space="0" w:color="auto"/>
                    <w:right w:val="none" w:sz="0" w:space="0" w:color="auto"/>
                  </w:divBdr>
                </w:div>
                <w:div w:id="1066800846">
                  <w:marLeft w:val="0"/>
                  <w:marRight w:val="0"/>
                  <w:marTop w:val="0"/>
                  <w:marBottom w:val="0"/>
                  <w:divBdr>
                    <w:top w:val="none" w:sz="0" w:space="0" w:color="auto"/>
                    <w:left w:val="none" w:sz="0" w:space="0" w:color="auto"/>
                    <w:bottom w:val="none" w:sz="0" w:space="0" w:color="auto"/>
                    <w:right w:val="none" w:sz="0" w:space="0" w:color="auto"/>
                  </w:divBdr>
                </w:div>
                <w:div w:id="1549338184">
                  <w:marLeft w:val="0"/>
                  <w:marRight w:val="0"/>
                  <w:marTop w:val="0"/>
                  <w:marBottom w:val="0"/>
                  <w:divBdr>
                    <w:top w:val="none" w:sz="0" w:space="0" w:color="auto"/>
                    <w:left w:val="none" w:sz="0" w:space="0" w:color="auto"/>
                    <w:bottom w:val="none" w:sz="0" w:space="0" w:color="auto"/>
                    <w:right w:val="none" w:sz="0" w:space="0" w:color="auto"/>
                  </w:divBdr>
                </w:div>
                <w:div w:id="1932230437">
                  <w:marLeft w:val="0"/>
                  <w:marRight w:val="0"/>
                  <w:marTop w:val="0"/>
                  <w:marBottom w:val="0"/>
                  <w:divBdr>
                    <w:top w:val="none" w:sz="0" w:space="0" w:color="auto"/>
                    <w:left w:val="none" w:sz="0" w:space="0" w:color="auto"/>
                    <w:bottom w:val="none" w:sz="0" w:space="0" w:color="auto"/>
                    <w:right w:val="none" w:sz="0" w:space="0" w:color="auto"/>
                  </w:divBdr>
                </w:div>
                <w:div w:id="1326662684">
                  <w:marLeft w:val="0"/>
                  <w:marRight w:val="0"/>
                  <w:marTop w:val="0"/>
                  <w:marBottom w:val="0"/>
                  <w:divBdr>
                    <w:top w:val="none" w:sz="0" w:space="0" w:color="auto"/>
                    <w:left w:val="none" w:sz="0" w:space="0" w:color="auto"/>
                    <w:bottom w:val="none" w:sz="0" w:space="0" w:color="auto"/>
                    <w:right w:val="none" w:sz="0" w:space="0" w:color="auto"/>
                  </w:divBdr>
                </w:div>
                <w:div w:id="248387204">
                  <w:marLeft w:val="0"/>
                  <w:marRight w:val="0"/>
                  <w:marTop w:val="0"/>
                  <w:marBottom w:val="0"/>
                  <w:divBdr>
                    <w:top w:val="none" w:sz="0" w:space="0" w:color="auto"/>
                    <w:left w:val="none" w:sz="0" w:space="0" w:color="auto"/>
                    <w:bottom w:val="none" w:sz="0" w:space="0" w:color="auto"/>
                    <w:right w:val="none" w:sz="0" w:space="0" w:color="auto"/>
                  </w:divBdr>
                </w:div>
                <w:div w:id="1404716522">
                  <w:marLeft w:val="0"/>
                  <w:marRight w:val="0"/>
                  <w:marTop w:val="0"/>
                  <w:marBottom w:val="0"/>
                  <w:divBdr>
                    <w:top w:val="none" w:sz="0" w:space="0" w:color="auto"/>
                    <w:left w:val="none" w:sz="0" w:space="0" w:color="auto"/>
                    <w:bottom w:val="none" w:sz="0" w:space="0" w:color="auto"/>
                    <w:right w:val="none" w:sz="0" w:space="0" w:color="auto"/>
                  </w:divBdr>
                </w:div>
                <w:div w:id="1032803146">
                  <w:marLeft w:val="0"/>
                  <w:marRight w:val="0"/>
                  <w:marTop w:val="0"/>
                  <w:marBottom w:val="0"/>
                  <w:divBdr>
                    <w:top w:val="none" w:sz="0" w:space="0" w:color="auto"/>
                    <w:left w:val="none" w:sz="0" w:space="0" w:color="auto"/>
                    <w:bottom w:val="none" w:sz="0" w:space="0" w:color="auto"/>
                    <w:right w:val="none" w:sz="0" w:space="0" w:color="auto"/>
                  </w:divBdr>
                </w:div>
                <w:div w:id="1693264003">
                  <w:marLeft w:val="0"/>
                  <w:marRight w:val="0"/>
                  <w:marTop w:val="0"/>
                  <w:marBottom w:val="0"/>
                  <w:divBdr>
                    <w:top w:val="none" w:sz="0" w:space="0" w:color="auto"/>
                    <w:left w:val="none" w:sz="0" w:space="0" w:color="auto"/>
                    <w:bottom w:val="none" w:sz="0" w:space="0" w:color="auto"/>
                    <w:right w:val="none" w:sz="0" w:space="0" w:color="auto"/>
                  </w:divBdr>
                </w:div>
                <w:div w:id="1332640789">
                  <w:marLeft w:val="0"/>
                  <w:marRight w:val="0"/>
                  <w:marTop w:val="0"/>
                  <w:marBottom w:val="0"/>
                  <w:divBdr>
                    <w:top w:val="none" w:sz="0" w:space="0" w:color="auto"/>
                    <w:left w:val="none" w:sz="0" w:space="0" w:color="auto"/>
                    <w:bottom w:val="none" w:sz="0" w:space="0" w:color="auto"/>
                    <w:right w:val="none" w:sz="0" w:space="0" w:color="auto"/>
                  </w:divBdr>
                </w:div>
                <w:div w:id="1792282634">
                  <w:marLeft w:val="0"/>
                  <w:marRight w:val="0"/>
                  <w:marTop w:val="0"/>
                  <w:marBottom w:val="0"/>
                  <w:divBdr>
                    <w:top w:val="none" w:sz="0" w:space="0" w:color="auto"/>
                    <w:left w:val="none" w:sz="0" w:space="0" w:color="auto"/>
                    <w:bottom w:val="none" w:sz="0" w:space="0" w:color="auto"/>
                    <w:right w:val="none" w:sz="0" w:space="0" w:color="auto"/>
                  </w:divBdr>
                </w:div>
                <w:div w:id="158880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762710">
          <w:marLeft w:val="0"/>
          <w:marRight w:val="0"/>
          <w:marTop w:val="0"/>
          <w:marBottom w:val="0"/>
          <w:divBdr>
            <w:top w:val="none" w:sz="0" w:space="0" w:color="auto"/>
            <w:left w:val="none" w:sz="0" w:space="0" w:color="auto"/>
            <w:bottom w:val="none" w:sz="0" w:space="0" w:color="auto"/>
            <w:right w:val="none" w:sz="0" w:space="0" w:color="auto"/>
          </w:divBdr>
          <w:divsChild>
            <w:div w:id="2117552367">
              <w:marLeft w:val="0"/>
              <w:marRight w:val="0"/>
              <w:marTop w:val="0"/>
              <w:marBottom w:val="0"/>
              <w:divBdr>
                <w:top w:val="none" w:sz="0" w:space="0" w:color="auto"/>
                <w:left w:val="none" w:sz="0" w:space="0" w:color="auto"/>
                <w:bottom w:val="none" w:sz="0" w:space="0" w:color="auto"/>
                <w:right w:val="none" w:sz="0" w:space="0" w:color="auto"/>
              </w:divBdr>
              <w:divsChild>
                <w:div w:id="1053578102">
                  <w:marLeft w:val="0"/>
                  <w:marRight w:val="0"/>
                  <w:marTop w:val="0"/>
                  <w:marBottom w:val="0"/>
                  <w:divBdr>
                    <w:top w:val="none" w:sz="0" w:space="0" w:color="auto"/>
                    <w:left w:val="none" w:sz="0" w:space="0" w:color="auto"/>
                    <w:bottom w:val="none" w:sz="0" w:space="0" w:color="auto"/>
                    <w:right w:val="none" w:sz="0" w:space="0" w:color="auto"/>
                  </w:divBdr>
                </w:div>
                <w:div w:id="96803246">
                  <w:marLeft w:val="0"/>
                  <w:marRight w:val="0"/>
                  <w:marTop w:val="0"/>
                  <w:marBottom w:val="0"/>
                  <w:divBdr>
                    <w:top w:val="none" w:sz="0" w:space="0" w:color="auto"/>
                    <w:left w:val="none" w:sz="0" w:space="0" w:color="auto"/>
                    <w:bottom w:val="none" w:sz="0" w:space="0" w:color="auto"/>
                    <w:right w:val="none" w:sz="0" w:space="0" w:color="auto"/>
                  </w:divBdr>
                </w:div>
                <w:div w:id="1255475360">
                  <w:marLeft w:val="0"/>
                  <w:marRight w:val="0"/>
                  <w:marTop w:val="0"/>
                  <w:marBottom w:val="0"/>
                  <w:divBdr>
                    <w:top w:val="none" w:sz="0" w:space="0" w:color="auto"/>
                    <w:left w:val="none" w:sz="0" w:space="0" w:color="auto"/>
                    <w:bottom w:val="none" w:sz="0" w:space="0" w:color="auto"/>
                    <w:right w:val="none" w:sz="0" w:space="0" w:color="auto"/>
                  </w:divBdr>
                </w:div>
                <w:div w:id="1897624137">
                  <w:marLeft w:val="0"/>
                  <w:marRight w:val="0"/>
                  <w:marTop w:val="0"/>
                  <w:marBottom w:val="0"/>
                  <w:divBdr>
                    <w:top w:val="none" w:sz="0" w:space="0" w:color="auto"/>
                    <w:left w:val="none" w:sz="0" w:space="0" w:color="auto"/>
                    <w:bottom w:val="none" w:sz="0" w:space="0" w:color="auto"/>
                    <w:right w:val="none" w:sz="0" w:space="0" w:color="auto"/>
                  </w:divBdr>
                </w:div>
                <w:div w:id="69429419">
                  <w:marLeft w:val="0"/>
                  <w:marRight w:val="0"/>
                  <w:marTop w:val="0"/>
                  <w:marBottom w:val="0"/>
                  <w:divBdr>
                    <w:top w:val="none" w:sz="0" w:space="0" w:color="auto"/>
                    <w:left w:val="none" w:sz="0" w:space="0" w:color="auto"/>
                    <w:bottom w:val="none" w:sz="0" w:space="0" w:color="auto"/>
                    <w:right w:val="none" w:sz="0" w:space="0" w:color="auto"/>
                  </w:divBdr>
                </w:div>
                <w:div w:id="160202058">
                  <w:marLeft w:val="0"/>
                  <w:marRight w:val="0"/>
                  <w:marTop w:val="0"/>
                  <w:marBottom w:val="0"/>
                  <w:divBdr>
                    <w:top w:val="none" w:sz="0" w:space="0" w:color="auto"/>
                    <w:left w:val="none" w:sz="0" w:space="0" w:color="auto"/>
                    <w:bottom w:val="none" w:sz="0" w:space="0" w:color="auto"/>
                    <w:right w:val="none" w:sz="0" w:space="0" w:color="auto"/>
                  </w:divBdr>
                </w:div>
                <w:div w:id="687873187">
                  <w:marLeft w:val="0"/>
                  <w:marRight w:val="0"/>
                  <w:marTop w:val="0"/>
                  <w:marBottom w:val="0"/>
                  <w:divBdr>
                    <w:top w:val="none" w:sz="0" w:space="0" w:color="auto"/>
                    <w:left w:val="none" w:sz="0" w:space="0" w:color="auto"/>
                    <w:bottom w:val="none" w:sz="0" w:space="0" w:color="auto"/>
                    <w:right w:val="none" w:sz="0" w:space="0" w:color="auto"/>
                  </w:divBdr>
                </w:div>
                <w:div w:id="807746430">
                  <w:marLeft w:val="0"/>
                  <w:marRight w:val="0"/>
                  <w:marTop w:val="0"/>
                  <w:marBottom w:val="0"/>
                  <w:divBdr>
                    <w:top w:val="none" w:sz="0" w:space="0" w:color="auto"/>
                    <w:left w:val="none" w:sz="0" w:space="0" w:color="auto"/>
                    <w:bottom w:val="none" w:sz="0" w:space="0" w:color="auto"/>
                    <w:right w:val="none" w:sz="0" w:space="0" w:color="auto"/>
                  </w:divBdr>
                </w:div>
                <w:div w:id="1486051296">
                  <w:marLeft w:val="0"/>
                  <w:marRight w:val="0"/>
                  <w:marTop w:val="0"/>
                  <w:marBottom w:val="0"/>
                  <w:divBdr>
                    <w:top w:val="none" w:sz="0" w:space="0" w:color="auto"/>
                    <w:left w:val="none" w:sz="0" w:space="0" w:color="auto"/>
                    <w:bottom w:val="none" w:sz="0" w:space="0" w:color="auto"/>
                    <w:right w:val="none" w:sz="0" w:space="0" w:color="auto"/>
                  </w:divBdr>
                </w:div>
                <w:div w:id="1152865737">
                  <w:marLeft w:val="0"/>
                  <w:marRight w:val="0"/>
                  <w:marTop w:val="0"/>
                  <w:marBottom w:val="0"/>
                  <w:divBdr>
                    <w:top w:val="none" w:sz="0" w:space="0" w:color="auto"/>
                    <w:left w:val="none" w:sz="0" w:space="0" w:color="auto"/>
                    <w:bottom w:val="none" w:sz="0" w:space="0" w:color="auto"/>
                    <w:right w:val="none" w:sz="0" w:space="0" w:color="auto"/>
                  </w:divBdr>
                </w:div>
                <w:div w:id="709916509">
                  <w:marLeft w:val="0"/>
                  <w:marRight w:val="0"/>
                  <w:marTop w:val="0"/>
                  <w:marBottom w:val="0"/>
                  <w:divBdr>
                    <w:top w:val="none" w:sz="0" w:space="0" w:color="auto"/>
                    <w:left w:val="none" w:sz="0" w:space="0" w:color="auto"/>
                    <w:bottom w:val="none" w:sz="0" w:space="0" w:color="auto"/>
                    <w:right w:val="none" w:sz="0" w:space="0" w:color="auto"/>
                  </w:divBdr>
                </w:div>
                <w:div w:id="1389257131">
                  <w:marLeft w:val="0"/>
                  <w:marRight w:val="0"/>
                  <w:marTop w:val="0"/>
                  <w:marBottom w:val="0"/>
                  <w:divBdr>
                    <w:top w:val="none" w:sz="0" w:space="0" w:color="auto"/>
                    <w:left w:val="none" w:sz="0" w:space="0" w:color="auto"/>
                    <w:bottom w:val="none" w:sz="0" w:space="0" w:color="auto"/>
                    <w:right w:val="none" w:sz="0" w:space="0" w:color="auto"/>
                  </w:divBdr>
                </w:div>
                <w:div w:id="250942010">
                  <w:marLeft w:val="0"/>
                  <w:marRight w:val="0"/>
                  <w:marTop w:val="0"/>
                  <w:marBottom w:val="0"/>
                  <w:divBdr>
                    <w:top w:val="none" w:sz="0" w:space="0" w:color="auto"/>
                    <w:left w:val="none" w:sz="0" w:space="0" w:color="auto"/>
                    <w:bottom w:val="none" w:sz="0" w:space="0" w:color="auto"/>
                    <w:right w:val="none" w:sz="0" w:space="0" w:color="auto"/>
                  </w:divBdr>
                </w:div>
                <w:div w:id="1515530673">
                  <w:marLeft w:val="0"/>
                  <w:marRight w:val="0"/>
                  <w:marTop w:val="0"/>
                  <w:marBottom w:val="0"/>
                  <w:divBdr>
                    <w:top w:val="none" w:sz="0" w:space="0" w:color="auto"/>
                    <w:left w:val="none" w:sz="0" w:space="0" w:color="auto"/>
                    <w:bottom w:val="none" w:sz="0" w:space="0" w:color="auto"/>
                    <w:right w:val="none" w:sz="0" w:space="0" w:color="auto"/>
                  </w:divBdr>
                </w:div>
                <w:div w:id="1890995051">
                  <w:marLeft w:val="0"/>
                  <w:marRight w:val="0"/>
                  <w:marTop w:val="0"/>
                  <w:marBottom w:val="0"/>
                  <w:divBdr>
                    <w:top w:val="none" w:sz="0" w:space="0" w:color="auto"/>
                    <w:left w:val="none" w:sz="0" w:space="0" w:color="auto"/>
                    <w:bottom w:val="none" w:sz="0" w:space="0" w:color="auto"/>
                    <w:right w:val="none" w:sz="0" w:space="0" w:color="auto"/>
                  </w:divBdr>
                </w:div>
                <w:div w:id="1422290869">
                  <w:marLeft w:val="0"/>
                  <w:marRight w:val="0"/>
                  <w:marTop w:val="0"/>
                  <w:marBottom w:val="0"/>
                  <w:divBdr>
                    <w:top w:val="none" w:sz="0" w:space="0" w:color="auto"/>
                    <w:left w:val="none" w:sz="0" w:space="0" w:color="auto"/>
                    <w:bottom w:val="none" w:sz="0" w:space="0" w:color="auto"/>
                    <w:right w:val="none" w:sz="0" w:space="0" w:color="auto"/>
                  </w:divBdr>
                </w:div>
                <w:div w:id="724253040">
                  <w:marLeft w:val="0"/>
                  <w:marRight w:val="0"/>
                  <w:marTop w:val="0"/>
                  <w:marBottom w:val="0"/>
                  <w:divBdr>
                    <w:top w:val="none" w:sz="0" w:space="0" w:color="auto"/>
                    <w:left w:val="none" w:sz="0" w:space="0" w:color="auto"/>
                    <w:bottom w:val="none" w:sz="0" w:space="0" w:color="auto"/>
                    <w:right w:val="none" w:sz="0" w:space="0" w:color="auto"/>
                  </w:divBdr>
                </w:div>
                <w:div w:id="213658819">
                  <w:marLeft w:val="0"/>
                  <w:marRight w:val="0"/>
                  <w:marTop w:val="0"/>
                  <w:marBottom w:val="0"/>
                  <w:divBdr>
                    <w:top w:val="none" w:sz="0" w:space="0" w:color="auto"/>
                    <w:left w:val="none" w:sz="0" w:space="0" w:color="auto"/>
                    <w:bottom w:val="none" w:sz="0" w:space="0" w:color="auto"/>
                    <w:right w:val="none" w:sz="0" w:space="0" w:color="auto"/>
                  </w:divBdr>
                </w:div>
                <w:div w:id="1531996244">
                  <w:marLeft w:val="0"/>
                  <w:marRight w:val="0"/>
                  <w:marTop w:val="0"/>
                  <w:marBottom w:val="0"/>
                  <w:divBdr>
                    <w:top w:val="none" w:sz="0" w:space="0" w:color="auto"/>
                    <w:left w:val="none" w:sz="0" w:space="0" w:color="auto"/>
                    <w:bottom w:val="none" w:sz="0" w:space="0" w:color="auto"/>
                    <w:right w:val="none" w:sz="0" w:space="0" w:color="auto"/>
                  </w:divBdr>
                </w:div>
                <w:div w:id="370499284">
                  <w:marLeft w:val="0"/>
                  <w:marRight w:val="0"/>
                  <w:marTop w:val="0"/>
                  <w:marBottom w:val="0"/>
                  <w:divBdr>
                    <w:top w:val="none" w:sz="0" w:space="0" w:color="auto"/>
                    <w:left w:val="none" w:sz="0" w:space="0" w:color="auto"/>
                    <w:bottom w:val="none" w:sz="0" w:space="0" w:color="auto"/>
                    <w:right w:val="none" w:sz="0" w:space="0" w:color="auto"/>
                  </w:divBdr>
                </w:div>
                <w:div w:id="118302526">
                  <w:marLeft w:val="0"/>
                  <w:marRight w:val="0"/>
                  <w:marTop w:val="0"/>
                  <w:marBottom w:val="0"/>
                  <w:divBdr>
                    <w:top w:val="none" w:sz="0" w:space="0" w:color="auto"/>
                    <w:left w:val="none" w:sz="0" w:space="0" w:color="auto"/>
                    <w:bottom w:val="none" w:sz="0" w:space="0" w:color="auto"/>
                    <w:right w:val="none" w:sz="0" w:space="0" w:color="auto"/>
                  </w:divBdr>
                </w:div>
                <w:div w:id="2030444513">
                  <w:marLeft w:val="0"/>
                  <w:marRight w:val="0"/>
                  <w:marTop w:val="0"/>
                  <w:marBottom w:val="0"/>
                  <w:divBdr>
                    <w:top w:val="none" w:sz="0" w:space="0" w:color="auto"/>
                    <w:left w:val="none" w:sz="0" w:space="0" w:color="auto"/>
                    <w:bottom w:val="none" w:sz="0" w:space="0" w:color="auto"/>
                    <w:right w:val="none" w:sz="0" w:space="0" w:color="auto"/>
                  </w:divBdr>
                </w:div>
                <w:div w:id="294678325">
                  <w:marLeft w:val="0"/>
                  <w:marRight w:val="0"/>
                  <w:marTop w:val="0"/>
                  <w:marBottom w:val="0"/>
                  <w:divBdr>
                    <w:top w:val="none" w:sz="0" w:space="0" w:color="auto"/>
                    <w:left w:val="none" w:sz="0" w:space="0" w:color="auto"/>
                    <w:bottom w:val="none" w:sz="0" w:space="0" w:color="auto"/>
                    <w:right w:val="none" w:sz="0" w:space="0" w:color="auto"/>
                  </w:divBdr>
                </w:div>
                <w:div w:id="1625892723">
                  <w:marLeft w:val="0"/>
                  <w:marRight w:val="0"/>
                  <w:marTop w:val="0"/>
                  <w:marBottom w:val="0"/>
                  <w:divBdr>
                    <w:top w:val="none" w:sz="0" w:space="0" w:color="auto"/>
                    <w:left w:val="none" w:sz="0" w:space="0" w:color="auto"/>
                    <w:bottom w:val="none" w:sz="0" w:space="0" w:color="auto"/>
                    <w:right w:val="none" w:sz="0" w:space="0" w:color="auto"/>
                  </w:divBdr>
                </w:div>
                <w:div w:id="2030597619">
                  <w:marLeft w:val="0"/>
                  <w:marRight w:val="0"/>
                  <w:marTop w:val="0"/>
                  <w:marBottom w:val="0"/>
                  <w:divBdr>
                    <w:top w:val="none" w:sz="0" w:space="0" w:color="auto"/>
                    <w:left w:val="none" w:sz="0" w:space="0" w:color="auto"/>
                    <w:bottom w:val="none" w:sz="0" w:space="0" w:color="auto"/>
                    <w:right w:val="none" w:sz="0" w:space="0" w:color="auto"/>
                  </w:divBdr>
                </w:div>
                <w:div w:id="675766636">
                  <w:marLeft w:val="0"/>
                  <w:marRight w:val="0"/>
                  <w:marTop w:val="0"/>
                  <w:marBottom w:val="0"/>
                  <w:divBdr>
                    <w:top w:val="none" w:sz="0" w:space="0" w:color="auto"/>
                    <w:left w:val="none" w:sz="0" w:space="0" w:color="auto"/>
                    <w:bottom w:val="none" w:sz="0" w:space="0" w:color="auto"/>
                    <w:right w:val="none" w:sz="0" w:space="0" w:color="auto"/>
                  </w:divBdr>
                </w:div>
                <w:div w:id="149295697">
                  <w:marLeft w:val="0"/>
                  <w:marRight w:val="0"/>
                  <w:marTop w:val="0"/>
                  <w:marBottom w:val="0"/>
                  <w:divBdr>
                    <w:top w:val="none" w:sz="0" w:space="0" w:color="auto"/>
                    <w:left w:val="none" w:sz="0" w:space="0" w:color="auto"/>
                    <w:bottom w:val="none" w:sz="0" w:space="0" w:color="auto"/>
                    <w:right w:val="none" w:sz="0" w:space="0" w:color="auto"/>
                  </w:divBdr>
                </w:div>
                <w:div w:id="1270625128">
                  <w:marLeft w:val="0"/>
                  <w:marRight w:val="0"/>
                  <w:marTop w:val="0"/>
                  <w:marBottom w:val="0"/>
                  <w:divBdr>
                    <w:top w:val="none" w:sz="0" w:space="0" w:color="auto"/>
                    <w:left w:val="none" w:sz="0" w:space="0" w:color="auto"/>
                    <w:bottom w:val="none" w:sz="0" w:space="0" w:color="auto"/>
                    <w:right w:val="none" w:sz="0" w:space="0" w:color="auto"/>
                  </w:divBdr>
                </w:div>
                <w:div w:id="1085033493">
                  <w:marLeft w:val="0"/>
                  <w:marRight w:val="0"/>
                  <w:marTop w:val="0"/>
                  <w:marBottom w:val="0"/>
                  <w:divBdr>
                    <w:top w:val="none" w:sz="0" w:space="0" w:color="auto"/>
                    <w:left w:val="none" w:sz="0" w:space="0" w:color="auto"/>
                    <w:bottom w:val="none" w:sz="0" w:space="0" w:color="auto"/>
                    <w:right w:val="none" w:sz="0" w:space="0" w:color="auto"/>
                  </w:divBdr>
                </w:div>
                <w:div w:id="1327241830">
                  <w:marLeft w:val="0"/>
                  <w:marRight w:val="0"/>
                  <w:marTop w:val="0"/>
                  <w:marBottom w:val="0"/>
                  <w:divBdr>
                    <w:top w:val="none" w:sz="0" w:space="0" w:color="auto"/>
                    <w:left w:val="none" w:sz="0" w:space="0" w:color="auto"/>
                    <w:bottom w:val="none" w:sz="0" w:space="0" w:color="auto"/>
                    <w:right w:val="none" w:sz="0" w:space="0" w:color="auto"/>
                  </w:divBdr>
                </w:div>
                <w:div w:id="1552615618">
                  <w:marLeft w:val="0"/>
                  <w:marRight w:val="0"/>
                  <w:marTop w:val="0"/>
                  <w:marBottom w:val="0"/>
                  <w:divBdr>
                    <w:top w:val="none" w:sz="0" w:space="0" w:color="auto"/>
                    <w:left w:val="none" w:sz="0" w:space="0" w:color="auto"/>
                    <w:bottom w:val="none" w:sz="0" w:space="0" w:color="auto"/>
                    <w:right w:val="none" w:sz="0" w:space="0" w:color="auto"/>
                  </w:divBdr>
                </w:div>
                <w:div w:id="48112779">
                  <w:marLeft w:val="0"/>
                  <w:marRight w:val="0"/>
                  <w:marTop w:val="0"/>
                  <w:marBottom w:val="0"/>
                  <w:divBdr>
                    <w:top w:val="none" w:sz="0" w:space="0" w:color="auto"/>
                    <w:left w:val="none" w:sz="0" w:space="0" w:color="auto"/>
                    <w:bottom w:val="none" w:sz="0" w:space="0" w:color="auto"/>
                    <w:right w:val="none" w:sz="0" w:space="0" w:color="auto"/>
                  </w:divBdr>
                </w:div>
                <w:div w:id="1775518880">
                  <w:marLeft w:val="0"/>
                  <w:marRight w:val="0"/>
                  <w:marTop w:val="0"/>
                  <w:marBottom w:val="0"/>
                  <w:divBdr>
                    <w:top w:val="none" w:sz="0" w:space="0" w:color="auto"/>
                    <w:left w:val="none" w:sz="0" w:space="0" w:color="auto"/>
                    <w:bottom w:val="none" w:sz="0" w:space="0" w:color="auto"/>
                    <w:right w:val="none" w:sz="0" w:space="0" w:color="auto"/>
                  </w:divBdr>
                </w:div>
                <w:div w:id="1016155463">
                  <w:marLeft w:val="0"/>
                  <w:marRight w:val="0"/>
                  <w:marTop w:val="0"/>
                  <w:marBottom w:val="0"/>
                  <w:divBdr>
                    <w:top w:val="none" w:sz="0" w:space="0" w:color="auto"/>
                    <w:left w:val="none" w:sz="0" w:space="0" w:color="auto"/>
                    <w:bottom w:val="none" w:sz="0" w:space="0" w:color="auto"/>
                    <w:right w:val="none" w:sz="0" w:space="0" w:color="auto"/>
                  </w:divBdr>
                </w:div>
                <w:div w:id="883059882">
                  <w:marLeft w:val="0"/>
                  <w:marRight w:val="0"/>
                  <w:marTop w:val="0"/>
                  <w:marBottom w:val="0"/>
                  <w:divBdr>
                    <w:top w:val="none" w:sz="0" w:space="0" w:color="auto"/>
                    <w:left w:val="none" w:sz="0" w:space="0" w:color="auto"/>
                    <w:bottom w:val="none" w:sz="0" w:space="0" w:color="auto"/>
                    <w:right w:val="none" w:sz="0" w:space="0" w:color="auto"/>
                  </w:divBdr>
                </w:div>
                <w:div w:id="1443919482">
                  <w:marLeft w:val="0"/>
                  <w:marRight w:val="0"/>
                  <w:marTop w:val="0"/>
                  <w:marBottom w:val="0"/>
                  <w:divBdr>
                    <w:top w:val="none" w:sz="0" w:space="0" w:color="auto"/>
                    <w:left w:val="none" w:sz="0" w:space="0" w:color="auto"/>
                    <w:bottom w:val="none" w:sz="0" w:space="0" w:color="auto"/>
                    <w:right w:val="none" w:sz="0" w:space="0" w:color="auto"/>
                  </w:divBdr>
                </w:div>
                <w:div w:id="1674213081">
                  <w:marLeft w:val="0"/>
                  <w:marRight w:val="0"/>
                  <w:marTop w:val="0"/>
                  <w:marBottom w:val="0"/>
                  <w:divBdr>
                    <w:top w:val="none" w:sz="0" w:space="0" w:color="auto"/>
                    <w:left w:val="none" w:sz="0" w:space="0" w:color="auto"/>
                    <w:bottom w:val="none" w:sz="0" w:space="0" w:color="auto"/>
                    <w:right w:val="none" w:sz="0" w:space="0" w:color="auto"/>
                  </w:divBdr>
                </w:div>
                <w:div w:id="498430684">
                  <w:marLeft w:val="0"/>
                  <w:marRight w:val="0"/>
                  <w:marTop w:val="0"/>
                  <w:marBottom w:val="0"/>
                  <w:divBdr>
                    <w:top w:val="none" w:sz="0" w:space="0" w:color="auto"/>
                    <w:left w:val="none" w:sz="0" w:space="0" w:color="auto"/>
                    <w:bottom w:val="none" w:sz="0" w:space="0" w:color="auto"/>
                    <w:right w:val="none" w:sz="0" w:space="0" w:color="auto"/>
                  </w:divBdr>
                </w:div>
                <w:div w:id="2056464751">
                  <w:marLeft w:val="0"/>
                  <w:marRight w:val="0"/>
                  <w:marTop w:val="0"/>
                  <w:marBottom w:val="0"/>
                  <w:divBdr>
                    <w:top w:val="none" w:sz="0" w:space="0" w:color="auto"/>
                    <w:left w:val="none" w:sz="0" w:space="0" w:color="auto"/>
                    <w:bottom w:val="none" w:sz="0" w:space="0" w:color="auto"/>
                    <w:right w:val="none" w:sz="0" w:space="0" w:color="auto"/>
                  </w:divBdr>
                </w:div>
                <w:div w:id="329531362">
                  <w:marLeft w:val="0"/>
                  <w:marRight w:val="0"/>
                  <w:marTop w:val="0"/>
                  <w:marBottom w:val="0"/>
                  <w:divBdr>
                    <w:top w:val="none" w:sz="0" w:space="0" w:color="auto"/>
                    <w:left w:val="none" w:sz="0" w:space="0" w:color="auto"/>
                    <w:bottom w:val="none" w:sz="0" w:space="0" w:color="auto"/>
                    <w:right w:val="none" w:sz="0" w:space="0" w:color="auto"/>
                  </w:divBdr>
                </w:div>
                <w:div w:id="1652976310">
                  <w:marLeft w:val="0"/>
                  <w:marRight w:val="0"/>
                  <w:marTop w:val="0"/>
                  <w:marBottom w:val="0"/>
                  <w:divBdr>
                    <w:top w:val="none" w:sz="0" w:space="0" w:color="auto"/>
                    <w:left w:val="none" w:sz="0" w:space="0" w:color="auto"/>
                    <w:bottom w:val="none" w:sz="0" w:space="0" w:color="auto"/>
                    <w:right w:val="none" w:sz="0" w:space="0" w:color="auto"/>
                  </w:divBdr>
                </w:div>
                <w:div w:id="18699000">
                  <w:marLeft w:val="0"/>
                  <w:marRight w:val="0"/>
                  <w:marTop w:val="0"/>
                  <w:marBottom w:val="0"/>
                  <w:divBdr>
                    <w:top w:val="none" w:sz="0" w:space="0" w:color="auto"/>
                    <w:left w:val="none" w:sz="0" w:space="0" w:color="auto"/>
                    <w:bottom w:val="none" w:sz="0" w:space="0" w:color="auto"/>
                    <w:right w:val="none" w:sz="0" w:space="0" w:color="auto"/>
                  </w:divBdr>
                </w:div>
                <w:div w:id="592249186">
                  <w:marLeft w:val="0"/>
                  <w:marRight w:val="0"/>
                  <w:marTop w:val="0"/>
                  <w:marBottom w:val="0"/>
                  <w:divBdr>
                    <w:top w:val="none" w:sz="0" w:space="0" w:color="auto"/>
                    <w:left w:val="none" w:sz="0" w:space="0" w:color="auto"/>
                    <w:bottom w:val="none" w:sz="0" w:space="0" w:color="auto"/>
                    <w:right w:val="none" w:sz="0" w:space="0" w:color="auto"/>
                  </w:divBdr>
                </w:div>
                <w:div w:id="8029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39637">
          <w:marLeft w:val="0"/>
          <w:marRight w:val="0"/>
          <w:marTop w:val="0"/>
          <w:marBottom w:val="0"/>
          <w:divBdr>
            <w:top w:val="none" w:sz="0" w:space="0" w:color="auto"/>
            <w:left w:val="none" w:sz="0" w:space="0" w:color="auto"/>
            <w:bottom w:val="none" w:sz="0" w:space="0" w:color="auto"/>
            <w:right w:val="none" w:sz="0" w:space="0" w:color="auto"/>
          </w:divBdr>
          <w:divsChild>
            <w:div w:id="774327228">
              <w:marLeft w:val="0"/>
              <w:marRight w:val="0"/>
              <w:marTop w:val="0"/>
              <w:marBottom w:val="0"/>
              <w:divBdr>
                <w:top w:val="none" w:sz="0" w:space="0" w:color="auto"/>
                <w:left w:val="none" w:sz="0" w:space="0" w:color="auto"/>
                <w:bottom w:val="none" w:sz="0" w:space="0" w:color="auto"/>
                <w:right w:val="none" w:sz="0" w:space="0" w:color="auto"/>
              </w:divBdr>
              <w:divsChild>
                <w:div w:id="286932231">
                  <w:marLeft w:val="0"/>
                  <w:marRight w:val="0"/>
                  <w:marTop w:val="0"/>
                  <w:marBottom w:val="0"/>
                  <w:divBdr>
                    <w:top w:val="none" w:sz="0" w:space="0" w:color="auto"/>
                    <w:left w:val="none" w:sz="0" w:space="0" w:color="auto"/>
                    <w:bottom w:val="none" w:sz="0" w:space="0" w:color="auto"/>
                    <w:right w:val="none" w:sz="0" w:space="0" w:color="auto"/>
                  </w:divBdr>
                </w:div>
                <w:div w:id="1479568961">
                  <w:marLeft w:val="0"/>
                  <w:marRight w:val="0"/>
                  <w:marTop w:val="0"/>
                  <w:marBottom w:val="0"/>
                  <w:divBdr>
                    <w:top w:val="none" w:sz="0" w:space="0" w:color="auto"/>
                    <w:left w:val="none" w:sz="0" w:space="0" w:color="auto"/>
                    <w:bottom w:val="none" w:sz="0" w:space="0" w:color="auto"/>
                    <w:right w:val="none" w:sz="0" w:space="0" w:color="auto"/>
                  </w:divBdr>
                </w:div>
                <w:div w:id="1254633972">
                  <w:marLeft w:val="0"/>
                  <w:marRight w:val="0"/>
                  <w:marTop w:val="0"/>
                  <w:marBottom w:val="0"/>
                  <w:divBdr>
                    <w:top w:val="none" w:sz="0" w:space="0" w:color="auto"/>
                    <w:left w:val="none" w:sz="0" w:space="0" w:color="auto"/>
                    <w:bottom w:val="none" w:sz="0" w:space="0" w:color="auto"/>
                    <w:right w:val="none" w:sz="0" w:space="0" w:color="auto"/>
                  </w:divBdr>
                </w:div>
                <w:div w:id="1890921439">
                  <w:marLeft w:val="0"/>
                  <w:marRight w:val="0"/>
                  <w:marTop w:val="0"/>
                  <w:marBottom w:val="0"/>
                  <w:divBdr>
                    <w:top w:val="none" w:sz="0" w:space="0" w:color="auto"/>
                    <w:left w:val="none" w:sz="0" w:space="0" w:color="auto"/>
                    <w:bottom w:val="none" w:sz="0" w:space="0" w:color="auto"/>
                    <w:right w:val="none" w:sz="0" w:space="0" w:color="auto"/>
                  </w:divBdr>
                </w:div>
                <w:div w:id="618494991">
                  <w:marLeft w:val="0"/>
                  <w:marRight w:val="0"/>
                  <w:marTop w:val="0"/>
                  <w:marBottom w:val="0"/>
                  <w:divBdr>
                    <w:top w:val="none" w:sz="0" w:space="0" w:color="auto"/>
                    <w:left w:val="none" w:sz="0" w:space="0" w:color="auto"/>
                    <w:bottom w:val="none" w:sz="0" w:space="0" w:color="auto"/>
                    <w:right w:val="none" w:sz="0" w:space="0" w:color="auto"/>
                  </w:divBdr>
                </w:div>
                <w:div w:id="2064868218">
                  <w:marLeft w:val="0"/>
                  <w:marRight w:val="0"/>
                  <w:marTop w:val="0"/>
                  <w:marBottom w:val="0"/>
                  <w:divBdr>
                    <w:top w:val="none" w:sz="0" w:space="0" w:color="auto"/>
                    <w:left w:val="none" w:sz="0" w:space="0" w:color="auto"/>
                    <w:bottom w:val="none" w:sz="0" w:space="0" w:color="auto"/>
                    <w:right w:val="none" w:sz="0" w:space="0" w:color="auto"/>
                  </w:divBdr>
                </w:div>
                <w:div w:id="1929776095">
                  <w:marLeft w:val="0"/>
                  <w:marRight w:val="0"/>
                  <w:marTop w:val="0"/>
                  <w:marBottom w:val="0"/>
                  <w:divBdr>
                    <w:top w:val="none" w:sz="0" w:space="0" w:color="auto"/>
                    <w:left w:val="none" w:sz="0" w:space="0" w:color="auto"/>
                    <w:bottom w:val="none" w:sz="0" w:space="0" w:color="auto"/>
                    <w:right w:val="none" w:sz="0" w:space="0" w:color="auto"/>
                  </w:divBdr>
                </w:div>
                <w:div w:id="1951278426">
                  <w:marLeft w:val="0"/>
                  <w:marRight w:val="0"/>
                  <w:marTop w:val="0"/>
                  <w:marBottom w:val="0"/>
                  <w:divBdr>
                    <w:top w:val="none" w:sz="0" w:space="0" w:color="auto"/>
                    <w:left w:val="none" w:sz="0" w:space="0" w:color="auto"/>
                    <w:bottom w:val="none" w:sz="0" w:space="0" w:color="auto"/>
                    <w:right w:val="none" w:sz="0" w:space="0" w:color="auto"/>
                  </w:divBdr>
                </w:div>
                <w:div w:id="278535204">
                  <w:marLeft w:val="0"/>
                  <w:marRight w:val="0"/>
                  <w:marTop w:val="0"/>
                  <w:marBottom w:val="0"/>
                  <w:divBdr>
                    <w:top w:val="none" w:sz="0" w:space="0" w:color="auto"/>
                    <w:left w:val="none" w:sz="0" w:space="0" w:color="auto"/>
                    <w:bottom w:val="none" w:sz="0" w:space="0" w:color="auto"/>
                    <w:right w:val="none" w:sz="0" w:space="0" w:color="auto"/>
                  </w:divBdr>
                </w:div>
                <w:div w:id="306013707">
                  <w:marLeft w:val="0"/>
                  <w:marRight w:val="0"/>
                  <w:marTop w:val="0"/>
                  <w:marBottom w:val="0"/>
                  <w:divBdr>
                    <w:top w:val="none" w:sz="0" w:space="0" w:color="auto"/>
                    <w:left w:val="none" w:sz="0" w:space="0" w:color="auto"/>
                    <w:bottom w:val="none" w:sz="0" w:space="0" w:color="auto"/>
                    <w:right w:val="none" w:sz="0" w:space="0" w:color="auto"/>
                  </w:divBdr>
                </w:div>
                <w:div w:id="1302080905">
                  <w:marLeft w:val="0"/>
                  <w:marRight w:val="0"/>
                  <w:marTop w:val="0"/>
                  <w:marBottom w:val="0"/>
                  <w:divBdr>
                    <w:top w:val="none" w:sz="0" w:space="0" w:color="auto"/>
                    <w:left w:val="none" w:sz="0" w:space="0" w:color="auto"/>
                    <w:bottom w:val="none" w:sz="0" w:space="0" w:color="auto"/>
                    <w:right w:val="none" w:sz="0" w:space="0" w:color="auto"/>
                  </w:divBdr>
                </w:div>
                <w:div w:id="1899125149">
                  <w:marLeft w:val="0"/>
                  <w:marRight w:val="0"/>
                  <w:marTop w:val="0"/>
                  <w:marBottom w:val="0"/>
                  <w:divBdr>
                    <w:top w:val="none" w:sz="0" w:space="0" w:color="auto"/>
                    <w:left w:val="none" w:sz="0" w:space="0" w:color="auto"/>
                    <w:bottom w:val="none" w:sz="0" w:space="0" w:color="auto"/>
                    <w:right w:val="none" w:sz="0" w:space="0" w:color="auto"/>
                  </w:divBdr>
                </w:div>
                <w:div w:id="16274526">
                  <w:marLeft w:val="0"/>
                  <w:marRight w:val="0"/>
                  <w:marTop w:val="0"/>
                  <w:marBottom w:val="0"/>
                  <w:divBdr>
                    <w:top w:val="none" w:sz="0" w:space="0" w:color="auto"/>
                    <w:left w:val="none" w:sz="0" w:space="0" w:color="auto"/>
                    <w:bottom w:val="none" w:sz="0" w:space="0" w:color="auto"/>
                    <w:right w:val="none" w:sz="0" w:space="0" w:color="auto"/>
                  </w:divBdr>
                </w:div>
                <w:div w:id="995376552">
                  <w:marLeft w:val="0"/>
                  <w:marRight w:val="0"/>
                  <w:marTop w:val="0"/>
                  <w:marBottom w:val="0"/>
                  <w:divBdr>
                    <w:top w:val="none" w:sz="0" w:space="0" w:color="auto"/>
                    <w:left w:val="none" w:sz="0" w:space="0" w:color="auto"/>
                    <w:bottom w:val="none" w:sz="0" w:space="0" w:color="auto"/>
                    <w:right w:val="none" w:sz="0" w:space="0" w:color="auto"/>
                  </w:divBdr>
                </w:div>
                <w:div w:id="1905022689">
                  <w:marLeft w:val="0"/>
                  <w:marRight w:val="0"/>
                  <w:marTop w:val="0"/>
                  <w:marBottom w:val="0"/>
                  <w:divBdr>
                    <w:top w:val="none" w:sz="0" w:space="0" w:color="auto"/>
                    <w:left w:val="none" w:sz="0" w:space="0" w:color="auto"/>
                    <w:bottom w:val="none" w:sz="0" w:space="0" w:color="auto"/>
                    <w:right w:val="none" w:sz="0" w:space="0" w:color="auto"/>
                  </w:divBdr>
                </w:div>
                <w:div w:id="124855332">
                  <w:marLeft w:val="0"/>
                  <w:marRight w:val="0"/>
                  <w:marTop w:val="0"/>
                  <w:marBottom w:val="0"/>
                  <w:divBdr>
                    <w:top w:val="none" w:sz="0" w:space="0" w:color="auto"/>
                    <w:left w:val="none" w:sz="0" w:space="0" w:color="auto"/>
                    <w:bottom w:val="none" w:sz="0" w:space="0" w:color="auto"/>
                    <w:right w:val="none" w:sz="0" w:space="0" w:color="auto"/>
                  </w:divBdr>
                </w:div>
                <w:div w:id="172375626">
                  <w:marLeft w:val="0"/>
                  <w:marRight w:val="0"/>
                  <w:marTop w:val="0"/>
                  <w:marBottom w:val="0"/>
                  <w:divBdr>
                    <w:top w:val="none" w:sz="0" w:space="0" w:color="auto"/>
                    <w:left w:val="none" w:sz="0" w:space="0" w:color="auto"/>
                    <w:bottom w:val="none" w:sz="0" w:space="0" w:color="auto"/>
                    <w:right w:val="none" w:sz="0" w:space="0" w:color="auto"/>
                  </w:divBdr>
                </w:div>
                <w:div w:id="1181431789">
                  <w:marLeft w:val="0"/>
                  <w:marRight w:val="0"/>
                  <w:marTop w:val="0"/>
                  <w:marBottom w:val="0"/>
                  <w:divBdr>
                    <w:top w:val="none" w:sz="0" w:space="0" w:color="auto"/>
                    <w:left w:val="none" w:sz="0" w:space="0" w:color="auto"/>
                    <w:bottom w:val="none" w:sz="0" w:space="0" w:color="auto"/>
                    <w:right w:val="none" w:sz="0" w:space="0" w:color="auto"/>
                  </w:divBdr>
                </w:div>
                <w:div w:id="382362972">
                  <w:marLeft w:val="0"/>
                  <w:marRight w:val="0"/>
                  <w:marTop w:val="0"/>
                  <w:marBottom w:val="0"/>
                  <w:divBdr>
                    <w:top w:val="none" w:sz="0" w:space="0" w:color="auto"/>
                    <w:left w:val="none" w:sz="0" w:space="0" w:color="auto"/>
                    <w:bottom w:val="none" w:sz="0" w:space="0" w:color="auto"/>
                    <w:right w:val="none" w:sz="0" w:space="0" w:color="auto"/>
                  </w:divBdr>
                </w:div>
                <w:div w:id="622274670">
                  <w:marLeft w:val="0"/>
                  <w:marRight w:val="0"/>
                  <w:marTop w:val="0"/>
                  <w:marBottom w:val="0"/>
                  <w:divBdr>
                    <w:top w:val="none" w:sz="0" w:space="0" w:color="auto"/>
                    <w:left w:val="none" w:sz="0" w:space="0" w:color="auto"/>
                    <w:bottom w:val="none" w:sz="0" w:space="0" w:color="auto"/>
                    <w:right w:val="none" w:sz="0" w:space="0" w:color="auto"/>
                  </w:divBdr>
                </w:div>
                <w:div w:id="322633789">
                  <w:marLeft w:val="0"/>
                  <w:marRight w:val="0"/>
                  <w:marTop w:val="0"/>
                  <w:marBottom w:val="0"/>
                  <w:divBdr>
                    <w:top w:val="none" w:sz="0" w:space="0" w:color="auto"/>
                    <w:left w:val="none" w:sz="0" w:space="0" w:color="auto"/>
                    <w:bottom w:val="none" w:sz="0" w:space="0" w:color="auto"/>
                    <w:right w:val="none" w:sz="0" w:space="0" w:color="auto"/>
                  </w:divBdr>
                </w:div>
                <w:div w:id="881022254">
                  <w:marLeft w:val="0"/>
                  <w:marRight w:val="0"/>
                  <w:marTop w:val="0"/>
                  <w:marBottom w:val="0"/>
                  <w:divBdr>
                    <w:top w:val="none" w:sz="0" w:space="0" w:color="auto"/>
                    <w:left w:val="none" w:sz="0" w:space="0" w:color="auto"/>
                    <w:bottom w:val="none" w:sz="0" w:space="0" w:color="auto"/>
                    <w:right w:val="none" w:sz="0" w:space="0" w:color="auto"/>
                  </w:divBdr>
                </w:div>
                <w:div w:id="1462649984">
                  <w:marLeft w:val="0"/>
                  <w:marRight w:val="0"/>
                  <w:marTop w:val="0"/>
                  <w:marBottom w:val="0"/>
                  <w:divBdr>
                    <w:top w:val="none" w:sz="0" w:space="0" w:color="auto"/>
                    <w:left w:val="none" w:sz="0" w:space="0" w:color="auto"/>
                    <w:bottom w:val="none" w:sz="0" w:space="0" w:color="auto"/>
                    <w:right w:val="none" w:sz="0" w:space="0" w:color="auto"/>
                  </w:divBdr>
                </w:div>
                <w:div w:id="185169912">
                  <w:marLeft w:val="0"/>
                  <w:marRight w:val="0"/>
                  <w:marTop w:val="0"/>
                  <w:marBottom w:val="0"/>
                  <w:divBdr>
                    <w:top w:val="none" w:sz="0" w:space="0" w:color="auto"/>
                    <w:left w:val="none" w:sz="0" w:space="0" w:color="auto"/>
                    <w:bottom w:val="none" w:sz="0" w:space="0" w:color="auto"/>
                    <w:right w:val="none" w:sz="0" w:space="0" w:color="auto"/>
                  </w:divBdr>
                </w:div>
                <w:div w:id="496575483">
                  <w:marLeft w:val="0"/>
                  <w:marRight w:val="0"/>
                  <w:marTop w:val="0"/>
                  <w:marBottom w:val="0"/>
                  <w:divBdr>
                    <w:top w:val="none" w:sz="0" w:space="0" w:color="auto"/>
                    <w:left w:val="none" w:sz="0" w:space="0" w:color="auto"/>
                    <w:bottom w:val="none" w:sz="0" w:space="0" w:color="auto"/>
                    <w:right w:val="none" w:sz="0" w:space="0" w:color="auto"/>
                  </w:divBdr>
                </w:div>
                <w:div w:id="1887372618">
                  <w:marLeft w:val="0"/>
                  <w:marRight w:val="0"/>
                  <w:marTop w:val="0"/>
                  <w:marBottom w:val="0"/>
                  <w:divBdr>
                    <w:top w:val="none" w:sz="0" w:space="0" w:color="auto"/>
                    <w:left w:val="none" w:sz="0" w:space="0" w:color="auto"/>
                    <w:bottom w:val="none" w:sz="0" w:space="0" w:color="auto"/>
                    <w:right w:val="none" w:sz="0" w:space="0" w:color="auto"/>
                  </w:divBdr>
                </w:div>
                <w:div w:id="1705859099">
                  <w:marLeft w:val="0"/>
                  <w:marRight w:val="0"/>
                  <w:marTop w:val="0"/>
                  <w:marBottom w:val="0"/>
                  <w:divBdr>
                    <w:top w:val="none" w:sz="0" w:space="0" w:color="auto"/>
                    <w:left w:val="none" w:sz="0" w:space="0" w:color="auto"/>
                    <w:bottom w:val="none" w:sz="0" w:space="0" w:color="auto"/>
                    <w:right w:val="none" w:sz="0" w:space="0" w:color="auto"/>
                  </w:divBdr>
                </w:div>
                <w:div w:id="462232322">
                  <w:marLeft w:val="0"/>
                  <w:marRight w:val="0"/>
                  <w:marTop w:val="0"/>
                  <w:marBottom w:val="0"/>
                  <w:divBdr>
                    <w:top w:val="none" w:sz="0" w:space="0" w:color="auto"/>
                    <w:left w:val="none" w:sz="0" w:space="0" w:color="auto"/>
                    <w:bottom w:val="none" w:sz="0" w:space="0" w:color="auto"/>
                    <w:right w:val="none" w:sz="0" w:space="0" w:color="auto"/>
                  </w:divBdr>
                </w:div>
                <w:div w:id="644235788">
                  <w:marLeft w:val="0"/>
                  <w:marRight w:val="0"/>
                  <w:marTop w:val="0"/>
                  <w:marBottom w:val="0"/>
                  <w:divBdr>
                    <w:top w:val="none" w:sz="0" w:space="0" w:color="auto"/>
                    <w:left w:val="none" w:sz="0" w:space="0" w:color="auto"/>
                    <w:bottom w:val="none" w:sz="0" w:space="0" w:color="auto"/>
                    <w:right w:val="none" w:sz="0" w:space="0" w:color="auto"/>
                  </w:divBdr>
                </w:div>
                <w:div w:id="1952123968">
                  <w:marLeft w:val="0"/>
                  <w:marRight w:val="0"/>
                  <w:marTop w:val="0"/>
                  <w:marBottom w:val="0"/>
                  <w:divBdr>
                    <w:top w:val="none" w:sz="0" w:space="0" w:color="auto"/>
                    <w:left w:val="none" w:sz="0" w:space="0" w:color="auto"/>
                    <w:bottom w:val="none" w:sz="0" w:space="0" w:color="auto"/>
                    <w:right w:val="none" w:sz="0" w:space="0" w:color="auto"/>
                  </w:divBdr>
                </w:div>
                <w:div w:id="168911311">
                  <w:marLeft w:val="0"/>
                  <w:marRight w:val="0"/>
                  <w:marTop w:val="0"/>
                  <w:marBottom w:val="0"/>
                  <w:divBdr>
                    <w:top w:val="none" w:sz="0" w:space="0" w:color="auto"/>
                    <w:left w:val="none" w:sz="0" w:space="0" w:color="auto"/>
                    <w:bottom w:val="none" w:sz="0" w:space="0" w:color="auto"/>
                    <w:right w:val="none" w:sz="0" w:space="0" w:color="auto"/>
                  </w:divBdr>
                </w:div>
                <w:div w:id="1877043053">
                  <w:marLeft w:val="0"/>
                  <w:marRight w:val="0"/>
                  <w:marTop w:val="0"/>
                  <w:marBottom w:val="0"/>
                  <w:divBdr>
                    <w:top w:val="none" w:sz="0" w:space="0" w:color="auto"/>
                    <w:left w:val="none" w:sz="0" w:space="0" w:color="auto"/>
                    <w:bottom w:val="none" w:sz="0" w:space="0" w:color="auto"/>
                    <w:right w:val="none" w:sz="0" w:space="0" w:color="auto"/>
                  </w:divBdr>
                </w:div>
                <w:div w:id="1626496916">
                  <w:marLeft w:val="0"/>
                  <w:marRight w:val="0"/>
                  <w:marTop w:val="0"/>
                  <w:marBottom w:val="0"/>
                  <w:divBdr>
                    <w:top w:val="none" w:sz="0" w:space="0" w:color="auto"/>
                    <w:left w:val="none" w:sz="0" w:space="0" w:color="auto"/>
                    <w:bottom w:val="none" w:sz="0" w:space="0" w:color="auto"/>
                    <w:right w:val="none" w:sz="0" w:space="0" w:color="auto"/>
                  </w:divBdr>
                </w:div>
                <w:div w:id="1398014315">
                  <w:marLeft w:val="0"/>
                  <w:marRight w:val="0"/>
                  <w:marTop w:val="0"/>
                  <w:marBottom w:val="0"/>
                  <w:divBdr>
                    <w:top w:val="none" w:sz="0" w:space="0" w:color="auto"/>
                    <w:left w:val="none" w:sz="0" w:space="0" w:color="auto"/>
                    <w:bottom w:val="none" w:sz="0" w:space="0" w:color="auto"/>
                    <w:right w:val="none" w:sz="0" w:space="0" w:color="auto"/>
                  </w:divBdr>
                </w:div>
                <w:div w:id="2121677729">
                  <w:marLeft w:val="0"/>
                  <w:marRight w:val="0"/>
                  <w:marTop w:val="0"/>
                  <w:marBottom w:val="0"/>
                  <w:divBdr>
                    <w:top w:val="none" w:sz="0" w:space="0" w:color="auto"/>
                    <w:left w:val="none" w:sz="0" w:space="0" w:color="auto"/>
                    <w:bottom w:val="none" w:sz="0" w:space="0" w:color="auto"/>
                    <w:right w:val="none" w:sz="0" w:space="0" w:color="auto"/>
                  </w:divBdr>
                </w:div>
                <w:div w:id="728721919">
                  <w:marLeft w:val="0"/>
                  <w:marRight w:val="0"/>
                  <w:marTop w:val="0"/>
                  <w:marBottom w:val="0"/>
                  <w:divBdr>
                    <w:top w:val="none" w:sz="0" w:space="0" w:color="auto"/>
                    <w:left w:val="none" w:sz="0" w:space="0" w:color="auto"/>
                    <w:bottom w:val="none" w:sz="0" w:space="0" w:color="auto"/>
                    <w:right w:val="none" w:sz="0" w:space="0" w:color="auto"/>
                  </w:divBdr>
                </w:div>
                <w:div w:id="2753456">
                  <w:marLeft w:val="0"/>
                  <w:marRight w:val="0"/>
                  <w:marTop w:val="0"/>
                  <w:marBottom w:val="0"/>
                  <w:divBdr>
                    <w:top w:val="none" w:sz="0" w:space="0" w:color="auto"/>
                    <w:left w:val="none" w:sz="0" w:space="0" w:color="auto"/>
                    <w:bottom w:val="none" w:sz="0" w:space="0" w:color="auto"/>
                    <w:right w:val="none" w:sz="0" w:space="0" w:color="auto"/>
                  </w:divBdr>
                </w:div>
                <w:div w:id="1983580932">
                  <w:marLeft w:val="0"/>
                  <w:marRight w:val="0"/>
                  <w:marTop w:val="0"/>
                  <w:marBottom w:val="0"/>
                  <w:divBdr>
                    <w:top w:val="none" w:sz="0" w:space="0" w:color="auto"/>
                    <w:left w:val="none" w:sz="0" w:space="0" w:color="auto"/>
                    <w:bottom w:val="none" w:sz="0" w:space="0" w:color="auto"/>
                    <w:right w:val="none" w:sz="0" w:space="0" w:color="auto"/>
                  </w:divBdr>
                </w:div>
                <w:div w:id="837303776">
                  <w:marLeft w:val="0"/>
                  <w:marRight w:val="0"/>
                  <w:marTop w:val="0"/>
                  <w:marBottom w:val="0"/>
                  <w:divBdr>
                    <w:top w:val="none" w:sz="0" w:space="0" w:color="auto"/>
                    <w:left w:val="none" w:sz="0" w:space="0" w:color="auto"/>
                    <w:bottom w:val="none" w:sz="0" w:space="0" w:color="auto"/>
                    <w:right w:val="none" w:sz="0" w:space="0" w:color="auto"/>
                  </w:divBdr>
                </w:div>
                <w:div w:id="1115060600">
                  <w:marLeft w:val="0"/>
                  <w:marRight w:val="0"/>
                  <w:marTop w:val="0"/>
                  <w:marBottom w:val="0"/>
                  <w:divBdr>
                    <w:top w:val="none" w:sz="0" w:space="0" w:color="auto"/>
                    <w:left w:val="none" w:sz="0" w:space="0" w:color="auto"/>
                    <w:bottom w:val="none" w:sz="0" w:space="0" w:color="auto"/>
                    <w:right w:val="none" w:sz="0" w:space="0" w:color="auto"/>
                  </w:divBdr>
                </w:div>
                <w:div w:id="459761470">
                  <w:marLeft w:val="0"/>
                  <w:marRight w:val="0"/>
                  <w:marTop w:val="0"/>
                  <w:marBottom w:val="0"/>
                  <w:divBdr>
                    <w:top w:val="none" w:sz="0" w:space="0" w:color="auto"/>
                    <w:left w:val="none" w:sz="0" w:space="0" w:color="auto"/>
                    <w:bottom w:val="none" w:sz="0" w:space="0" w:color="auto"/>
                    <w:right w:val="none" w:sz="0" w:space="0" w:color="auto"/>
                  </w:divBdr>
                </w:div>
                <w:div w:id="1723944681">
                  <w:marLeft w:val="0"/>
                  <w:marRight w:val="0"/>
                  <w:marTop w:val="0"/>
                  <w:marBottom w:val="0"/>
                  <w:divBdr>
                    <w:top w:val="none" w:sz="0" w:space="0" w:color="auto"/>
                    <w:left w:val="none" w:sz="0" w:space="0" w:color="auto"/>
                    <w:bottom w:val="none" w:sz="0" w:space="0" w:color="auto"/>
                    <w:right w:val="none" w:sz="0" w:space="0" w:color="auto"/>
                  </w:divBdr>
                </w:div>
                <w:div w:id="1659576855">
                  <w:marLeft w:val="0"/>
                  <w:marRight w:val="0"/>
                  <w:marTop w:val="0"/>
                  <w:marBottom w:val="0"/>
                  <w:divBdr>
                    <w:top w:val="none" w:sz="0" w:space="0" w:color="auto"/>
                    <w:left w:val="none" w:sz="0" w:space="0" w:color="auto"/>
                    <w:bottom w:val="none" w:sz="0" w:space="0" w:color="auto"/>
                    <w:right w:val="none" w:sz="0" w:space="0" w:color="auto"/>
                  </w:divBdr>
                </w:div>
                <w:div w:id="1707756142">
                  <w:marLeft w:val="0"/>
                  <w:marRight w:val="0"/>
                  <w:marTop w:val="0"/>
                  <w:marBottom w:val="0"/>
                  <w:divBdr>
                    <w:top w:val="none" w:sz="0" w:space="0" w:color="auto"/>
                    <w:left w:val="none" w:sz="0" w:space="0" w:color="auto"/>
                    <w:bottom w:val="none" w:sz="0" w:space="0" w:color="auto"/>
                    <w:right w:val="none" w:sz="0" w:space="0" w:color="auto"/>
                  </w:divBdr>
                </w:div>
                <w:div w:id="195241237">
                  <w:marLeft w:val="0"/>
                  <w:marRight w:val="0"/>
                  <w:marTop w:val="0"/>
                  <w:marBottom w:val="0"/>
                  <w:divBdr>
                    <w:top w:val="none" w:sz="0" w:space="0" w:color="auto"/>
                    <w:left w:val="none" w:sz="0" w:space="0" w:color="auto"/>
                    <w:bottom w:val="none" w:sz="0" w:space="0" w:color="auto"/>
                    <w:right w:val="none" w:sz="0" w:space="0" w:color="auto"/>
                  </w:divBdr>
                </w:div>
                <w:div w:id="415638489">
                  <w:marLeft w:val="0"/>
                  <w:marRight w:val="0"/>
                  <w:marTop w:val="0"/>
                  <w:marBottom w:val="0"/>
                  <w:divBdr>
                    <w:top w:val="none" w:sz="0" w:space="0" w:color="auto"/>
                    <w:left w:val="none" w:sz="0" w:space="0" w:color="auto"/>
                    <w:bottom w:val="none" w:sz="0" w:space="0" w:color="auto"/>
                    <w:right w:val="none" w:sz="0" w:space="0" w:color="auto"/>
                  </w:divBdr>
                </w:div>
                <w:div w:id="1634755001">
                  <w:marLeft w:val="0"/>
                  <w:marRight w:val="0"/>
                  <w:marTop w:val="0"/>
                  <w:marBottom w:val="0"/>
                  <w:divBdr>
                    <w:top w:val="none" w:sz="0" w:space="0" w:color="auto"/>
                    <w:left w:val="none" w:sz="0" w:space="0" w:color="auto"/>
                    <w:bottom w:val="none" w:sz="0" w:space="0" w:color="auto"/>
                    <w:right w:val="none" w:sz="0" w:space="0" w:color="auto"/>
                  </w:divBdr>
                </w:div>
                <w:div w:id="402028048">
                  <w:marLeft w:val="0"/>
                  <w:marRight w:val="0"/>
                  <w:marTop w:val="0"/>
                  <w:marBottom w:val="0"/>
                  <w:divBdr>
                    <w:top w:val="none" w:sz="0" w:space="0" w:color="auto"/>
                    <w:left w:val="none" w:sz="0" w:space="0" w:color="auto"/>
                    <w:bottom w:val="none" w:sz="0" w:space="0" w:color="auto"/>
                    <w:right w:val="none" w:sz="0" w:space="0" w:color="auto"/>
                  </w:divBdr>
                </w:div>
                <w:div w:id="1669482697">
                  <w:marLeft w:val="0"/>
                  <w:marRight w:val="0"/>
                  <w:marTop w:val="0"/>
                  <w:marBottom w:val="0"/>
                  <w:divBdr>
                    <w:top w:val="none" w:sz="0" w:space="0" w:color="auto"/>
                    <w:left w:val="none" w:sz="0" w:space="0" w:color="auto"/>
                    <w:bottom w:val="none" w:sz="0" w:space="0" w:color="auto"/>
                    <w:right w:val="none" w:sz="0" w:space="0" w:color="auto"/>
                  </w:divBdr>
                </w:div>
                <w:div w:id="187226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49314">
          <w:marLeft w:val="0"/>
          <w:marRight w:val="0"/>
          <w:marTop w:val="0"/>
          <w:marBottom w:val="0"/>
          <w:divBdr>
            <w:top w:val="none" w:sz="0" w:space="0" w:color="auto"/>
            <w:left w:val="none" w:sz="0" w:space="0" w:color="auto"/>
            <w:bottom w:val="none" w:sz="0" w:space="0" w:color="auto"/>
            <w:right w:val="none" w:sz="0" w:space="0" w:color="auto"/>
          </w:divBdr>
          <w:divsChild>
            <w:div w:id="1989281940">
              <w:marLeft w:val="0"/>
              <w:marRight w:val="0"/>
              <w:marTop w:val="0"/>
              <w:marBottom w:val="0"/>
              <w:divBdr>
                <w:top w:val="none" w:sz="0" w:space="0" w:color="auto"/>
                <w:left w:val="none" w:sz="0" w:space="0" w:color="auto"/>
                <w:bottom w:val="none" w:sz="0" w:space="0" w:color="auto"/>
                <w:right w:val="none" w:sz="0" w:space="0" w:color="auto"/>
              </w:divBdr>
              <w:divsChild>
                <w:div w:id="982464510">
                  <w:marLeft w:val="0"/>
                  <w:marRight w:val="0"/>
                  <w:marTop w:val="0"/>
                  <w:marBottom w:val="0"/>
                  <w:divBdr>
                    <w:top w:val="none" w:sz="0" w:space="0" w:color="auto"/>
                    <w:left w:val="none" w:sz="0" w:space="0" w:color="auto"/>
                    <w:bottom w:val="none" w:sz="0" w:space="0" w:color="auto"/>
                    <w:right w:val="none" w:sz="0" w:space="0" w:color="auto"/>
                  </w:divBdr>
                </w:div>
                <w:div w:id="391588066">
                  <w:marLeft w:val="0"/>
                  <w:marRight w:val="0"/>
                  <w:marTop w:val="0"/>
                  <w:marBottom w:val="0"/>
                  <w:divBdr>
                    <w:top w:val="none" w:sz="0" w:space="0" w:color="auto"/>
                    <w:left w:val="none" w:sz="0" w:space="0" w:color="auto"/>
                    <w:bottom w:val="none" w:sz="0" w:space="0" w:color="auto"/>
                    <w:right w:val="none" w:sz="0" w:space="0" w:color="auto"/>
                  </w:divBdr>
                </w:div>
                <w:div w:id="2119177768">
                  <w:marLeft w:val="0"/>
                  <w:marRight w:val="0"/>
                  <w:marTop w:val="0"/>
                  <w:marBottom w:val="0"/>
                  <w:divBdr>
                    <w:top w:val="none" w:sz="0" w:space="0" w:color="auto"/>
                    <w:left w:val="none" w:sz="0" w:space="0" w:color="auto"/>
                    <w:bottom w:val="none" w:sz="0" w:space="0" w:color="auto"/>
                    <w:right w:val="none" w:sz="0" w:space="0" w:color="auto"/>
                  </w:divBdr>
                </w:div>
                <w:div w:id="324863958">
                  <w:marLeft w:val="0"/>
                  <w:marRight w:val="0"/>
                  <w:marTop w:val="0"/>
                  <w:marBottom w:val="0"/>
                  <w:divBdr>
                    <w:top w:val="none" w:sz="0" w:space="0" w:color="auto"/>
                    <w:left w:val="none" w:sz="0" w:space="0" w:color="auto"/>
                    <w:bottom w:val="none" w:sz="0" w:space="0" w:color="auto"/>
                    <w:right w:val="none" w:sz="0" w:space="0" w:color="auto"/>
                  </w:divBdr>
                </w:div>
                <w:div w:id="419983126">
                  <w:marLeft w:val="0"/>
                  <w:marRight w:val="0"/>
                  <w:marTop w:val="0"/>
                  <w:marBottom w:val="0"/>
                  <w:divBdr>
                    <w:top w:val="none" w:sz="0" w:space="0" w:color="auto"/>
                    <w:left w:val="none" w:sz="0" w:space="0" w:color="auto"/>
                    <w:bottom w:val="none" w:sz="0" w:space="0" w:color="auto"/>
                    <w:right w:val="none" w:sz="0" w:space="0" w:color="auto"/>
                  </w:divBdr>
                </w:div>
                <w:div w:id="1314991708">
                  <w:marLeft w:val="0"/>
                  <w:marRight w:val="0"/>
                  <w:marTop w:val="0"/>
                  <w:marBottom w:val="0"/>
                  <w:divBdr>
                    <w:top w:val="none" w:sz="0" w:space="0" w:color="auto"/>
                    <w:left w:val="none" w:sz="0" w:space="0" w:color="auto"/>
                    <w:bottom w:val="none" w:sz="0" w:space="0" w:color="auto"/>
                    <w:right w:val="none" w:sz="0" w:space="0" w:color="auto"/>
                  </w:divBdr>
                </w:div>
                <w:div w:id="276067665">
                  <w:marLeft w:val="0"/>
                  <w:marRight w:val="0"/>
                  <w:marTop w:val="0"/>
                  <w:marBottom w:val="0"/>
                  <w:divBdr>
                    <w:top w:val="none" w:sz="0" w:space="0" w:color="auto"/>
                    <w:left w:val="none" w:sz="0" w:space="0" w:color="auto"/>
                    <w:bottom w:val="none" w:sz="0" w:space="0" w:color="auto"/>
                    <w:right w:val="none" w:sz="0" w:space="0" w:color="auto"/>
                  </w:divBdr>
                </w:div>
                <w:div w:id="1136070250">
                  <w:marLeft w:val="0"/>
                  <w:marRight w:val="0"/>
                  <w:marTop w:val="0"/>
                  <w:marBottom w:val="0"/>
                  <w:divBdr>
                    <w:top w:val="none" w:sz="0" w:space="0" w:color="auto"/>
                    <w:left w:val="none" w:sz="0" w:space="0" w:color="auto"/>
                    <w:bottom w:val="none" w:sz="0" w:space="0" w:color="auto"/>
                    <w:right w:val="none" w:sz="0" w:space="0" w:color="auto"/>
                  </w:divBdr>
                </w:div>
                <w:div w:id="89132953">
                  <w:marLeft w:val="0"/>
                  <w:marRight w:val="0"/>
                  <w:marTop w:val="0"/>
                  <w:marBottom w:val="0"/>
                  <w:divBdr>
                    <w:top w:val="none" w:sz="0" w:space="0" w:color="auto"/>
                    <w:left w:val="none" w:sz="0" w:space="0" w:color="auto"/>
                    <w:bottom w:val="none" w:sz="0" w:space="0" w:color="auto"/>
                    <w:right w:val="none" w:sz="0" w:space="0" w:color="auto"/>
                  </w:divBdr>
                </w:div>
                <w:div w:id="1566645252">
                  <w:marLeft w:val="0"/>
                  <w:marRight w:val="0"/>
                  <w:marTop w:val="0"/>
                  <w:marBottom w:val="0"/>
                  <w:divBdr>
                    <w:top w:val="none" w:sz="0" w:space="0" w:color="auto"/>
                    <w:left w:val="none" w:sz="0" w:space="0" w:color="auto"/>
                    <w:bottom w:val="none" w:sz="0" w:space="0" w:color="auto"/>
                    <w:right w:val="none" w:sz="0" w:space="0" w:color="auto"/>
                  </w:divBdr>
                </w:div>
                <w:div w:id="1438406647">
                  <w:marLeft w:val="0"/>
                  <w:marRight w:val="0"/>
                  <w:marTop w:val="0"/>
                  <w:marBottom w:val="0"/>
                  <w:divBdr>
                    <w:top w:val="none" w:sz="0" w:space="0" w:color="auto"/>
                    <w:left w:val="none" w:sz="0" w:space="0" w:color="auto"/>
                    <w:bottom w:val="none" w:sz="0" w:space="0" w:color="auto"/>
                    <w:right w:val="none" w:sz="0" w:space="0" w:color="auto"/>
                  </w:divBdr>
                </w:div>
                <w:div w:id="1075318391">
                  <w:marLeft w:val="0"/>
                  <w:marRight w:val="0"/>
                  <w:marTop w:val="0"/>
                  <w:marBottom w:val="0"/>
                  <w:divBdr>
                    <w:top w:val="none" w:sz="0" w:space="0" w:color="auto"/>
                    <w:left w:val="none" w:sz="0" w:space="0" w:color="auto"/>
                    <w:bottom w:val="none" w:sz="0" w:space="0" w:color="auto"/>
                    <w:right w:val="none" w:sz="0" w:space="0" w:color="auto"/>
                  </w:divBdr>
                </w:div>
                <w:div w:id="155809770">
                  <w:marLeft w:val="0"/>
                  <w:marRight w:val="0"/>
                  <w:marTop w:val="0"/>
                  <w:marBottom w:val="0"/>
                  <w:divBdr>
                    <w:top w:val="none" w:sz="0" w:space="0" w:color="auto"/>
                    <w:left w:val="none" w:sz="0" w:space="0" w:color="auto"/>
                    <w:bottom w:val="none" w:sz="0" w:space="0" w:color="auto"/>
                    <w:right w:val="none" w:sz="0" w:space="0" w:color="auto"/>
                  </w:divBdr>
                </w:div>
                <w:div w:id="1843088356">
                  <w:marLeft w:val="0"/>
                  <w:marRight w:val="0"/>
                  <w:marTop w:val="0"/>
                  <w:marBottom w:val="0"/>
                  <w:divBdr>
                    <w:top w:val="none" w:sz="0" w:space="0" w:color="auto"/>
                    <w:left w:val="none" w:sz="0" w:space="0" w:color="auto"/>
                    <w:bottom w:val="none" w:sz="0" w:space="0" w:color="auto"/>
                    <w:right w:val="none" w:sz="0" w:space="0" w:color="auto"/>
                  </w:divBdr>
                </w:div>
                <w:div w:id="1968007033">
                  <w:marLeft w:val="0"/>
                  <w:marRight w:val="0"/>
                  <w:marTop w:val="0"/>
                  <w:marBottom w:val="0"/>
                  <w:divBdr>
                    <w:top w:val="none" w:sz="0" w:space="0" w:color="auto"/>
                    <w:left w:val="none" w:sz="0" w:space="0" w:color="auto"/>
                    <w:bottom w:val="none" w:sz="0" w:space="0" w:color="auto"/>
                    <w:right w:val="none" w:sz="0" w:space="0" w:color="auto"/>
                  </w:divBdr>
                </w:div>
                <w:div w:id="631053924">
                  <w:marLeft w:val="0"/>
                  <w:marRight w:val="0"/>
                  <w:marTop w:val="0"/>
                  <w:marBottom w:val="0"/>
                  <w:divBdr>
                    <w:top w:val="none" w:sz="0" w:space="0" w:color="auto"/>
                    <w:left w:val="none" w:sz="0" w:space="0" w:color="auto"/>
                    <w:bottom w:val="none" w:sz="0" w:space="0" w:color="auto"/>
                    <w:right w:val="none" w:sz="0" w:space="0" w:color="auto"/>
                  </w:divBdr>
                </w:div>
                <w:div w:id="1871410575">
                  <w:marLeft w:val="0"/>
                  <w:marRight w:val="0"/>
                  <w:marTop w:val="0"/>
                  <w:marBottom w:val="0"/>
                  <w:divBdr>
                    <w:top w:val="none" w:sz="0" w:space="0" w:color="auto"/>
                    <w:left w:val="none" w:sz="0" w:space="0" w:color="auto"/>
                    <w:bottom w:val="none" w:sz="0" w:space="0" w:color="auto"/>
                    <w:right w:val="none" w:sz="0" w:space="0" w:color="auto"/>
                  </w:divBdr>
                </w:div>
                <w:div w:id="195583910">
                  <w:marLeft w:val="0"/>
                  <w:marRight w:val="0"/>
                  <w:marTop w:val="0"/>
                  <w:marBottom w:val="0"/>
                  <w:divBdr>
                    <w:top w:val="none" w:sz="0" w:space="0" w:color="auto"/>
                    <w:left w:val="none" w:sz="0" w:space="0" w:color="auto"/>
                    <w:bottom w:val="none" w:sz="0" w:space="0" w:color="auto"/>
                    <w:right w:val="none" w:sz="0" w:space="0" w:color="auto"/>
                  </w:divBdr>
                </w:div>
                <w:div w:id="413749852">
                  <w:marLeft w:val="0"/>
                  <w:marRight w:val="0"/>
                  <w:marTop w:val="0"/>
                  <w:marBottom w:val="0"/>
                  <w:divBdr>
                    <w:top w:val="none" w:sz="0" w:space="0" w:color="auto"/>
                    <w:left w:val="none" w:sz="0" w:space="0" w:color="auto"/>
                    <w:bottom w:val="none" w:sz="0" w:space="0" w:color="auto"/>
                    <w:right w:val="none" w:sz="0" w:space="0" w:color="auto"/>
                  </w:divBdr>
                </w:div>
                <w:div w:id="721556821">
                  <w:marLeft w:val="0"/>
                  <w:marRight w:val="0"/>
                  <w:marTop w:val="0"/>
                  <w:marBottom w:val="0"/>
                  <w:divBdr>
                    <w:top w:val="none" w:sz="0" w:space="0" w:color="auto"/>
                    <w:left w:val="none" w:sz="0" w:space="0" w:color="auto"/>
                    <w:bottom w:val="none" w:sz="0" w:space="0" w:color="auto"/>
                    <w:right w:val="none" w:sz="0" w:space="0" w:color="auto"/>
                  </w:divBdr>
                </w:div>
                <w:div w:id="1894265457">
                  <w:marLeft w:val="0"/>
                  <w:marRight w:val="0"/>
                  <w:marTop w:val="0"/>
                  <w:marBottom w:val="0"/>
                  <w:divBdr>
                    <w:top w:val="none" w:sz="0" w:space="0" w:color="auto"/>
                    <w:left w:val="none" w:sz="0" w:space="0" w:color="auto"/>
                    <w:bottom w:val="none" w:sz="0" w:space="0" w:color="auto"/>
                    <w:right w:val="none" w:sz="0" w:space="0" w:color="auto"/>
                  </w:divBdr>
                </w:div>
                <w:div w:id="779295509">
                  <w:marLeft w:val="0"/>
                  <w:marRight w:val="0"/>
                  <w:marTop w:val="0"/>
                  <w:marBottom w:val="0"/>
                  <w:divBdr>
                    <w:top w:val="none" w:sz="0" w:space="0" w:color="auto"/>
                    <w:left w:val="none" w:sz="0" w:space="0" w:color="auto"/>
                    <w:bottom w:val="none" w:sz="0" w:space="0" w:color="auto"/>
                    <w:right w:val="none" w:sz="0" w:space="0" w:color="auto"/>
                  </w:divBdr>
                </w:div>
                <w:div w:id="93675085">
                  <w:marLeft w:val="0"/>
                  <w:marRight w:val="0"/>
                  <w:marTop w:val="0"/>
                  <w:marBottom w:val="0"/>
                  <w:divBdr>
                    <w:top w:val="none" w:sz="0" w:space="0" w:color="auto"/>
                    <w:left w:val="none" w:sz="0" w:space="0" w:color="auto"/>
                    <w:bottom w:val="none" w:sz="0" w:space="0" w:color="auto"/>
                    <w:right w:val="none" w:sz="0" w:space="0" w:color="auto"/>
                  </w:divBdr>
                </w:div>
                <w:div w:id="1230073895">
                  <w:marLeft w:val="0"/>
                  <w:marRight w:val="0"/>
                  <w:marTop w:val="0"/>
                  <w:marBottom w:val="0"/>
                  <w:divBdr>
                    <w:top w:val="none" w:sz="0" w:space="0" w:color="auto"/>
                    <w:left w:val="none" w:sz="0" w:space="0" w:color="auto"/>
                    <w:bottom w:val="none" w:sz="0" w:space="0" w:color="auto"/>
                    <w:right w:val="none" w:sz="0" w:space="0" w:color="auto"/>
                  </w:divBdr>
                </w:div>
                <w:div w:id="985203188">
                  <w:marLeft w:val="0"/>
                  <w:marRight w:val="0"/>
                  <w:marTop w:val="0"/>
                  <w:marBottom w:val="0"/>
                  <w:divBdr>
                    <w:top w:val="none" w:sz="0" w:space="0" w:color="auto"/>
                    <w:left w:val="none" w:sz="0" w:space="0" w:color="auto"/>
                    <w:bottom w:val="none" w:sz="0" w:space="0" w:color="auto"/>
                    <w:right w:val="none" w:sz="0" w:space="0" w:color="auto"/>
                  </w:divBdr>
                </w:div>
                <w:div w:id="2005812979">
                  <w:marLeft w:val="0"/>
                  <w:marRight w:val="0"/>
                  <w:marTop w:val="0"/>
                  <w:marBottom w:val="0"/>
                  <w:divBdr>
                    <w:top w:val="none" w:sz="0" w:space="0" w:color="auto"/>
                    <w:left w:val="none" w:sz="0" w:space="0" w:color="auto"/>
                    <w:bottom w:val="none" w:sz="0" w:space="0" w:color="auto"/>
                    <w:right w:val="none" w:sz="0" w:space="0" w:color="auto"/>
                  </w:divBdr>
                </w:div>
                <w:div w:id="2141148628">
                  <w:marLeft w:val="0"/>
                  <w:marRight w:val="0"/>
                  <w:marTop w:val="0"/>
                  <w:marBottom w:val="0"/>
                  <w:divBdr>
                    <w:top w:val="none" w:sz="0" w:space="0" w:color="auto"/>
                    <w:left w:val="none" w:sz="0" w:space="0" w:color="auto"/>
                    <w:bottom w:val="none" w:sz="0" w:space="0" w:color="auto"/>
                    <w:right w:val="none" w:sz="0" w:space="0" w:color="auto"/>
                  </w:divBdr>
                </w:div>
                <w:div w:id="992215382">
                  <w:marLeft w:val="0"/>
                  <w:marRight w:val="0"/>
                  <w:marTop w:val="0"/>
                  <w:marBottom w:val="0"/>
                  <w:divBdr>
                    <w:top w:val="none" w:sz="0" w:space="0" w:color="auto"/>
                    <w:left w:val="none" w:sz="0" w:space="0" w:color="auto"/>
                    <w:bottom w:val="none" w:sz="0" w:space="0" w:color="auto"/>
                    <w:right w:val="none" w:sz="0" w:space="0" w:color="auto"/>
                  </w:divBdr>
                </w:div>
                <w:div w:id="1292596262">
                  <w:marLeft w:val="0"/>
                  <w:marRight w:val="0"/>
                  <w:marTop w:val="0"/>
                  <w:marBottom w:val="0"/>
                  <w:divBdr>
                    <w:top w:val="none" w:sz="0" w:space="0" w:color="auto"/>
                    <w:left w:val="none" w:sz="0" w:space="0" w:color="auto"/>
                    <w:bottom w:val="none" w:sz="0" w:space="0" w:color="auto"/>
                    <w:right w:val="none" w:sz="0" w:space="0" w:color="auto"/>
                  </w:divBdr>
                </w:div>
                <w:div w:id="183329760">
                  <w:marLeft w:val="0"/>
                  <w:marRight w:val="0"/>
                  <w:marTop w:val="0"/>
                  <w:marBottom w:val="0"/>
                  <w:divBdr>
                    <w:top w:val="none" w:sz="0" w:space="0" w:color="auto"/>
                    <w:left w:val="none" w:sz="0" w:space="0" w:color="auto"/>
                    <w:bottom w:val="none" w:sz="0" w:space="0" w:color="auto"/>
                    <w:right w:val="none" w:sz="0" w:space="0" w:color="auto"/>
                  </w:divBdr>
                </w:div>
                <w:div w:id="1001473773">
                  <w:marLeft w:val="0"/>
                  <w:marRight w:val="0"/>
                  <w:marTop w:val="0"/>
                  <w:marBottom w:val="0"/>
                  <w:divBdr>
                    <w:top w:val="none" w:sz="0" w:space="0" w:color="auto"/>
                    <w:left w:val="none" w:sz="0" w:space="0" w:color="auto"/>
                    <w:bottom w:val="none" w:sz="0" w:space="0" w:color="auto"/>
                    <w:right w:val="none" w:sz="0" w:space="0" w:color="auto"/>
                  </w:divBdr>
                </w:div>
                <w:div w:id="155999438">
                  <w:marLeft w:val="0"/>
                  <w:marRight w:val="0"/>
                  <w:marTop w:val="0"/>
                  <w:marBottom w:val="0"/>
                  <w:divBdr>
                    <w:top w:val="none" w:sz="0" w:space="0" w:color="auto"/>
                    <w:left w:val="none" w:sz="0" w:space="0" w:color="auto"/>
                    <w:bottom w:val="none" w:sz="0" w:space="0" w:color="auto"/>
                    <w:right w:val="none" w:sz="0" w:space="0" w:color="auto"/>
                  </w:divBdr>
                </w:div>
                <w:div w:id="4600601">
                  <w:marLeft w:val="0"/>
                  <w:marRight w:val="0"/>
                  <w:marTop w:val="0"/>
                  <w:marBottom w:val="0"/>
                  <w:divBdr>
                    <w:top w:val="none" w:sz="0" w:space="0" w:color="auto"/>
                    <w:left w:val="none" w:sz="0" w:space="0" w:color="auto"/>
                    <w:bottom w:val="none" w:sz="0" w:space="0" w:color="auto"/>
                    <w:right w:val="none" w:sz="0" w:space="0" w:color="auto"/>
                  </w:divBdr>
                </w:div>
                <w:div w:id="1270504424">
                  <w:marLeft w:val="0"/>
                  <w:marRight w:val="0"/>
                  <w:marTop w:val="0"/>
                  <w:marBottom w:val="0"/>
                  <w:divBdr>
                    <w:top w:val="none" w:sz="0" w:space="0" w:color="auto"/>
                    <w:left w:val="none" w:sz="0" w:space="0" w:color="auto"/>
                    <w:bottom w:val="none" w:sz="0" w:space="0" w:color="auto"/>
                    <w:right w:val="none" w:sz="0" w:space="0" w:color="auto"/>
                  </w:divBdr>
                </w:div>
                <w:div w:id="2144349526">
                  <w:marLeft w:val="0"/>
                  <w:marRight w:val="0"/>
                  <w:marTop w:val="0"/>
                  <w:marBottom w:val="0"/>
                  <w:divBdr>
                    <w:top w:val="none" w:sz="0" w:space="0" w:color="auto"/>
                    <w:left w:val="none" w:sz="0" w:space="0" w:color="auto"/>
                    <w:bottom w:val="none" w:sz="0" w:space="0" w:color="auto"/>
                    <w:right w:val="none" w:sz="0" w:space="0" w:color="auto"/>
                  </w:divBdr>
                </w:div>
                <w:div w:id="1053889759">
                  <w:marLeft w:val="0"/>
                  <w:marRight w:val="0"/>
                  <w:marTop w:val="0"/>
                  <w:marBottom w:val="0"/>
                  <w:divBdr>
                    <w:top w:val="none" w:sz="0" w:space="0" w:color="auto"/>
                    <w:left w:val="none" w:sz="0" w:space="0" w:color="auto"/>
                    <w:bottom w:val="none" w:sz="0" w:space="0" w:color="auto"/>
                    <w:right w:val="none" w:sz="0" w:space="0" w:color="auto"/>
                  </w:divBdr>
                </w:div>
                <w:div w:id="872231699">
                  <w:marLeft w:val="0"/>
                  <w:marRight w:val="0"/>
                  <w:marTop w:val="0"/>
                  <w:marBottom w:val="0"/>
                  <w:divBdr>
                    <w:top w:val="none" w:sz="0" w:space="0" w:color="auto"/>
                    <w:left w:val="none" w:sz="0" w:space="0" w:color="auto"/>
                    <w:bottom w:val="none" w:sz="0" w:space="0" w:color="auto"/>
                    <w:right w:val="none" w:sz="0" w:space="0" w:color="auto"/>
                  </w:divBdr>
                </w:div>
                <w:div w:id="1710498153">
                  <w:marLeft w:val="0"/>
                  <w:marRight w:val="0"/>
                  <w:marTop w:val="0"/>
                  <w:marBottom w:val="0"/>
                  <w:divBdr>
                    <w:top w:val="none" w:sz="0" w:space="0" w:color="auto"/>
                    <w:left w:val="none" w:sz="0" w:space="0" w:color="auto"/>
                    <w:bottom w:val="none" w:sz="0" w:space="0" w:color="auto"/>
                    <w:right w:val="none" w:sz="0" w:space="0" w:color="auto"/>
                  </w:divBdr>
                </w:div>
                <w:div w:id="1555384614">
                  <w:marLeft w:val="0"/>
                  <w:marRight w:val="0"/>
                  <w:marTop w:val="0"/>
                  <w:marBottom w:val="0"/>
                  <w:divBdr>
                    <w:top w:val="none" w:sz="0" w:space="0" w:color="auto"/>
                    <w:left w:val="none" w:sz="0" w:space="0" w:color="auto"/>
                    <w:bottom w:val="none" w:sz="0" w:space="0" w:color="auto"/>
                    <w:right w:val="none" w:sz="0" w:space="0" w:color="auto"/>
                  </w:divBdr>
                </w:div>
                <w:div w:id="1131249341">
                  <w:marLeft w:val="0"/>
                  <w:marRight w:val="0"/>
                  <w:marTop w:val="0"/>
                  <w:marBottom w:val="0"/>
                  <w:divBdr>
                    <w:top w:val="none" w:sz="0" w:space="0" w:color="auto"/>
                    <w:left w:val="none" w:sz="0" w:space="0" w:color="auto"/>
                    <w:bottom w:val="none" w:sz="0" w:space="0" w:color="auto"/>
                    <w:right w:val="none" w:sz="0" w:space="0" w:color="auto"/>
                  </w:divBdr>
                </w:div>
                <w:div w:id="1003321518">
                  <w:marLeft w:val="0"/>
                  <w:marRight w:val="0"/>
                  <w:marTop w:val="0"/>
                  <w:marBottom w:val="0"/>
                  <w:divBdr>
                    <w:top w:val="none" w:sz="0" w:space="0" w:color="auto"/>
                    <w:left w:val="none" w:sz="0" w:space="0" w:color="auto"/>
                    <w:bottom w:val="none" w:sz="0" w:space="0" w:color="auto"/>
                    <w:right w:val="none" w:sz="0" w:space="0" w:color="auto"/>
                  </w:divBdr>
                </w:div>
                <w:div w:id="1590843486">
                  <w:marLeft w:val="0"/>
                  <w:marRight w:val="0"/>
                  <w:marTop w:val="0"/>
                  <w:marBottom w:val="0"/>
                  <w:divBdr>
                    <w:top w:val="none" w:sz="0" w:space="0" w:color="auto"/>
                    <w:left w:val="none" w:sz="0" w:space="0" w:color="auto"/>
                    <w:bottom w:val="none" w:sz="0" w:space="0" w:color="auto"/>
                    <w:right w:val="none" w:sz="0" w:space="0" w:color="auto"/>
                  </w:divBdr>
                </w:div>
                <w:div w:id="697586880">
                  <w:marLeft w:val="0"/>
                  <w:marRight w:val="0"/>
                  <w:marTop w:val="0"/>
                  <w:marBottom w:val="0"/>
                  <w:divBdr>
                    <w:top w:val="none" w:sz="0" w:space="0" w:color="auto"/>
                    <w:left w:val="none" w:sz="0" w:space="0" w:color="auto"/>
                    <w:bottom w:val="none" w:sz="0" w:space="0" w:color="auto"/>
                    <w:right w:val="none" w:sz="0" w:space="0" w:color="auto"/>
                  </w:divBdr>
                </w:div>
                <w:div w:id="1732729350">
                  <w:marLeft w:val="0"/>
                  <w:marRight w:val="0"/>
                  <w:marTop w:val="0"/>
                  <w:marBottom w:val="0"/>
                  <w:divBdr>
                    <w:top w:val="none" w:sz="0" w:space="0" w:color="auto"/>
                    <w:left w:val="none" w:sz="0" w:space="0" w:color="auto"/>
                    <w:bottom w:val="none" w:sz="0" w:space="0" w:color="auto"/>
                    <w:right w:val="none" w:sz="0" w:space="0" w:color="auto"/>
                  </w:divBdr>
                </w:div>
                <w:div w:id="1206480308">
                  <w:marLeft w:val="0"/>
                  <w:marRight w:val="0"/>
                  <w:marTop w:val="0"/>
                  <w:marBottom w:val="0"/>
                  <w:divBdr>
                    <w:top w:val="none" w:sz="0" w:space="0" w:color="auto"/>
                    <w:left w:val="none" w:sz="0" w:space="0" w:color="auto"/>
                    <w:bottom w:val="none" w:sz="0" w:space="0" w:color="auto"/>
                    <w:right w:val="none" w:sz="0" w:space="0" w:color="auto"/>
                  </w:divBdr>
                </w:div>
                <w:div w:id="771123294">
                  <w:marLeft w:val="0"/>
                  <w:marRight w:val="0"/>
                  <w:marTop w:val="0"/>
                  <w:marBottom w:val="0"/>
                  <w:divBdr>
                    <w:top w:val="none" w:sz="0" w:space="0" w:color="auto"/>
                    <w:left w:val="none" w:sz="0" w:space="0" w:color="auto"/>
                    <w:bottom w:val="none" w:sz="0" w:space="0" w:color="auto"/>
                    <w:right w:val="none" w:sz="0" w:space="0" w:color="auto"/>
                  </w:divBdr>
                </w:div>
                <w:div w:id="1967661645">
                  <w:marLeft w:val="0"/>
                  <w:marRight w:val="0"/>
                  <w:marTop w:val="0"/>
                  <w:marBottom w:val="0"/>
                  <w:divBdr>
                    <w:top w:val="none" w:sz="0" w:space="0" w:color="auto"/>
                    <w:left w:val="none" w:sz="0" w:space="0" w:color="auto"/>
                    <w:bottom w:val="none" w:sz="0" w:space="0" w:color="auto"/>
                    <w:right w:val="none" w:sz="0" w:space="0" w:color="auto"/>
                  </w:divBdr>
                </w:div>
                <w:div w:id="1942832863">
                  <w:marLeft w:val="0"/>
                  <w:marRight w:val="0"/>
                  <w:marTop w:val="0"/>
                  <w:marBottom w:val="0"/>
                  <w:divBdr>
                    <w:top w:val="none" w:sz="0" w:space="0" w:color="auto"/>
                    <w:left w:val="none" w:sz="0" w:space="0" w:color="auto"/>
                    <w:bottom w:val="none" w:sz="0" w:space="0" w:color="auto"/>
                    <w:right w:val="none" w:sz="0" w:space="0" w:color="auto"/>
                  </w:divBdr>
                </w:div>
                <w:div w:id="1723358467">
                  <w:marLeft w:val="0"/>
                  <w:marRight w:val="0"/>
                  <w:marTop w:val="0"/>
                  <w:marBottom w:val="0"/>
                  <w:divBdr>
                    <w:top w:val="none" w:sz="0" w:space="0" w:color="auto"/>
                    <w:left w:val="none" w:sz="0" w:space="0" w:color="auto"/>
                    <w:bottom w:val="none" w:sz="0" w:space="0" w:color="auto"/>
                    <w:right w:val="none" w:sz="0" w:space="0" w:color="auto"/>
                  </w:divBdr>
                </w:div>
                <w:div w:id="1541045516">
                  <w:marLeft w:val="0"/>
                  <w:marRight w:val="0"/>
                  <w:marTop w:val="0"/>
                  <w:marBottom w:val="0"/>
                  <w:divBdr>
                    <w:top w:val="none" w:sz="0" w:space="0" w:color="auto"/>
                    <w:left w:val="none" w:sz="0" w:space="0" w:color="auto"/>
                    <w:bottom w:val="none" w:sz="0" w:space="0" w:color="auto"/>
                    <w:right w:val="none" w:sz="0" w:space="0" w:color="auto"/>
                  </w:divBdr>
                </w:div>
                <w:div w:id="1363089155">
                  <w:marLeft w:val="0"/>
                  <w:marRight w:val="0"/>
                  <w:marTop w:val="0"/>
                  <w:marBottom w:val="0"/>
                  <w:divBdr>
                    <w:top w:val="none" w:sz="0" w:space="0" w:color="auto"/>
                    <w:left w:val="none" w:sz="0" w:space="0" w:color="auto"/>
                    <w:bottom w:val="none" w:sz="0" w:space="0" w:color="auto"/>
                    <w:right w:val="none" w:sz="0" w:space="0" w:color="auto"/>
                  </w:divBdr>
                </w:div>
                <w:div w:id="1375930052">
                  <w:marLeft w:val="0"/>
                  <w:marRight w:val="0"/>
                  <w:marTop w:val="0"/>
                  <w:marBottom w:val="0"/>
                  <w:divBdr>
                    <w:top w:val="none" w:sz="0" w:space="0" w:color="auto"/>
                    <w:left w:val="none" w:sz="0" w:space="0" w:color="auto"/>
                    <w:bottom w:val="none" w:sz="0" w:space="0" w:color="auto"/>
                    <w:right w:val="none" w:sz="0" w:space="0" w:color="auto"/>
                  </w:divBdr>
                </w:div>
                <w:div w:id="519927412">
                  <w:marLeft w:val="0"/>
                  <w:marRight w:val="0"/>
                  <w:marTop w:val="0"/>
                  <w:marBottom w:val="0"/>
                  <w:divBdr>
                    <w:top w:val="none" w:sz="0" w:space="0" w:color="auto"/>
                    <w:left w:val="none" w:sz="0" w:space="0" w:color="auto"/>
                    <w:bottom w:val="none" w:sz="0" w:space="0" w:color="auto"/>
                    <w:right w:val="none" w:sz="0" w:space="0" w:color="auto"/>
                  </w:divBdr>
                </w:div>
                <w:div w:id="1872065716">
                  <w:marLeft w:val="0"/>
                  <w:marRight w:val="0"/>
                  <w:marTop w:val="0"/>
                  <w:marBottom w:val="0"/>
                  <w:divBdr>
                    <w:top w:val="none" w:sz="0" w:space="0" w:color="auto"/>
                    <w:left w:val="none" w:sz="0" w:space="0" w:color="auto"/>
                    <w:bottom w:val="none" w:sz="0" w:space="0" w:color="auto"/>
                    <w:right w:val="none" w:sz="0" w:space="0" w:color="auto"/>
                  </w:divBdr>
                </w:div>
                <w:div w:id="1442263083">
                  <w:marLeft w:val="0"/>
                  <w:marRight w:val="0"/>
                  <w:marTop w:val="0"/>
                  <w:marBottom w:val="0"/>
                  <w:divBdr>
                    <w:top w:val="none" w:sz="0" w:space="0" w:color="auto"/>
                    <w:left w:val="none" w:sz="0" w:space="0" w:color="auto"/>
                    <w:bottom w:val="none" w:sz="0" w:space="0" w:color="auto"/>
                    <w:right w:val="none" w:sz="0" w:space="0" w:color="auto"/>
                  </w:divBdr>
                </w:div>
                <w:div w:id="2003845878">
                  <w:marLeft w:val="0"/>
                  <w:marRight w:val="0"/>
                  <w:marTop w:val="0"/>
                  <w:marBottom w:val="0"/>
                  <w:divBdr>
                    <w:top w:val="none" w:sz="0" w:space="0" w:color="auto"/>
                    <w:left w:val="none" w:sz="0" w:space="0" w:color="auto"/>
                    <w:bottom w:val="none" w:sz="0" w:space="0" w:color="auto"/>
                    <w:right w:val="none" w:sz="0" w:space="0" w:color="auto"/>
                  </w:divBdr>
                </w:div>
                <w:div w:id="56514895">
                  <w:marLeft w:val="0"/>
                  <w:marRight w:val="0"/>
                  <w:marTop w:val="0"/>
                  <w:marBottom w:val="0"/>
                  <w:divBdr>
                    <w:top w:val="none" w:sz="0" w:space="0" w:color="auto"/>
                    <w:left w:val="none" w:sz="0" w:space="0" w:color="auto"/>
                    <w:bottom w:val="none" w:sz="0" w:space="0" w:color="auto"/>
                    <w:right w:val="none" w:sz="0" w:space="0" w:color="auto"/>
                  </w:divBdr>
                </w:div>
                <w:div w:id="1186595012">
                  <w:marLeft w:val="0"/>
                  <w:marRight w:val="0"/>
                  <w:marTop w:val="0"/>
                  <w:marBottom w:val="0"/>
                  <w:divBdr>
                    <w:top w:val="none" w:sz="0" w:space="0" w:color="auto"/>
                    <w:left w:val="none" w:sz="0" w:space="0" w:color="auto"/>
                    <w:bottom w:val="none" w:sz="0" w:space="0" w:color="auto"/>
                    <w:right w:val="none" w:sz="0" w:space="0" w:color="auto"/>
                  </w:divBdr>
                </w:div>
                <w:div w:id="1975477308">
                  <w:marLeft w:val="0"/>
                  <w:marRight w:val="0"/>
                  <w:marTop w:val="0"/>
                  <w:marBottom w:val="0"/>
                  <w:divBdr>
                    <w:top w:val="none" w:sz="0" w:space="0" w:color="auto"/>
                    <w:left w:val="none" w:sz="0" w:space="0" w:color="auto"/>
                    <w:bottom w:val="none" w:sz="0" w:space="0" w:color="auto"/>
                    <w:right w:val="none" w:sz="0" w:space="0" w:color="auto"/>
                  </w:divBdr>
                </w:div>
                <w:div w:id="2035880825">
                  <w:marLeft w:val="0"/>
                  <w:marRight w:val="0"/>
                  <w:marTop w:val="0"/>
                  <w:marBottom w:val="0"/>
                  <w:divBdr>
                    <w:top w:val="none" w:sz="0" w:space="0" w:color="auto"/>
                    <w:left w:val="none" w:sz="0" w:space="0" w:color="auto"/>
                    <w:bottom w:val="none" w:sz="0" w:space="0" w:color="auto"/>
                    <w:right w:val="none" w:sz="0" w:space="0" w:color="auto"/>
                  </w:divBdr>
                </w:div>
                <w:div w:id="378363372">
                  <w:marLeft w:val="0"/>
                  <w:marRight w:val="0"/>
                  <w:marTop w:val="0"/>
                  <w:marBottom w:val="0"/>
                  <w:divBdr>
                    <w:top w:val="none" w:sz="0" w:space="0" w:color="auto"/>
                    <w:left w:val="none" w:sz="0" w:space="0" w:color="auto"/>
                    <w:bottom w:val="none" w:sz="0" w:space="0" w:color="auto"/>
                    <w:right w:val="none" w:sz="0" w:space="0" w:color="auto"/>
                  </w:divBdr>
                </w:div>
                <w:div w:id="1144154091">
                  <w:marLeft w:val="0"/>
                  <w:marRight w:val="0"/>
                  <w:marTop w:val="0"/>
                  <w:marBottom w:val="0"/>
                  <w:divBdr>
                    <w:top w:val="none" w:sz="0" w:space="0" w:color="auto"/>
                    <w:left w:val="none" w:sz="0" w:space="0" w:color="auto"/>
                    <w:bottom w:val="none" w:sz="0" w:space="0" w:color="auto"/>
                    <w:right w:val="none" w:sz="0" w:space="0" w:color="auto"/>
                  </w:divBdr>
                </w:div>
                <w:div w:id="1173565744">
                  <w:marLeft w:val="0"/>
                  <w:marRight w:val="0"/>
                  <w:marTop w:val="0"/>
                  <w:marBottom w:val="0"/>
                  <w:divBdr>
                    <w:top w:val="none" w:sz="0" w:space="0" w:color="auto"/>
                    <w:left w:val="none" w:sz="0" w:space="0" w:color="auto"/>
                    <w:bottom w:val="none" w:sz="0" w:space="0" w:color="auto"/>
                    <w:right w:val="none" w:sz="0" w:space="0" w:color="auto"/>
                  </w:divBdr>
                </w:div>
                <w:div w:id="464082984">
                  <w:marLeft w:val="0"/>
                  <w:marRight w:val="0"/>
                  <w:marTop w:val="0"/>
                  <w:marBottom w:val="0"/>
                  <w:divBdr>
                    <w:top w:val="none" w:sz="0" w:space="0" w:color="auto"/>
                    <w:left w:val="none" w:sz="0" w:space="0" w:color="auto"/>
                    <w:bottom w:val="none" w:sz="0" w:space="0" w:color="auto"/>
                    <w:right w:val="none" w:sz="0" w:space="0" w:color="auto"/>
                  </w:divBdr>
                </w:div>
                <w:div w:id="299893847">
                  <w:marLeft w:val="0"/>
                  <w:marRight w:val="0"/>
                  <w:marTop w:val="0"/>
                  <w:marBottom w:val="0"/>
                  <w:divBdr>
                    <w:top w:val="none" w:sz="0" w:space="0" w:color="auto"/>
                    <w:left w:val="none" w:sz="0" w:space="0" w:color="auto"/>
                    <w:bottom w:val="none" w:sz="0" w:space="0" w:color="auto"/>
                    <w:right w:val="none" w:sz="0" w:space="0" w:color="auto"/>
                  </w:divBdr>
                </w:div>
                <w:div w:id="2067146207">
                  <w:marLeft w:val="0"/>
                  <w:marRight w:val="0"/>
                  <w:marTop w:val="0"/>
                  <w:marBottom w:val="0"/>
                  <w:divBdr>
                    <w:top w:val="none" w:sz="0" w:space="0" w:color="auto"/>
                    <w:left w:val="none" w:sz="0" w:space="0" w:color="auto"/>
                    <w:bottom w:val="none" w:sz="0" w:space="0" w:color="auto"/>
                    <w:right w:val="none" w:sz="0" w:space="0" w:color="auto"/>
                  </w:divBdr>
                </w:div>
                <w:div w:id="189905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074505">
          <w:marLeft w:val="0"/>
          <w:marRight w:val="0"/>
          <w:marTop w:val="0"/>
          <w:marBottom w:val="0"/>
          <w:divBdr>
            <w:top w:val="none" w:sz="0" w:space="0" w:color="auto"/>
            <w:left w:val="none" w:sz="0" w:space="0" w:color="auto"/>
            <w:bottom w:val="none" w:sz="0" w:space="0" w:color="auto"/>
            <w:right w:val="none" w:sz="0" w:space="0" w:color="auto"/>
          </w:divBdr>
          <w:divsChild>
            <w:div w:id="1792942185">
              <w:marLeft w:val="0"/>
              <w:marRight w:val="0"/>
              <w:marTop w:val="0"/>
              <w:marBottom w:val="0"/>
              <w:divBdr>
                <w:top w:val="none" w:sz="0" w:space="0" w:color="auto"/>
                <w:left w:val="none" w:sz="0" w:space="0" w:color="auto"/>
                <w:bottom w:val="none" w:sz="0" w:space="0" w:color="auto"/>
                <w:right w:val="none" w:sz="0" w:space="0" w:color="auto"/>
              </w:divBdr>
              <w:divsChild>
                <w:div w:id="426998169">
                  <w:marLeft w:val="0"/>
                  <w:marRight w:val="0"/>
                  <w:marTop w:val="0"/>
                  <w:marBottom w:val="0"/>
                  <w:divBdr>
                    <w:top w:val="none" w:sz="0" w:space="0" w:color="auto"/>
                    <w:left w:val="none" w:sz="0" w:space="0" w:color="auto"/>
                    <w:bottom w:val="none" w:sz="0" w:space="0" w:color="auto"/>
                    <w:right w:val="none" w:sz="0" w:space="0" w:color="auto"/>
                  </w:divBdr>
                </w:div>
                <w:div w:id="471025082">
                  <w:marLeft w:val="0"/>
                  <w:marRight w:val="0"/>
                  <w:marTop w:val="0"/>
                  <w:marBottom w:val="0"/>
                  <w:divBdr>
                    <w:top w:val="none" w:sz="0" w:space="0" w:color="auto"/>
                    <w:left w:val="none" w:sz="0" w:space="0" w:color="auto"/>
                    <w:bottom w:val="none" w:sz="0" w:space="0" w:color="auto"/>
                    <w:right w:val="none" w:sz="0" w:space="0" w:color="auto"/>
                  </w:divBdr>
                </w:div>
                <w:div w:id="344401674">
                  <w:marLeft w:val="0"/>
                  <w:marRight w:val="0"/>
                  <w:marTop w:val="0"/>
                  <w:marBottom w:val="0"/>
                  <w:divBdr>
                    <w:top w:val="none" w:sz="0" w:space="0" w:color="auto"/>
                    <w:left w:val="none" w:sz="0" w:space="0" w:color="auto"/>
                    <w:bottom w:val="none" w:sz="0" w:space="0" w:color="auto"/>
                    <w:right w:val="none" w:sz="0" w:space="0" w:color="auto"/>
                  </w:divBdr>
                </w:div>
                <w:div w:id="1095786427">
                  <w:marLeft w:val="0"/>
                  <w:marRight w:val="0"/>
                  <w:marTop w:val="0"/>
                  <w:marBottom w:val="0"/>
                  <w:divBdr>
                    <w:top w:val="none" w:sz="0" w:space="0" w:color="auto"/>
                    <w:left w:val="none" w:sz="0" w:space="0" w:color="auto"/>
                    <w:bottom w:val="none" w:sz="0" w:space="0" w:color="auto"/>
                    <w:right w:val="none" w:sz="0" w:space="0" w:color="auto"/>
                  </w:divBdr>
                </w:div>
                <w:div w:id="577447715">
                  <w:marLeft w:val="0"/>
                  <w:marRight w:val="0"/>
                  <w:marTop w:val="0"/>
                  <w:marBottom w:val="0"/>
                  <w:divBdr>
                    <w:top w:val="none" w:sz="0" w:space="0" w:color="auto"/>
                    <w:left w:val="none" w:sz="0" w:space="0" w:color="auto"/>
                    <w:bottom w:val="none" w:sz="0" w:space="0" w:color="auto"/>
                    <w:right w:val="none" w:sz="0" w:space="0" w:color="auto"/>
                  </w:divBdr>
                </w:div>
                <w:div w:id="1910574899">
                  <w:marLeft w:val="0"/>
                  <w:marRight w:val="0"/>
                  <w:marTop w:val="0"/>
                  <w:marBottom w:val="0"/>
                  <w:divBdr>
                    <w:top w:val="none" w:sz="0" w:space="0" w:color="auto"/>
                    <w:left w:val="none" w:sz="0" w:space="0" w:color="auto"/>
                    <w:bottom w:val="none" w:sz="0" w:space="0" w:color="auto"/>
                    <w:right w:val="none" w:sz="0" w:space="0" w:color="auto"/>
                  </w:divBdr>
                </w:div>
                <w:div w:id="875697557">
                  <w:marLeft w:val="0"/>
                  <w:marRight w:val="0"/>
                  <w:marTop w:val="0"/>
                  <w:marBottom w:val="0"/>
                  <w:divBdr>
                    <w:top w:val="none" w:sz="0" w:space="0" w:color="auto"/>
                    <w:left w:val="none" w:sz="0" w:space="0" w:color="auto"/>
                    <w:bottom w:val="none" w:sz="0" w:space="0" w:color="auto"/>
                    <w:right w:val="none" w:sz="0" w:space="0" w:color="auto"/>
                  </w:divBdr>
                </w:div>
                <w:div w:id="242182340">
                  <w:marLeft w:val="0"/>
                  <w:marRight w:val="0"/>
                  <w:marTop w:val="0"/>
                  <w:marBottom w:val="0"/>
                  <w:divBdr>
                    <w:top w:val="none" w:sz="0" w:space="0" w:color="auto"/>
                    <w:left w:val="none" w:sz="0" w:space="0" w:color="auto"/>
                    <w:bottom w:val="none" w:sz="0" w:space="0" w:color="auto"/>
                    <w:right w:val="none" w:sz="0" w:space="0" w:color="auto"/>
                  </w:divBdr>
                </w:div>
                <w:div w:id="1060321442">
                  <w:marLeft w:val="0"/>
                  <w:marRight w:val="0"/>
                  <w:marTop w:val="0"/>
                  <w:marBottom w:val="0"/>
                  <w:divBdr>
                    <w:top w:val="none" w:sz="0" w:space="0" w:color="auto"/>
                    <w:left w:val="none" w:sz="0" w:space="0" w:color="auto"/>
                    <w:bottom w:val="none" w:sz="0" w:space="0" w:color="auto"/>
                    <w:right w:val="none" w:sz="0" w:space="0" w:color="auto"/>
                  </w:divBdr>
                </w:div>
                <w:div w:id="874197590">
                  <w:marLeft w:val="0"/>
                  <w:marRight w:val="0"/>
                  <w:marTop w:val="0"/>
                  <w:marBottom w:val="0"/>
                  <w:divBdr>
                    <w:top w:val="none" w:sz="0" w:space="0" w:color="auto"/>
                    <w:left w:val="none" w:sz="0" w:space="0" w:color="auto"/>
                    <w:bottom w:val="none" w:sz="0" w:space="0" w:color="auto"/>
                    <w:right w:val="none" w:sz="0" w:space="0" w:color="auto"/>
                  </w:divBdr>
                </w:div>
                <w:div w:id="330986745">
                  <w:marLeft w:val="0"/>
                  <w:marRight w:val="0"/>
                  <w:marTop w:val="0"/>
                  <w:marBottom w:val="0"/>
                  <w:divBdr>
                    <w:top w:val="none" w:sz="0" w:space="0" w:color="auto"/>
                    <w:left w:val="none" w:sz="0" w:space="0" w:color="auto"/>
                    <w:bottom w:val="none" w:sz="0" w:space="0" w:color="auto"/>
                    <w:right w:val="none" w:sz="0" w:space="0" w:color="auto"/>
                  </w:divBdr>
                </w:div>
                <w:div w:id="329407229">
                  <w:marLeft w:val="0"/>
                  <w:marRight w:val="0"/>
                  <w:marTop w:val="0"/>
                  <w:marBottom w:val="0"/>
                  <w:divBdr>
                    <w:top w:val="none" w:sz="0" w:space="0" w:color="auto"/>
                    <w:left w:val="none" w:sz="0" w:space="0" w:color="auto"/>
                    <w:bottom w:val="none" w:sz="0" w:space="0" w:color="auto"/>
                    <w:right w:val="none" w:sz="0" w:space="0" w:color="auto"/>
                  </w:divBdr>
                </w:div>
                <w:div w:id="856695282">
                  <w:marLeft w:val="0"/>
                  <w:marRight w:val="0"/>
                  <w:marTop w:val="0"/>
                  <w:marBottom w:val="0"/>
                  <w:divBdr>
                    <w:top w:val="none" w:sz="0" w:space="0" w:color="auto"/>
                    <w:left w:val="none" w:sz="0" w:space="0" w:color="auto"/>
                    <w:bottom w:val="none" w:sz="0" w:space="0" w:color="auto"/>
                    <w:right w:val="none" w:sz="0" w:space="0" w:color="auto"/>
                  </w:divBdr>
                </w:div>
                <w:div w:id="1451320102">
                  <w:marLeft w:val="0"/>
                  <w:marRight w:val="0"/>
                  <w:marTop w:val="0"/>
                  <w:marBottom w:val="0"/>
                  <w:divBdr>
                    <w:top w:val="none" w:sz="0" w:space="0" w:color="auto"/>
                    <w:left w:val="none" w:sz="0" w:space="0" w:color="auto"/>
                    <w:bottom w:val="none" w:sz="0" w:space="0" w:color="auto"/>
                    <w:right w:val="none" w:sz="0" w:space="0" w:color="auto"/>
                  </w:divBdr>
                </w:div>
                <w:div w:id="999577915">
                  <w:marLeft w:val="0"/>
                  <w:marRight w:val="0"/>
                  <w:marTop w:val="0"/>
                  <w:marBottom w:val="0"/>
                  <w:divBdr>
                    <w:top w:val="none" w:sz="0" w:space="0" w:color="auto"/>
                    <w:left w:val="none" w:sz="0" w:space="0" w:color="auto"/>
                    <w:bottom w:val="none" w:sz="0" w:space="0" w:color="auto"/>
                    <w:right w:val="none" w:sz="0" w:space="0" w:color="auto"/>
                  </w:divBdr>
                </w:div>
                <w:div w:id="1114714420">
                  <w:marLeft w:val="0"/>
                  <w:marRight w:val="0"/>
                  <w:marTop w:val="0"/>
                  <w:marBottom w:val="0"/>
                  <w:divBdr>
                    <w:top w:val="none" w:sz="0" w:space="0" w:color="auto"/>
                    <w:left w:val="none" w:sz="0" w:space="0" w:color="auto"/>
                    <w:bottom w:val="none" w:sz="0" w:space="0" w:color="auto"/>
                    <w:right w:val="none" w:sz="0" w:space="0" w:color="auto"/>
                  </w:divBdr>
                </w:div>
                <w:div w:id="834490565">
                  <w:marLeft w:val="0"/>
                  <w:marRight w:val="0"/>
                  <w:marTop w:val="0"/>
                  <w:marBottom w:val="0"/>
                  <w:divBdr>
                    <w:top w:val="none" w:sz="0" w:space="0" w:color="auto"/>
                    <w:left w:val="none" w:sz="0" w:space="0" w:color="auto"/>
                    <w:bottom w:val="none" w:sz="0" w:space="0" w:color="auto"/>
                    <w:right w:val="none" w:sz="0" w:space="0" w:color="auto"/>
                  </w:divBdr>
                </w:div>
                <w:div w:id="881284744">
                  <w:marLeft w:val="0"/>
                  <w:marRight w:val="0"/>
                  <w:marTop w:val="0"/>
                  <w:marBottom w:val="0"/>
                  <w:divBdr>
                    <w:top w:val="none" w:sz="0" w:space="0" w:color="auto"/>
                    <w:left w:val="none" w:sz="0" w:space="0" w:color="auto"/>
                    <w:bottom w:val="none" w:sz="0" w:space="0" w:color="auto"/>
                    <w:right w:val="none" w:sz="0" w:space="0" w:color="auto"/>
                  </w:divBdr>
                </w:div>
                <w:div w:id="1133325933">
                  <w:marLeft w:val="0"/>
                  <w:marRight w:val="0"/>
                  <w:marTop w:val="0"/>
                  <w:marBottom w:val="0"/>
                  <w:divBdr>
                    <w:top w:val="none" w:sz="0" w:space="0" w:color="auto"/>
                    <w:left w:val="none" w:sz="0" w:space="0" w:color="auto"/>
                    <w:bottom w:val="none" w:sz="0" w:space="0" w:color="auto"/>
                    <w:right w:val="none" w:sz="0" w:space="0" w:color="auto"/>
                  </w:divBdr>
                </w:div>
                <w:div w:id="422646865">
                  <w:marLeft w:val="0"/>
                  <w:marRight w:val="0"/>
                  <w:marTop w:val="0"/>
                  <w:marBottom w:val="0"/>
                  <w:divBdr>
                    <w:top w:val="none" w:sz="0" w:space="0" w:color="auto"/>
                    <w:left w:val="none" w:sz="0" w:space="0" w:color="auto"/>
                    <w:bottom w:val="none" w:sz="0" w:space="0" w:color="auto"/>
                    <w:right w:val="none" w:sz="0" w:space="0" w:color="auto"/>
                  </w:divBdr>
                </w:div>
                <w:div w:id="1694071436">
                  <w:marLeft w:val="0"/>
                  <w:marRight w:val="0"/>
                  <w:marTop w:val="0"/>
                  <w:marBottom w:val="0"/>
                  <w:divBdr>
                    <w:top w:val="none" w:sz="0" w:space="0" w:color="auto"/>
                    <w:left w:val="none" w:sz="0" w:space="0" w:color="auto"/>
                    <w:bottom w:val="none" w:sz="0" w:space="0" w:color="auto"/>
                    <w:right w:val="none" w:sz="0" w:space="0" w:color="auto"/>
                  </w:divBdr>
                </w:div>
                <w:div w:id="1919750691">
                  <w:marLeft w:val="0"/>
                  <w:marRight w:val="0"/>
                  <w:marTop w:val="0"/>
                  <w:marBottom w:val="0"/>
                  <w:divBdr>
                    <w:top w:val="none" w:sz="0" w:space="0" w:color="auto"/>
                    <w:left w:val="none" w:sz="0" w:space="0" w:color="auto"/>
                    <w:bottom w:val="none" w:sz="0" w:space="0" w:color="auto"/>
                    <w:right w:val="none" w:sz="0" w:space="0" w:color="auto"/>
                  </w:divBdr>
                </w:div>
                <w:div w:id="1263537850">
                  <w:marLeft w:val="0"/>
                  <w:marRight w:val="0"/>
                  <w:marTop w:val="0"/>
                  <w:marBottom w:val="0"/>
                  <w:divBdr>
                    <w:top w:val="none" w:sz="0" w:space="0" w:color="auto"/>
                    <w:left w:val="none" w:sz="0" w:space="0" w:color="auto"/>
                    <w:bottom w:val="none" w:sz="0" w:space="0" w:color="auto"/>
                    <w:right w:val="none" w:sz="0" w:space="0" w:color="auto"/>
                  </w:divBdr>
                </w:div>
                <w:div w:id="176848635">
                  <w:marLeft w:val="0"/>
                  <w:marRight w:val="0"/>
                  <w:marTop w:val="0"/>
                  <w:marBottom w:val="0"/>
                  <w:divBdr>
                    <w:top w:val="none" w:sz="0" w:space="0" w:color="auto"/>
                    <w:left w:val="none" w:sz="0" w:space="0" w:color="auto"/>
                    <w:bottom w:val="none" w:sz="0" w:space="0" w:color="auto"/>
                    <w:right w:val="none" w:sz="0" w:space="0" w:color="auto"/>
                  </w:divBdr>
                </w:div>
                <w:div w:id="515316450">
                  <w:marLeft w:val="0"/>
                  <w:marRight w:val="0"/>
                  <w:marTop w:val="0"/>
                  <w:marBottom w:val="0"/>
                  <w:divBdr>
                    <w:top w:val="none" w:sz="0" w:space="0" w:color="auto"/>
                    <w:left w:val="none" w:sz="0" w:space="0" w:color="auto"/>
                    <w:bottom w:val="none" w:sz="0" w:space="0" w:color="auto"/>
                    <w:right w:val="none" w:sz="0" w:space="0" w:color="auto"/>
                  </w:divBdr>
                </w:div>
                <w:div w:id="1425565704">
                  <w:marLeft w:val="0"/>
                  <w:marRight w:val="0"/>
                  <w:marTop w:val="0"/>
                  <w:marBottom w:val="0"/>
                  <w:divBdr>
                    <w:top w:val="none" w:sz="0" w:space="0" w:color="auto"/>
                    <w:left w:val="none" w:sz="0" w:space="0" w:color="auto"/>
                    <w:bottom w:val="none" w:sz="0" w:space="0" w:color="auto"/>
                    <w:right w:val="none" w:sz="0" w:space="0" w:color="auto"/>
                  </w:divBdr>
                </w:div>
                <w:div w:id="867522568">
                  <w:marLeft w:val="0"/>
                  <w:marRight w:val="0"/>
                  <w:marTop w:val="0"/>
                  <w:marBottom w:val="0"/>
                  <w:divBdr>
                    <w:top w:val="none" w:sz="0" w:space="0" w:color="auto"/>
                    <w:left w:val="none" w:sz="0" w:space="0" w:color="auto"/>
                    <w:bottom w:val="none" w:sz="0" w:space="0" w:color="auto"/>
                    <w:right w:val="none" w:sz="0" w:space="0" w:color="auto"/>
                  </w:divBdr>
                </w:div>
                <w:div w:id="1049836761">
                  <w:marLeft w:val="0"/>
                  <w:marRight w:val="0"/>
                  <w:marTop w:val="0"/>
                  <w:marBottom w:val="0"/>
                  <w:divBdr>
                    <w:top w:val="none" w:sz="0" w:space="0" w:color="auto"/>
                    <w:left w:val="none" w:sz="0" w:space="0" w:color="auto"/>
                    <w:bottom w:val="none" w:sz="0" w:space="0" w:color="auto"/>
                    <w:right w:val="none" w:sz="0" w:space="0" w:color="auto"/>
                  </w:divBdr>
                </w:div>
                <w:div w:id="1778675970">
                  <w:marLeft w:val="0"/>
                  <w:marRight w:val="0"/>
                  <w:marTop w:val="0"/>
                  <w:marBottom w:val="0"/>
                  <w:divBdr>
                    <w:top w:val="none" w:sz="0" w:space="0" w:color="auto"/>
                    <w:left w:val="none" w:sz="0" w:space="0" w:color="auto"/>
                    <w:bottom w:val="none" w:sz="0" w:space="0" w:color="auto"/>
                    <w:right w:val="none" w:sz="0" w:space="0" w:color="auto"/>
                  </w:divBdr>
                </w:div>
                <w:div w:id="378942599">
                  <w:marLeft w:val="0"/>
                  <w:marRight w:val="0"/>
                  <w:marTop w:val="0"/>
                  <w:marBottom w:val="0"/>
                  <w:divBdr>
                    <w:top w:val="none" w:sz="0" w:space="0" w:color="auto"/>
                    <w:left w:val="none" w:sz="0" w:space="0" w:color="auto"/>
                    <w:bottom w:val="none" w:sz="0" w:space="0" w:color="auto"/>
                    <w:right w:val="none" w:sz="0" w:space="0" w:color="auto"/>
                  </w:divBdr>
                </w:div>
                <w:div w:id="1145127039">
                  <w:marLeft w:val="0"/>
                  <w:marRight w:val="0"/>
                  <w:marTop w:val="0"/>
                  <w:marBottom w:val="0"/>
                  <w:divBdr>
                    <w:top w:val="none" w:sz="0" w:space="0" w:color="auto"/>
                    <w:left w:val="none" w:sz="0" w:space="0" w:color="auto"/>
                    <w:bottom w:val="none" w:sz="0" w:space="0" w:color="auto"/>
                    <w:right w:val="none" w:sz="0" w:space="0" w:color="auto"/>
                  </w:divBdr>
                </w:div>
                <w:div w:id="1723289089">
                  <w:marLeft w:val="0"/>
                  <w:marRight w:val="0"/>
                  <w:marTop w:val="0"/>
                  <w:marBottom w:val="0"/>
                  <w:divBdr>
                    <w:top w:val="none" w:sz="0" w:space="0" w:color="auto"/>
                    <w:left w:val="none" w:sz="0" w:space="0" w:color="auto"/>
                    <w:bottom w:val="none" w:sz="0" w:space="0" w:color="auto"/>
                    <w:right w:val="none" w:sz="0" w:space="0" w:color="auto"/>
                  </w:divBdr>
                </w:div>
                <w:div w:id="633029146">
                  <w:marLeft w:val="0"/>
                  <w:marRight w:val="0"/>
                  <w:marTop w:val="0"/>
                  <w:marBottom w:val="0"/>
                  <w:divBdr>
                    <w:top w:val="none" w:sz="0" w:space="0" w:color="auto"/>
                    <w:left w:val="none" w:sz="0" w:space="0" w:color="auto"/>
                    <w:bottom w:val="none" w:sz="0" w:space="0" w:color="auto"/>
                    <w:right w:val="none" w:sz="0" w:space="0" w:color="auto"/>
                  </w:divBdr>
                </w:div>
                <w:div w:id="100810103">
                  <w:marLeft w:val="0"/>
                  <w:marRight w:val="0"/>
                  <w:marTop w:val="0"/>
                  <w:marBottom w:val="0"/>
                  <w:divBdr>
                    <w:top w:val="none" w:sz="0" w:space="0" w:color="auto"/>
                    <w:left w:val="none" w:sz="0" w:space="0" w:color="auto"/>
                    <w:bottom w:val="none" w:sz="0" w:space="0" w:color="auto"/>
                    <w:right w:val="none" w:sz="0" w:space="0" w:color="auto"/>
                  </w:divBdr>
                </w:div>
                <w:div w:id="227304237">
                  <w:marLeft w:val="0"/>
                  <w:marRight w:val="0"/>
                  <w:marTop w:val="0"/>
                  <w:marBottom w:val="0"/>
                  <w:divBdr>
                    <w:top w:val="none" w:sz="0" w:space="0" w:color="auto"/>
                    <w:left w:val="none" w:sz="0" w:space="0" w:color="auto"/>
                    <w:bottom w:val="none" w:sz="0" w:space="0" w:color="auto"/>
                    <w:right w:val="none" w:sz="0" w:space="0" w:color="auto"/>
                  </w:divBdr>
                </w:div>
                <w:div w:id="1809587868">
                  <w:marLeft w:val="0"/>
                  <w:marRight w:val="0"/>
                  <w:marTop w:val="0"/>
                  <w:marBottom w:val="0"/>
                  <w:divBdr>
                    <w:top w:val="none" w:sz="0" w:space="0" w:color="auto"/>
                    <w:left w:val="none" w:sz="0" w:space="0" w:color="auto"/>
                    <w:bottom w:val="none" w:sz="0" w:space="0" w:color="auto"/>
                    <w:right w:val="none" w:sz="0" w:space="0" w:color="auto"/>
                  </w:divBdr>
                </w:div>
                <w:div w:id="1467355168">
                  <w:marLeft w:val="0"/>
                  <w:marRight w:val="0"/>
                  <w:marTop w:val="0"/>
                  <w:marBottom w:val="0"/>
                  <w:divBdr>
                    <w:top w:val="none" w:sz="0" w:space="0" w:color="auto"/>
                    <w:left w:val="none" w:sz="0" w:space="0" w:color="auto"/>
                    <w:bottom w:val="none" w:sz="0" w:space="0" w:color="auto"/>
                    <w:right w:val="none" w:sz="0" w:space="0" w:color="auto"/>
                  </w:divBdr>
                </w:div>
                <w:div w:id="504590687">
                  <w:marLeft w:val="0"/>
                  <w:marRight w:val="0"/>
                  <w:marTop w:val="0"/>
                  <w:marBottom w:val="0"/>
                  <w:divBdr>
                    <w:top w:val="none" w:sz="0" w:space="0" w:color="auto"/>
                    <w:left w:val="none" w:sz="0" w:space="0" w:color="auto"/>
                    <w:bottom w:val="none" w:sz="0" w:space="0" w:color="auto"/>
                    <w:right w:val="none" w:sz="0" w:space="0" w:color="auto"/>
                  </w:divBdr>
                </w:div>
                <w:div w:id="1769345644">
                  <w:marLeft w:val="0"/>
                  <w:marRight w:val="0"/>
                  <w:marTop w:val="0"/>
                  <w:marBottom w:val="0"/>
                  <w:divBdr>
                    <w:top w:val="none" w:sz="0" w:space="0" w:color="auto"/>
                    <w:left w:val="none" w:sz="0" w:space="0" w:color="auto"/>
                    <w:bottom w:val="none" w:sz="0" w:space="0" w:color="auto"/>
                    <w:right w:val="none" w:sz="0" w:space="0" w:color="auto"/>
                  </w:divBdr>
                </w:div>
                <w:div w:id="1167984520">
                  <w:marLeft w:val="0"/>
                  <w:marRight w:val="0"/>
                  <w:marTop w:val="0"/>
                  <w:marBottom w:val="0"/>
                  <w:divBdr>
                    <w:top w:val="none" w:sz="0" w:space="0" w:color="auto"/>
                    <w:left w:val="none" w:sz="0" w:space="0" w:color="auto"/>
                    <w:bottom w:val="none" w:sz="0" w:space="0" w:color="auto"/>
                    <w:right w:val="none" w:sz="0" w:space="0" w:color="auto"/>
                  </w:divBdr>
                </w:div>
                <w:div w:id="2129008920">
                  <w:marLeft w:val="0"/>
                  <w:marRight w:val="0"/>
                  <w:marTop w:val="0"/>
                  <w:marBottom w:val="0"/>
                  <w:divBdr>
                    <w:top w:val="none" w:sz="0" w:space="0" w:color="auto"/>
                    <w:left w:val="none" w:sz="0" w:space="0" w:color="auto"/>
                    <w:bottom w:val="none" w:sz="0" w:space="0" w:color="auto"/>
                    <w:right w:val="none" w:sz="0" w:space="0" w:color="auto"/>
                  </w:divBdr>
                </w:div>
                <w:div w:id="733234495">
                  <w:marLeft w:val="0"/>
                  <w:marRight w:val="0"/>
                  <w:marTop w:val="0"/>
                  <w:marBottom w:val="0"/>
                  <w:divBdr>
                    <w:top w:val="none" w:sz="0" w:space="0" w:color="auto"/>
                    <w:left w:val="none" w:sz="0" w:space="0" w:color="auto"/>
                    <w:bottom w:val="none" w:sz="0" w:space="0" w:color="auto"/>
                    <w:right w:val="none" w:sz="0" w:space="0" w:color="auto"/>
                  </w:divBdr>
                </w:div>
                <w:div w:id="770513451">
                  <w:marLeft w:val="0"/>
                  <w:marRight w:val="0"/>
                  <w:marTop w:val="0"/>
                  <w:marBottom w:val="0"/>
                  <w:divBdr>
                    <w:top w:val="none" w:sz="0" w:space="0" w:color="auto"/>
                    <w:left w:val="none" w:sz="0" w:space="0" w:color="auto"/>
                    <w:bottom w:val="none" w:sz="0" w:space="0" w:color="auto"/>
                    <w:right w:val="none" w:sz="0" w:space="0" w:color="auto"/>
                  </w:divBdr>
                </w:div>
                <w:div w:id="2111393573">
                  <w:marLeft w:val="0"/>
                  <w:marRight w:val="0"/>
                  <w:marTop w:val="0"/>
                  <w:marBottom w:val="0"/>
                  <w:divBdr>
                    <w:top w:val="none" w:sz="0" w:space="0" w:color="auto"/>
                    <w:left w:val="none" w:sz="0" w:space="0" w:color="auto"/>
                    <w:bottom w:val="none" w:sz="0" w:space="0" w:color="auto"/>
                    <w:right w:val="none" w:sz="0" w:space="0" w:color="auto"/>
                  </w:divBdr>
                </w:div>
                <w:div w:id="1267619550">
                  <w:marLeft w:val="0"/>
                  <w:marRight w:val="0"/>
                  <w:marTop w:val="0"/>
                  <w:marBottom w:val="0"/>
                  <w:divBdr>
                    <w:top w:val="none" w:sz="0" w:space="0" w:color="auto"/>
                    <w:left w:val="none" w:sz="0" w:space="0" w:color="auto"/>
                    <w:bottom w:val="none" w:sz="0" w:space="0" w:color="auto"/>
                    <w:right w:val="none" w:sz="0" w:space="0" w:color="auto"/>
                  </w:divBdr>
                </w:div>
                <w:div w:id="542863495">
                  <w:marLeft w:val="0"/>
                  <w:marRight w:val="0"/>
                  <w:marTop w:val="0"/>
                  <w:marBottom w:val="0"/>
                  <w:divBdr>
                    <w:top w:val="none" w:sz="0" w:space="0" w:color="auto"/>
                    <w:left w:val="none" w:sz="0" w:space="0" w:color="auto"/>
                    <w:bottom w:val="none" w:sz="0" w:space="0" w:color="auto"/>
                    <w:right w:val="none" w:sz="0" w:space="0" w:color="auto"/>
                  </w:divBdr>
                </w:div>
                <w:div w:id="332224854">
                  <w:marLeft w:val="0"/>
                  <w:marRight w:val="0"/>
                  <w:marTop w:val="0"/>
                  <w:marBottom w:val="0"/>
                  <w:divBdr>
                    <w:top w:val="none" w:sz="0" w:space="0" w:color="auto"/>
                    <w:left w:val="none" w:sz="0" w:space="0" w:color="auto"/>
                    <w:bottom w:val="none" w:sz="0" w:space="0" w:color="auto"/>
                    <w:right w:val="none" w:sz="0" w:space="0" w:color="auto"/>
                  </w:divBdr>
                </w:div>
                <w:div w:id="1210338583">
                  <w:marLeft w:val="0"/>
                  <w:marRight w:val="0"/>
                  <w:marTop w:val="0"/>
                  <w:marBottom w:val="0"/>
                  <w:divBdr>
                    <w:top w:val="none" w:sz="0" w:space="0" w:color="auto"/>
                    <w:left w:val="none" w:sz="0" w:space="0" w:color="auto"/>
                    <w:bottom w:val="none" w:sz="0" w:space="0" w:color="auto"/>
                    <w:right w:val="none" w:sz="0" w:space="0" w:color="auto"/>
                  </w:divBdr>
                </w:div>
                <w:div w:id="2120760829">
                  <w:marLeft w:val="0"/>
                  <w:marRight w:val="0"/>
                  <w:marTop w:val="0"/>
                  <w:marBottom w:val="0"/>
                  <w:divBdr>
                    <w:top w:val="none" w:sz="0" w:space="0" w:color="auto"/>
                    <w:left w:val="none" w:sz="0" w:space="0" w:color="auto"/>
                    <w:bottom w:val="none" w:sz="0" w:space="0" w:color="auto"/>
                    <w:right w:val="none" w:sz="0" w:space="0" w:color="auto"/>
                  </w:divBdr>
                </w:div>
                <w:div w:id="851453027">
                  <w:marLeft w:val="0"/>
                  <w:marRight w:val="0"/>
                  <w:marTop w:val="0"/>
                  <w:marBottom w:val="0"/>
                  <w:divBdr>
                    <w:top w:val="none" w:sz="0" w:space="0" w:color="auto"/>
                    <w:left w:val="none" w:sz="0" w:space="0" w:color="auto"/>
                    <w:bottom w:val="none" w:sz="0" w:space="0" w:color="auto"/>
                    <w:right w:val="none" w:sz="0" w:space="0" w:color="auto"/>
                  </w:divBdr>
                </w:div>
                <w:div w:id="14311271">
                  <w:marLeft w:val="0"/>
                  <w:marRight w:val="0"/>
                  <w:marTop w:val="0"/>
                  <w:marBottom w:val="0"/>
                  <w:divBdr>
                    <w:top w:val="none" w:sz="0" w:space="0" w:color="auto"/>
                    <w:left w:val="none" w:sz="0" w:space="0" w:color="auto"/>
                    <w:bottom w:val="none" w:sz="0" w:space="0" w:color="auto"/>
                    <w:right w:val="none" w:sz="0" w:space="0" w:color="auto"/>
                  </w:divBdr>
                </w:div>
                <w:div w:id="639117052">
                  <w:marLeft w:val="0"/>
                  <w:marRight w:val="0"/>
                  <w:marTop w:val="0"/>
                  <w:marBottom w:val="0"/>
                  <w:divBdr>
                    <w:top w:val="none" w:sz="0" w:space="0" w:color="auto"/>
                    <w:left w:val="none" w:sz="0" w:space="0" w:color="auto"/>
                    <w:bottom w:val="none" w:sz="0" w:space="0" w:color="auto"/>
                    <w:right w:val="none" w:sz="0" w:space="0" w:color="auto"/>
                  </w:divBdr>
                </w:div>
                <w:div w:id="30343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125443">
          <w:marLeft w:val="0"/>
          <w:marRight w:val="0"/>
          <w:marTop w:val="0"/>
          <w:marBottom w:val="0"/>
          <w:divBdr>
            <w:top w:val="none" w:sz="0" w:space="0" w:color="auto"/>
            <w:left w:val="none" w:sz="0" w:space="0" w:color="auto"/>
            <w:bottom w:val="none" w:sz="0" w:space="0" w:color="auto"/>
            <w:right w:val="none" w:sz="0" w:space="0" w:color="auto"/>
          </w:divBdr>
          <w:divsChild>
            <w:div w:id="978219686">
              <w:marLeft w:val="0"/>
              <w:marRight w:val="0"/>
              <w:marTop w:val="0"/>
              <w:marBottom w:val="0"/>
              <w:divBdr>
                <w:top w:val="none" w:sz="0" w:space="0" w:color="auto"/>
                <w:left w:val="none" w:sz="0" w:space="0" w:color="auto"/>
                <w:bottom w:val="none" w:sz="0" w:space="0" w:color="auto"/>
                <w:right w:val="none" w:sz="0" w:space="0" w:color="auto"/>
              </w:divBdr>
              <w:divsChild>
                <w:div w:id="1470392314">
                  <w:marLeft w:val="0"/>
                  <w:marRight w:val="0"/>
                  <w:marTop w:val="0"/>
                  <w:marBottom w:val="0"/>
                  <w:divBdr>
                    <w:top w:val="none" w:sz="0" w:space="0" w:color="auto"/>
                    <w:left w:val="none" w:sz="0" w:space="0" w:color="auto"/>
                    <w:bottom w:val="none" w:sz="0" w:space="0" w:color="auto"/>
                    <w:right w:val="none" w:sz="0" w:space="0" w:color="auto"/>
                  </w:divBdr>
                </w:div>
                <w:div w:id="1975020141">
                  <w:marLeft w:val="0"/>
                  <w:marRight w:val="0"/>
                  <w:marTop w:val="0"/>
                  <w:marBottom w:val="0"/>
                  <w:divBdr>
                    <w:top w:val="none" w:sz="0" w:space="0" w:color="auto"/>
                    <w:left w:val="none" w:sz="0" w:space="0" w:color="auto"/>
                    <w:bottom w:val="none" w:sz="0" w:space="0" w:color="auto"/>
                    <w:right w:val="none" w:sz="0" w:space="0" w:color="auto"/>
                  </w:divBdr>
                </w:div>
                <w:div w:id="2072655932">
                  <w:marLeft w:val="0"/>
                  <w:marRight w:val="0"/>
                  <w:marTop w:val="0"/>
                  <w:marBottom w:val="0"/>
                  <w:divBdr>
                    <w:top w:val="none" w:sz="0" w:space="0" w:color="auto"/>
                    <w:left w:val="none" w:sz="0" w:space="0" w:color="auto"/>
                    <w:bottom w:val="none" w:sz="0" w:space="0" w:color="auto"/>
                    <w:right w:val="none" w:sz="0" w:space="0" w:color="auto"/>
                  </w:divBdr>
                </w:div>
                <w:div w:id="1806855352">
                  <w:marLeft w:val="0"/>
                  <w:marRight w:val="0"/>
                  <w:marTop w:val="0"/>
                  <w:marBottom w:val="0"/>
                  <w:divBdr>
                    <w:top w:val="none" w:sz="0" w:space="0" w:color="auto"/>
                    <w:left w:val="none" w:sz="0" w:space="0" w:color="auto"/>
                    <w:bottom w:val="none" w:sz="0" w:space="0" w:color="auto"/>
                    <w:right w:val="none" w:sz="0" w:space="0" w:color="auto"/>
                  </w:divBdr>
                </w:div>
                <w:div w:id="1809474091">
                  <w:marLeft w:val="0"/>
                  <w:marRight w:val="0"/>
                  <w:marTop w:val="0"/>
                  <w:marBottom w:val="0"/>
                  <w:divBdr>
                    <w:top w:val="none" w:sz="0" w:space="0" w:color="auto"/>
                    <w:left w:val="none" w:sz="0" w:space="0" w:color="auto"/>
                    <w:bottom w:val="none" w:sz="0" w:space="0" w:color="auto"/>
                    <w:right w:val="none" w:sz="0" w:space="0" w:color="auto"/>
                  </w:divBdr>
                </w:div>
                <w:div w:id="1066146387">
                  <w:marLeft w:val="0"/>
                  <w:marRight w:val="0"/>
                  <w:marTop w:val="0"/>
                  <w:marBottom w:val="0"/>
                  <w:divBdr>
                    <w:top w:val="none" w:sz="0" w:space="0" w:color="auto"/>
                    <w:left w:val="none" w:sz="0" w:space="0" w:color="auto"/>
                    <w:bottom w:val="none" w:sz="0" w:space="0" w:color="auto"/>
                    <w:right w:val="none" w:sz="0" w:space="0" w:color="auto"/>
                  </w:divBdr>
                </w:div>
                <w:div w:id="1760328140">
                  <w:marLeft w:val="0"/>
                  <w:marRight w:val="0"/>
                  <w:marTop w:val="0"/>
                  <w:marBottom w:val="0"/>
                  <w:divBdr>
                    <w:top w:val="none" w:sz="0" w:space="0" w:color="auto"/>
                    <w:left w:val="none" w:sz="0" w:space="0" w:color="auto"/>
                    <w:bottom w:val="none" w:sz="0" w:space="0" w:color="auto"/>
                    <w:right w:val="none" w:sz="0" w:space="0" w:color="auto"/>
                  </w:divBdr>
                </w:div>
                <w:div w:id="1001355975">
                  <w:marLeft w:val="0"/>
                  <w:marRight w:val="0"/>
                  <w:marTop w:val="0"/>
                  <w:marBottom w:val="0"/>
                  <w:divBdr>
                    <w:top w:val="none" w:sz="0" w:space="0" w:color="auto"/>
                    <w:left w:val="none" w:sz="0" w:space="0" w:color="auto"/>
                    <w:bottom w:val="none" w:sz="0" w:space="0" w:color="auto"/>
                    <w:right w:val="none" w:sz="0" w:space="0" w:color="auto"/>
                  </w:divBdr>
                </w:div>
                <w:div w:id="1370567464">
                  <w:marLeft w:val="0"/>
                  <w:marRight w:val="0"/>
                  <w:marTop w:val="0"/>
                  <w:marBottom w:val="0"/>
                  <w:divBdr>
                    <w:top w:val="none" w:sz="0" w:space="0" w:color="auto"/>
                    <w:left w:val="none" w:sz="0" w:space="0" w:color="auto"/>
                    <w:bottom w:val="none" w:sz="0" w:space="0" w:color="auto"/>
                    <w:right w:val="none" w:sz="0" w:space="0" w:color="auto"/>
                  </w:divBdr>
                </w:div>
                <w:div w:id="599727428">
                  <w:marLeft w:val="0"/>
                  <w:marRight w:val="0"/>
                  <w:marTop w:val="0"/>
                  <w:marBottom w:val="0"/>
                  <w:divBdr>
                    <w:top w:val="none" w:sz="0" w:space="0" w:color="auto"/>
                    <w:left w:val="none" w:sz="0" w:space="0" w:color="auto"/>
                    <w:bottom w:val="none" w:sz="0" w:space="0" w:color="auto"/>
                    <w:right w:val="none" w:sz="0" w:space="0" w:color="auto"/>
                  </w:divBdr>
                </w:div>
                <w:div w:id="1556892752">
                  <w:marLeft w:val="0"/>
                  <w:marRight w:val="0"/>
                  <w:marTop w:val="0"/>
                  <w:marBottom w:val="0"/>
                  <w:divBdr>
                    <w:top w:val="none" w:sz="0" w:space="0" w:color="auto"/>
                    <w:left w:val="none" w:sz="0" w:space="0" w:color="auto"/>
                    <w:bottom w:val="none" w:sz="0" w:space="0" w:color="auto"/>
                    <w:right w:val="none" w:sz="0" w:space="0" w:color="auto"/>
                  </w:divBdr>
                </w:div>
                <w:div w:id="785580202">
                  <w:marLeft w:val="0"/>
                  <w:marRight w:val="0"/>
                  <w:marTop w:val="0"/>
                  <w:marBottom w:val="0"/>
                  <w:divBdr>
                    <w:top w:val="none" w:sz="0" w:space="0" w:color="auto"/>
                    <w:left w:val="none" w:sz="0" w:space="0" w:color="auto"/>
                    <w:bottom w:val="none" w:sz="0" w:space="0" w:color="auto"/>
                    <w:right w:val="none" w:sz="0" w:space="0" w:color="auto"/>
                  </w:divBdr>
                </w:div>
                <w:div w:id="331374670">
                  <w:marLeft w:val="0"/>
                  <w:marRight w:val="0"/>
                  <w:marTop w:val="0"/>
                  <w:marBottom w:val="0"/>
                  <w:divBdr>
                    <w:top w:val="none" w:sz="0" w:space="0" w:color="auto"/>
                    <w:left w:val="none" w:sz="0" w:space="0" w:color="auto"/>
                    <w:bottom w:val="none" w:sz="0" w:space="0" w:color="auto"/>
                    <w:right w:val="none" w:sz="0" w:space="0" w:color="auto"/>
                  </w:divBdr>
                </w:div>
                <w:div w:id="811605617">
                  <w:marLeft w:val="0"/>
                  <w:marRight w:val="0"/>
                  <w:marTop w:val="0"/>
                  <w:marBottom w:val="0"/>
                  <w:divBdr>
                    <w:top w:val="none" w:sz="0" w:space="0" w:color="auto"/>
                    <w:left w:val="none" w:sz="0" w:space="0" w:color="auto"/>
                    <w:bottom w:val="none" w:sz="0" w:space="0" w:color="auto"/>
                    <w:right w:val="none" w:sz="0" w:space="0" w:color="auto"/>
                  </w:divBdr>
                </w:div>
                <w:div w:id="1411853385">
                  <w:marLeft w:val="0"/>
                  <w:marRight w:val="0"/>
                  <w:marTop w:val="0"/>
                  <w:marBottom w:val="0"/>
                  <w:divBdr>
                    <w:top w:val="none" w:sz="0" w:space="0" w:color="auto"/>
                    <w:left w:val="none" w:sz="0" w:space="0" w:color="auto"/>
                    <w:bottom w:val="none" w:sz="0" w:space="0" w:color="auto"/>
                    <w:right w:val="none" w:sz="0" w:space="0" w:color="auto"/>
                  </w:divBdr>
                </w:div>
                <w:div w:id="269747585">
                  <w:marLeft w:val="0"/>
                  <w:marRight w:val="0"/>
                  <w:marTop w:val="0"/>
                  <w:marBottom w:val="0"/>
                  <w:divBdr>
                    <w:top w:val="none" w:sz="0" w:space="0" w:color="auto"/>
                    <w:left w:val="none" w:sz="0" w:space="0" w:color="auto"/>
                    <w:bottom w:val="none" w:sz="0" w:space="0" w:color="auto"/>
                    <w:right w:val="none" w:sz="0" w:space="0" w:color="auto"/>
                  </w:divBdr>
                </w:div>
                <w:div w:id="717047071">
                  <w:marLeft w:val="0"/>
                  <w:marRight w:val="0"/>
                  <w:marTop w:val="0"/>
                  <w:marBottom w:val="0"/>
                  <w:divBdr>
                    <w:top w:val="none" w:sz="0" w:space="0" w:color="auto"/>
                    <w:left w:val="none" w:sz="0" w:space="0" w:color="auto"/>
                    <w:bottom w:val="none" w:sz="0" w:space="0" w:color="auto"/>
                    <w:right w:val="none" w:sz="0" w:space="0" w:color="auto"/>
                  </w:divBdr>
                </w:div>
                <w:div w:id="1444611368">
                  <w:marLeft w:val="0"/>
                  <w:marRight w:val="0"/>
                  <w:marTop w:val="0"/>
                  <w:marBottom w:val="0"/>
                  <w:divBdr>
                    <w:top w:val="none" w:sz="0" w:space="0" w:color="auto"/>
                    <w:left w:val="none" w:sz="0" w:space="0" w:color="auto"/>
                    <w:bottom w:val="none" w:sz="0" w:space="0" w:color="auto"/>
                    <w:right w:val="none" w:sz="0" w:space="0" w:color="auto"/>
                  </w:divBdr>
                </w:div>
                <w:div w:id="1217664700">
                  <w:marLeft w:val="0"/>
                  <w:marRight w:val="0"/>
                  <w:marTop w:val="0"/>
                  <w:marBottom w:val="0"/>
                  <w:divBdr>
                    <w:top w:val="none" w:sz="0" w:space="0" w:color="auto"/>
                    <w:left w:val="none" w:sz="0" w:space="0" w:color="auto"/>
                    <w:bottom w:val="none" w:sz="0" w:space="0" w:color="auto"/>
                    <w:right w:val="none" w:sz="0" w:space="0" w:color="auto"/>
                  </w:divBdr>
                </w:div>
                <w:div w:id="646130874">
                  <w:marLeft w:val="0"/>
                  <w:marRight w:val="0"/>
                  <w:marTop w:val="0"/>
                  <w:marBottom w:val="0"/>
                  <w:divBdr>
                    <w:top w:val="none" w:sz="0" w:space="0" w:color="auto"/>
                    <w:left w:val="none" w:sz="0" w:space="0" w:color="auto"/>
                    <w:bottom w:val="none" w:sz="0" w:space="0" w:color="auto"/>
                    <w:right w:val="none" w:sz="0" w:space="0" w:color="auto"/>
                  </w:divBdr>
                </w:div>
                <w:div w:id="59064789">
                  <w:marLeft w:val="0"/>
                  <w:marRight w:val="0"/>
                  <w:marTop w:val="0"/>
                  <w:marBottom w:val="0"/>
                  <w:divBdr>
                    <w:top w:val="none" w:sz="0" w:space="0" w:color="auto"/>
                    <w:left w:val="none" w:sz="0" w:space="0" w:color="auto"/>
                    <w:bottom w:val="none" w:sz="0" w:space="0" w:color="auto"/>
                    <w:right w:val="none" w:sz="0" w:space="0" w:color="auto"/>
                  </w:divBdr>
                </w:div>
                <w:div w:id="511188378">
                  <w:marLeft w:val="0"/>
                  <w:marRight w:val="0"/>
                  <w:marTop w:val="0"/>
                  <w:marBottom w:val="0"/>
                  <w:divBdr>
                    <w:top w:val="none" w:sz="0" w:space="0" w:color="auto"/>
                    <w:left w:val="none" w:sz="0" w:space="0" w:color="auto"/>
                    <w:bottom w:val="none" w:sz="0" w:space="0" w:color="auto"/>
                    <w:right w:val="none" w:sz="0" w:space="0" w:color="auto"/>
                  </w:divBdr>
                </w:div>
                <w:div w:id="871307071">
                  <w:marLeft w:val="0"/>
                  <w:marRight w:val="0"/>
                  <w:marTop w:val="0"/>
                  <w:marBottom w:val="0"/>
                  <w:divBdr>
                    <w:top w:val="none" w:sz="0" w:space="0" w:color="auto"/>
                    <w:left w:val="none" w:sz="0" w:space="0" w:color="auto"/>
                    <w:bottom w:val="none" w:sz="0" w:space="0" w:color="auto"/>
                    <w:right w:val="none" w:sz="0" w:space="0" w:color="auto"/>
                  </w:divBdr>
                </w:div>
                <w:div w:id="1412696602">
                  <w:marLeft w:val="0"/>
                  <w:marRight w:val="0"/>
                  <w:marTop w:val="0"/>
                  <w:marBottom w:val="0"/>
                  <w:divBdr>
                    <w:top w:val="none" w:sz="0" w:space="0" w:color="auto"/>
                    <w:left w:val="none" w:sz="0" w:space="0" w:color="auto"/>
                    <w:bottom w:val="none" w:sz="0" w:space="0" w:color="auto"/>
                    <w:right w:val="none" w:sz="0" w:space="0" w:color="auto"/>
                  </w:divBdr>
                </w:div>
                <w:div w:id="121505634">
                  <w:marLeft w:val="0"/>
                  <w:marRight w:val="0"/>
                  <w:marTop w:val="0"/>
                  <w:marBottom w:val="0"/>
                  <w:divBdr>
                    <w:top w:val="none" w:sz="0" w:space="0" w:color="auto"/>
                    <w:left w:val="none" w:sz="0" w:space="0" w:color="auto"/>
                    <w:bottom w:val="none" w:sz="0" w:space="0" w:color="auto"/>
                    <w:right w:val="none" w:sz="0" w:space="0" w:color="auto"/>
                  </w:divBdr>
                </w:div>
                <w:div w:id="1344285791">
                  <w:marLeft w:val="0"/>
                  <w:marRight w:val="0"/>
                  <w:marTop w:val="0"/>
                  <w:marBottom w:val="0"/>
                  <w:divBdr>
                    <w:top w:val="none" w:sz="0" w:space="0" w:color="auto"/>
                    <w:left w:val="none" w:sz="0" w:space="0" w:color="auto"/>
                    <w:bottom w:val="none" w:sz="0" w:space="0" w:color="auto"/>
                    <w:right w:val="none" w:sz="0" w:space="0" w:color="auto"/>
                  </w:divBdr>
                </w:div>
                <w:div w:id="1550219447">
                  <w:marLeft w:val="0"/>
                  <w:marRight w:val="0"/>
                  <w:marTop w:val="0"/>
                  <w:marBottom w:val="0"/>
                  <w:divBdr>
                    <w:top w:val="none" w:sz="0" w:space="0" w:color="auto"/>
                    <w:left w:val="none" w:sz="0" w:space="0" w:color="auto"/>
                    <w:bottom w:val="none" w:sz="0" w:space="0" w:color="auto"/>
                    <w:right w:val="none" w:sz="0" w:space="0" w:color="auto"/>
                  </w:divBdr>
                </w:div>
                <w:div w:id="583270445">
                  <w:marLeft w:val="0"/>
                  <w:marRight w:val="0"/>
                  <w:marTop w:val="0"/>
                  <w:marBottom w:val="0"/>
                  <w:divBdr>
                    <w:top w:val="none" w:sz="0" w:space="0" w:color="auto"/>
                    <w:left w:val="none" w:sz="0" w:space="0" w:color="auto"/>
                    <w:bottom w:val="none" w:sz="0" w:space="0" w:color="auto"/>
                    <w:right w:val="none" w:sz="0" w:space="0" w:color="auto"/>
                  </w:divBdr>
                </w:div>
                <w:div w:id="1347319167">
                  <w:marLeft w:val="0"/>
                  <w:marRight w:val="0"/>
                  <w:marTop w:val="0"/>
                  <w:marBottom w:val="0"/>
                  <w:divBdr>
                    <w:top w:val="none" w:sz="0" w:space="0" w:color="auto"/>
                    <w:left w:val="none" w:sz="0" w:space="0" w:color="auto"/>
                    <w:bottom w:val="none" w:sz="0" w:space="0" w:color="auto"/>
                    <w:right w:val="none" w:sz="0" w:space="0" w:color="auto"/>
                  </w:divBdr>
                </w:div>
                <w:div w:id="562255335">
                  <w:marLeft w:val="0"/>
                  <w:marRight w:val="0"/>
                  <w:marTop w:val="0"/>
                  <w:marBottom w:val="0"/>
                  <w:divBdr>
                    <w:top w:val="none" w:sz="0" w:space="0" w:color="auto"/>
                    <w:left w:val="none" w:sz="0" w:space="0" w:color="auto"/>
                    <w:bottom w:val="none" w:sz="0" w:space="0" w:color="auto"/>
                    <w:right w:val="none" w:sz="0" w:space="0" w:color="auto"/>
                  </w:divBdr>
                </w:div>
                <w:div w:id="290090834">
                  <w:marLeft w:val="0"/>
                  <w:marRight w:val="0"/>
                  <w:marTop w:val="0"/>
                  <w:marBottom w:val="0"/>
                  <w:divBdr>
                    <w:top w:val="none" w:sz="0" w:space="0" w:color="auto"/>
                    <w:left w:val="none" w:sz="0" w:space="0" w:color="auto"/>
                    <w:bottom w:val="none" w:sz="0" w:space="0" w:color="auto"/>
                    <w:right w:val="none" w:sz="0" w:space="0" w:color="auto"/>
                  </w:divBdr>
                </w:div>
                <w:div w:id="1362970087">
                  <w:marLeft w:val="0"/>
                  <w:marRight w:val="0"/>
                  <w:marTop w:val="0"/>
                  <w:marBottom w:val="0"/>
                  <w:divBdr>
                    <w:top w:val="none" w:sz="0" w:space="0" w:color="auto"/>
                    <w:left w:val="none" w:sz="0" w:space="0" w:color="auto"/>
                    <w:bottom w:val="none" w:sz="0" w:space="0" w:color="auto"/>
                    <w:right w:val="none" w:sz="0" w:space="0" w:color="auto"/>
                  </w:divBdr>
                </w:div>
                <w:div w:id="1505053345">
                  <w:marLeft w:val="0"/>
                  <w:marRight w:val="0"/>
                  <w:marTop w:val="0"/>
                  <w:marBottom w:val="0"/>
                  <w:divBdr>
                    <w:top w:val="none" w:sz="0" w:space="0" w:color="auto"/>
                    <w:left w:val="none" w:sz="0" w:space="0" w:color="auto"/>
                    <w:bottom w:val="none" w:sz="0" w:space="0" w:color="auto"/>
                    <w:right w:val="none" w:sz="0" w:space="0" w:color="auto"/>
                  </w:divBdr>
                </w:div>
                <w:div w:id="531696335">
                  <w:marLeft w:val="0"/>
                  <w:marRight w:val="0"/>
                  <w:marTop w:val="0"/>
                  <w:marBottom w:val="0"/>
                  <w:divBdr>
                    <w:top w:val="none" w:sz="0" w:space="0" w:color="auto"/>
                    <w:left w:val="none" w:sz="0" w:space="0" w:color="auto"/>
                    <w:bottom w:val="none" w:sz="0" w:space="0" w:color="auto"/>
                    <w:right w:val="none" w:sz="0" w:space="0" w:color="auto"/>
                  </w:divBdr>
                </w:div>
                <w:div w:id="940451067">
                  <w:marLeft w:val="0"/>
                  <w:marRight w:val="0"/>
                  <w:marTop w:val="0"/>
                  <w:marBottom w:val="0"/>
                  <w:divBdr>
                    <w:top w:val="none" w:sz="0" w:space="0" w:color="auto"/>
                    <w:left w:val="none" w:sz="0" w:space="0" w:color="auto"/>
                    <w:bottom w:val="none" w:sz="0" w:space="0" w:color="auto"/>
                    <w:right w:val="none" w:sz="0" w:space="0" w:color="auto"/>
                  </w:divBdr>
                </w:div>
                <w:div w:id="1258292171">
                  <w:marLeft w:val="0"/>
                  <w:marRight w:val="0"/>
                  <w:marTop w:val="0"/>
                  <w:marBottom w:val="0"/>
                  <w:divBdr>
                    <w:top w:val="none" w:sz="0" w:space="0" w:color="auto"/>
                    <w:left w:val="none" w:sz="0" w:space="0" w:color="auto"/>
                    <w:bottom w:val="none" w:sz="0" w:space="0" w:color="auto"/>
                    <w:right w:val="none" w:sz="0" w:space="0" w:color="auto"/>
                  </w:divBdr>
                </w:div>
                <w:div w:id="193814433">
                  <w:marLeft w:val="0"/>
                  <w:marRight w:val="0"/>
                  <w:marTop w:val="0"/>
                  <w:marBottom w:val="0"/>
                  <w:divBdr>
                    <w:top w:val="none" w:sz="0" w:space="0" w:color="auto"/>
                    <w:left w:val="none" w:sz="0" w:space="0" w:color="auto"/>
                    <w:bottom w:val="none" w:sz="0" w:space="0" w:color="auto"/>
                    <w:right w:val="none" w:sz="0" w:space="0" w:color="auto"/>
                  </w:divBdr>
                </w:div>
                <w:div w:id="1194877622">
                  <w:marLeft w:val="0"/>
                  <w:marRight w:val="0"/>
                  <w:marTop w:val="0"/>
                  <w:marBottom w:val="0"/>
                  <w:divBdr>
                    <w:top w:val="none" w:sz="0" w:space="0" w:color="auto"/>
                    <w:left w:val="none" w:sz="0" w:space="0" w:color="auto"/>
                    <w:bottom w:val="none" w:sz="0" w:space="0" w:color="auto"/>
                    <w:right w:val="none" w:sz="0" w:space="0" w:color="auto"/>
                  </w:divBdr>
                </w:div>
                <w:div w:id="68356645">
                  <w:marLeft w:val="0"/>
                  <w:marRight w:val="0"/>
                  <w:marTop w:val="0"/>
                  <w:marBottom w:val="0"/>
                  <w:divBdr>
                    <w:top w:val="none" w:sz="0" w:space="0" w:color="auto"/>
                    <w:left w:val="none" w:sz="0" w:space="0" w:color="auto"/>
                    <w:bottom w:val="none" w:sz="0" w:space="0" w:color="auto"/>
                    <w:right w:val="none" w:sz="0" w:space="0" w:color="auto"/>
                  </w:divBdr>
                </w:div>
                <w:div w:id="849563000">
                  <w:marLeft w:val="0"/>
                  <w:marRight w:val="0"/>
                  <w:marTop w:val="0"/>
                  <w:marBottom w:val="0"/>
                  <w:divBdr>
                    <w:top w:val="none" w:sz="0" w:space="0" w:color="auto"/>
                    <w:left w:val="none" w:sz="0" w:space="0" w:color="auto"/>
                    <w:bottom w:val="none" w:sz="0" w:space="0" w:color="auto"/>
                    <w:right w:val="none" w:sz="0" w:space="0" w:color="auto"/>
                  </w:divBdr>
                </w:div>
                <w:div w:id="74403717">
                  <w:marLeft w:val="0"/>
                  <w:marRight w:val="0"/>
                  <w:marTop w:val="0"/>
                  <w:marBottom w:val="0"/>
                  <w:divBdr>
                    <w:top w:val="none" w:sz="0" w:space="0" w:color="auto"/>
                    <w:left w:val="none" w:sz="0" w:space="0" w:color="auto"/>
                    <w:bottom w:val="none" w:sz="0" w:space="0" w:color="auto"/>
                    <w:right w:val="none" w:sz="0" w:space="0" w:color="auto"/>
                  </w:divBdr>
                </w:div>
                <w:div w:id="1005136265">
                  <w:marLeft w:val="0"/>
                  <w:marRight w:val="0"/>
                  <w:marTop w:val="0"/>
                  <w:marBottom w:val="0"/>
                  <w:divBdr>
                    <w:top w:val="none" w:sz="0" w:space="0" w:color="auto"/>
                    <w:left w:val="none" w:sz="0" w:space="0" w:color="auto"/>
                    <w:bottom w:val="none" w:sz="0" w:space="0" w:color="auto"/>
                    <w:right w:val="none" w:sz="0" w:space="0" w:color="auto"/>
                  </w:divBdr>
                </w:div>
                <w:div w:id="164639073">
                  <w:marLeft w:val="0"/>
                  <w:marRight w:val="0"/>
                  <w:marTop w:val="0"/>
                  <w:marBottom w:val="0"/>
                  <w:divBdr>
                    <w:top w:val="none" w:sz="0" w:space="0" w:color="auto"/>
                    <w:left w:val="none" w:sz="0" w:space="0" w:color="auto"/>
                    <w:bottom w:val="none" w:sz="0" w:space="0" w:color="auto"/>
                    <w:right w:val="none" w:sz="0" w:space="0" w:color="auto"/>
                  </w:divBdr>
                </w:div>
                <w:div w:id="2081521209">
                  <w:marLeft w:val="0"/>
                  <w:marRight w:val="0"/>
                  <w:marTop w:val="0"/>
                  <w:marBottom w:val="0"/>
                  <w:divBdr>
                    <w:top w:val="none" w:sz="0" w:space="0" w:color="auto"/>
                    <w:left w:val="none" w:sz="0" w:space="0" w:color="auto"/>
                    <w:bottom w:val="none" w:sz="0" w:space="0" w:color="auto"/>
                    <w:right w:val="none" w:sz="0" w:space="0" w:color="auto"/>
                  </w:divBdr>
                </w:div>
                <w:div w:id="41757583">
                  <w:marLeft w:val="0"/>
                  <w:marRight w:val="0"/>
                  <w:marTop w:val="0"/>
                  <w:marBottom w:val="0"/>
                  <w:divBdr>
                    <w:top w:val="none" w:sz="0" w:space="0" w:color="auto"/>
                    <w:left w:val="none" w:sz="0" w:space="0" w:color="auto"/>
                    <w:bottom w:val="none" w:sz="0" w:space="0" w:color="auto"/>
                    <w:right w:val="none" w:sz="0" w:space="0" w:color="auto"/>
                  </w:divBdr>
                </w:div>
                <w:div w:id="559874531">
                  <w:marLeft w:val="0"/>
                  <w:marRight w:val="0"/>
                  <w:marTop w:val="0"/>
                  <w:marBottom w:val="0"/>
                  <w:divBdr>
                    <w:top w:val="none" w:sz="0" w:space="0" w:color="auto"/>
                    <w:left w:val="none" w:sz="0" w:space="0" w:color="auto"/>
                    <w:bottom w:val="none" w:sz="0" w:space="0" w:color="auto"/>
                    <w:right w:val="none" w:sz="0" w:space="0" w:color="auto"/>
                  </w:divBdr>
                </w:div>
                <w:div w:id="1961953021">
                  <w:marLeft w:val="0"/>
                  <w:marRight w:val="0"/>
                  <w:marTop w:val="0"/>
                  <w:marBottom w:val="0"/>
                  <w:divBdr>
                    <w:top w:val="none" w:sz="0" w:space="0" w:color="auto"/>
                    <w:left w:val="none" w:sz="0" w:space="0" w:color="auto"/>
                    <w:bottom w:val="none" w:sz="0" w:space="0" w:color="auto"/>
                    <w:right w:val="none" w:sz="0" w:space="0" w:color="auto"/>
                  </w:divBdr>
                </w:div>
                <w:div w:id="475801172">
                  <w:marLeft w:val="0"/>
                  <w:marRight w:val="0"/>
                  <w:marTop w:val="0"/>
                  <w:marBottom w:val="0"/>
                  <w:divBdr>
                    <w:top w:val="none" w:sz="0" w:space="0" w:color="auto"/>
                    <w:left w:val="none" w:sz="0" w:space="0" w:color="auto"/>
                    <w:bottom w:val="none" w:sz="0" w:space="0" w:color="auto"/>
                    <w:right w:val="none" w:sz="0" w:space="0" w:color="auto"/>
                  </w:divBdr>
                </w:div>
                <w:div w:id="1810976342">
                  <w:marLeft w:val="0"/>
                  <w:marRight w:val="0"/>
                  <w:marTop w:val="0"/>
                  <w:marBottom w:val="0"/>
                  <w:divBdr>
                    <w:top w:val="none" w:sz="0" w:space="0" w:color="auto"/>
                    <w:left w:val="none" w:sz="0" w:space="0" w:color="auto"/>
                    <w:bottom w:val="none" w:sz="0" w:space="0" w:color="auto"/>
                    <w:right w:val="none" w:sz="0" w:space="0" w:color="auto"/>
                  </w:divBdr>
                </w:div>
                <w:div w:id="1768579465">
                  <w:marLeft w:val="0"/>
                  <w:marRight w:val="0"/>
                  <w:marTop w:val="0"/>
                  <w:marBottom w:val="0"/>
                  <w:divBdr>
                    <w:top w:val="none" w:sz="0" w:space="0" w:color="auto"/>
                    <w:left w:val="none" w:sz="0" w:space="0" w:color="auto"/>
                    <w:bottom w:val="none" w:sz="0" w:space="0" w:color="auto"/>
                    <w:right w:val="none" w:sz="0" w:space="0" w:color="auto"/>
                  </w:divBdr>
                </w:div>
                <w:div w:id="1493527352">
                  <w:marLeft w:val="0"/>
                  <w:marRight w:val="0"/>
                  <w:marTop w:val="0"/>
                  <w:marBottom w:val="0"/>
                  <w:divBdr>
                    <w:top w:val="none" w:sz="0" w:space="0" w:color="auto"/>
                    <w:left w:val="none" w:sz="0" w:space="0" w:color="auto"/>
                    <w:bottom w:val="none" w:sz="0" w:space="0" w:color="auto"/>
                    <w:right w:val="none" w:sz="0" w:space="0" w:color="auto"/>
                  </w:divBdr>
                </w:div>
                <w:div w:id="1680427975">
                  <w:marLeft w:val="0"/>
                  <w:marRight w:val="0"/>
                  <w:marTop w:val="0"/>
                  <w:marBottom w:val="0"/>
                  <w:divBdr>
                    <w:top w:val="none" w:sz="0" w:space="0" w:color="auto"/>
                    <w:left w:val="none" w:sz="0" w:space="0" w:color="auto"/>
                    <w:bottom w:val="none" w:sz="0" w:space="0" w:color="auto"/>
                    <w:right w:val="none" w:sz="0" w:space="0" w:color="auto"/>
                  </w:divBdr>
                </w:div>
                <w:div w:id="1086413827">
                  <w:marLeft w:val="0"/>
                  <w:marRight w:val="0"/>
                  <w:marTop w:val="0"/>
                  <w:marBottom w:val="0"/>
                  <w:divBdr>
                    <w:top w:val="none" w:sz="0" w:space="0" w:color="auto"/>
                    <w:left w:val="none" w:sz="0" w:space="0" w:color="auto"/>
                    <w:bottom w:val="none" w:sz="0" w:space="0" w:color="auto"/>
                    <w:right w:val="none" w:sz="0" w:space="0" w:color="auto"/>
                  </w:divBdr>
                </w:div>
                <w:div w:id="206989802">
                  <w:marLeft w:val="0"/>
                  <w:marRight w:val="0"/>
                  <w:marTop w:val="0"/>
                  <w:marBottom w:val="0"/>
                  <w:divBdr>
                    <w:top w:val="none" w:sz="0" w:space="0" w:color="auto"/>
                    <w:left w:val="none" w:sz="0" w:space="0" w:color="auto"/>
                    <w:bottom w:val="none" w:sz="0" w:space="0" w:color="auto"/>
                    <w:right w:val="none" w:sz="0" w:space="0" w:color="auto"/>
                  </w:divBdr>
                </w:div>
                <w:div w:id="1423528299">
                  <w:marLeft w:val="0"/>
                  <w:marRight w:val="0"/>
                  <w:marTop w:val="0"/>
                  <w:marBottom w:val="0"/>
                  <w:divBdr>
                    <w:top w:val="none" w:sz="0" w:space="0" w:color="auto"/>
                    <w:left w:val="none" w:sz="0" w:space="0" w:color="auto"/>
                    <w:bottom w:val="none" w:sz="0" w:space="0" w:color="auto"/>
                    <w:right w:val="none" w:sz="0" w:space="0" w:color="auto"/>
                  </w:divBdr>
                </w:div>
                <w:div w:id="267006337">
                  <w:marLeft w:val="0"/>
                  <w:marRight w:val="0"/>
                  <w:marTop w:val="0"/>
                  <w:marBottom w:val="0"/>
                  <w:divBdr>
                    <w:top w:val="none" w:sz="0" w:space="0" w:color="auto"/>
                    <w:left w:val="none" w:sz="0" w:space="0" w:color="auto"/>
                    <w:bottom w:val="none" w:sz="0" w:space="0" w:color="auto"/>
                    <w:right w:val="none" w:sz="0" w:space="0" w:color="auto"/>
                  </w:divBdr>
                </w:div>
                <w:div w:id="67754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346705">
          <w:marLeft w:val="0"/>
          <w:marRight w:val="0"/>
          <w:marTop w:val="0"/>
          <w:marBottom w:val="0"/>
          <w:divBdr>
            <w:top w:val="none" w:sz="0" w:space="0" w:color="auto"/>
            <w:left w:val="none" w:sz="0" w:space="0" w:color="auto"/>
            <w:bottom w:val="none" w:sz="0" w:space="0" w:color="auto"/>
            <w:right w:val="none" w:sz="0" w:space="0" w:color="auto"/>
          </w:divBdr>
          <w:divsChild>
            <w:div w:id="184296574">
              <w:marLeft w:val="0"/>
              <w:marRight w:val="0"/>
              <w:marTop w:val="0"/>
              <w:marBottom w:val="0"/>
              <w:divBdr>
                <w:top w:val="none" w:sz="0" w:space="0" w:color="auto"/>
                <w:left w:val="none" w:sz="0" w:space="0" w:color="auto"/>
                <w:bottom w:val="none" w:sz="0" w:space="0" w:color="auto"/>
                <w:right w:val="none" w:sz="0" w:space="0" w:color="auto"/>
              </w:divBdr>
              <w:divsChild>
                <w:div w:id="436945645">
                  <w:marLeft w:val="0"/>
                  <w:marRight w:val="0"/>
                  <w:marTop w:val="0"/>
                  <w:marBottom w:val="0"/>
                  <w:divBdr>
                    <w:top w:val="none" w:sz="0" w:space="0" w:color="auto"/>
                    <w:left w:val="none" w:sz="0" w:space="0" w:color="auto"/>
                    <w:bottom w:val="none" w:sz="0" w:space="0" w:color="auto"/>
                    <w:right w:val="none" w:sz="0" w:space="0" w:color="auto"/>
                  </w:divBdr>
                </w:div>
                <w:div w:id="540438375">
                  <w:marLeft w:val="0"/>
                  <w:marRight w:val="0"/>
                  <w:marTop w:val="0"/>
                  <w:marBottom w:val="0"/>
                  <w:divBdr>
                    <w:top w:val="none" w:sz="0" w:space="0" w:color="auto"/>
                    <w:left w:val="none" w:sz="0" w:space="0" w:color="auto"/>
                    <w:bottom w:val="none" w:sz="0" w:space="0" w:color="auto"/>
                    <w:right w:val="none" w:sz="0" w:space="0" w:color="auto"/>
                  </w:divBdr>
                </w:div>
                <w:div w:id="1870877425">
                  <w:marLeft w:val="0"/>
                  <w:marRight w:val="0"/>
                  <w:marTop w:val="0"/>
                  <w:marBottom w:val="0"/>
                  <w:divBdr>
                    <w:top w:val="none" w:sz="0" w:space="0" w:color="auto"/>
                    <w:left w:val="none" w:sz="0" w:space="0" w:color="auto"/>
                    <w:bottom w:val="none" w:sz="0" w:space="0" w:color="auto"/>
                    <w:right w:val="none" w:sz="0" w:space="0" w:color="auto"/>
                  </w:divBdr>
                </w:div>
                <w:div w:id="2006348908">
                  <w:marLeft w:val="0"/>
                  <w:marRight w:val="0"/>
                  <w:marTop w:val="0"/>
                  <w:marBottom w:val="0"/>
                  <w:divBdr>
                    <w:top w:val="none" w:sz="0" w:space="0" w:color="auto"/>
                    <w:left w:val="none" w:sz="0" w:space="0" w:color="auto"/>
                    <w:bottom w:val="none" w:sz="0" w:space="0" w:color="auto"/>
                    <w:right w:val="none" w:sz="0" w:space="0" w:color="auto"/>
                  </w:divBdr>
                </w:div>
                <w:div w:id="221068260">
                  <w:marLeft w:val="0"/>
                  <w:marRight w:val="0"/>
                  <w:marTop w:val="0"/>
                  <w:marBottom w:val="0"/>
                  <w:divBdr>
                    <w:top w:val="none" w:sz="0" w:space="0" w:color="auto"/>
                    <w:left w:val="none" w:sz="0" w:space="0" w:color="auto"/>
                    <w:bottom w:val="none" w:sz="0" w:space="0" w:color="auto"/>
                    <w:right w:val="none" w:sz="0" w:space="0" w:color="auto"/>
                  </w:divBdr>
                </w:div>
                <w:div w:id="613941932">
                  <w:marLeft w:val="0"/>
                  <w:marRight w:val="0"/>
                  <w:marTop w:val="0"/>
                  <w:marBottom w:val="0"/>
                  <w:divBdr>
                    <w:top w:val="none" w:sz="0" w:space="0" w:color="auto"/>
                    <w:left w:val="none" w:sz="0" w:space="0" w:color="auto"/>
                    <w:bottom w:val="none" w:sz="0" w:space="0" w:color="auto"/>
                    <w:right w:val="none" w:sz="0" w:space="0" w:color="auto"/>
                  </w:divBdr>
                </w:div>
                <w:div w:id="368191837">
                  <w:marLeft w:val="0"/>
                  <w:marRight w:val="0"/>
                  <w:marTop w:val="0"/>
                  <w:marBottom w:val="0"/>
                  <w:divBdr>
                    <w:top w:val="none" w:sz="0" w:space="0" w:color="auto"/>
                    <w:left w:val="none" w:sz="0" w:space="0" w:color="auto"/>
                    <w:bottom w:val="none" w:sz="0" w:space="0" w:color="auto"/>
                    <w:right w:val="none" w:sz="0" w:space="0" w:color="auto"/>
                  </w:divBdr>
                </w:div>
                <w:div w:id="1570310219">
                  <w:marLeft w:val="0"/>
                  <w:marRight w:val="0"/>
                  <w:marTop w:val="0"/>
                  <w:marBottom w:val="0"/>
                  <w:divBdr>
                    <w:top w:val="none" w:sz="0" w:space="0" w:color="auto"/>
                    <w:left w:val="none" w:sz="0" w:space="0" w:color="auto"/>
                    <w:bottom w:val="none" w:sz="0" w:space="0" w:color="auto"/>
                    <w:right w:val="none" w:sz="0" w:space="0" w:color="auto"/>
                  </w:divBdr>
                </w:div>
                <w:div w:id="484005047">
                  <w:marLeft w:val="0"/>
                  <w:marRight w:val="0"/>
                  <w:marTop w:val="0"/>
                  <w:marBottom w:val="0"/>
                  <w:divBdr>
                    <w:top w:val="none" w:sz="0" w:space="0" w:color="auto"/>
                    <w:left w:val="none" w:sz="0" w:space="0" w:color="auto"/>
                    <w:bottom w:val="none" w:sz="0" w:space="0" w:color="auto"/>
                    <w:right w:val="none" w:sz="0" w:space="0" w:color="auto"/>
                  </w:divBdr>
                </w:div>
                <w:div w:id="594362884">
                  <w:marLeft w:val="0"/>
                  <w:marRight w:val="0"/>
                  <w:marTop w:val="0"/>
                  <w:marBottom w:val="0"/>
                  <w:divBdr>
                    <w:top w:val="none" w:sz="0" w:space="0" w:color="auto"/>
                    <w:left w:val="none" w:sz="0" w:space="0" w:color="auto"/>
                    <w:bottom w:val="none" w:sz="0" w:space="0" w:color="auto"/>
                    <w:right w:val="none" w:sz="0" w:space="0" w:color="auto"/>
                  </w:divBdr>
                </w:div>
                <w:div w:id="949553536">
                  <w:marLeft w:val="0"/>
                  <w:marRight w:val="0"/>
                  <w:marTop w:val="0"/>
                  <w:marBottom w:val="0"/>
                  <w:divBdr>
                    <w:top w:val="none" w:sz="0" w:space="0" w:color="auto"/>
                    <w:left w:val="none" w:sz="0" w:space="0" w:color="auto"/>
                    <w:bottom w:val="none" w:sz="0" w:space="0" w:color="auto"/>
                    <w:right w:val="none" w:sz="0" w:space="0" w:color="auto"/>
                  </w:divBdr>
                </w:div>
                <w:div w:id="1942568356">
                  <w:marLeft w:val="0"/>
                  <w:marRight w:val="0"/>
                  <w:marTop w:val="0"/>
                  <w:marBottom w:val="0"/>
                  <w:divBdr>
                    <w:top w:val="none" w:sz="0" w:space="0" w:color="auto"/>
                    <w:left w:val="none" w:sz="0" w:space="0" w:color="auto"/>
                    <w:bottom w:val="none" w:sz="0" w:space="0" w:color="auto"/>
                    <w:right w:val="none" w:sz="0" w:space="0" w:color="auto"/>
                  </w:divBdr>
                </w:div>
                <w:div w:id="1249846194">
                  <w:marLeft w:val="0"/>
                  <w:marRight w:val="0"/>
                  <w:marTop w:val="0"/>
                  <w:marBottom w:val="0"/>
                  <w:divBdr>
                    <w:top w:val="none" w:sz="0" w:space="0" w:color="auto"/>
                    <w:left w:val="none" w:sz="0" w:space="0" w:color="auto"/>
                    <w:bottom w:val="none" w:sz="0" w:space="0" w:color="auto"/>
                    <w:right w:val="none" w:sz="0" w:space="0" w:color="auto"/>
                  </w:divBdr>
                </w:div>
                <w:div w:id="1974210">
                  <w:marLeft w:val="0"/>
                  <w:marRight w:val="0"/>
                  <w:marTop w:val="0"/>
                  <w:marBottom w:val="0"/>
                  <w:divBdr>
                    <w:top w:val="none" w:sz="0" w:space="0" w:color="auto"/>
                    <w:left w:val="none" w:sz="0" w:space="0" w:color="auto"/>
                    <w:bottom w:val="none" w:sz="0" w:space="0" w:color="auto"/>
                    <w:right w:val="none" w:sz="0" w:space="0" w:color="auto"/>
                  </w:divBdr>
                </w:div>
                <w:div w:id="1546257934">
                  <w:marLeft w:val="0"/>
                  <w:marRight w:val="0"/>
                  <w:marTop w:val="0"/>
                  <w:marBottom w:val="0"/>
                  <w:divBdr>
                    <w:top w:val="none" w:sz="0" w:space="0" w:color="auto"/>
                    <w:left w:val="none" w:sz="0" w:space="0" w:color="auto"/>
                    <w:bottom w:val="none" w:sz="0" w:space="0" w:color="auto"/>
                    <w:right w:val="none" w:sz="0" w:space="0" w:color="auto"/>
                  </w:divBdr>
                </w:div>
                <w:div w:id="1295409692">
                  <w:marLeft w:val="0"/>
                  <w:marRight w:val="0"/>
                  <w:marTop w:val="0"/>
                  <w:marBottom w:val="0"/>
                  <w:divBdr>
                    <w:top w:val="none" w:sz="0" w:space="0" w:color="auto"/>
                    <w:left w:val="none" w:sz="0" w:space="0" w:color="auto"/>
                    <w:bottom w:val="none" w:sz="0" w:space="0" w:color="auto"/>
                    <w:right w:val="none" w:sz="0" w:space="0" w:color="auto"/>
                  </w:divBdr>
                </w:div>
                <w:div w:id="2098820419">
                  <w:marLeft w:val="0"/>
                  <w:marRight w:val="0"/>
                  <w:marTop w:val="0"/>
                  <w:marBottom w:val="0"/>
                  <w:divBdr>
                    <w:top w:val="none" w:sz="0" w:space="0" w:color="auto"/>
                    <w:left w:val="none" w:sz="0" w:space="0" w:color="auto"/>
                    <w:bottom w:val="none" w:sz="0" w:space="0" w:color="auto"/>
                    <w:right w:val="none" w:sz="0" w:space="0" w:color="auto"/>
                  </w:divBdr>
                </w:div>
                <w:div w:id="1148401768">
                  <w:marLeft w:val="0"/>
                  <w:marRight w:val="0"/>
                  <w:marTop w:val="0"/>
                  <w:marBottom w:val="0"/>
                  <w:divBdr>
                    <w:top w:val="none" w:sz="0" w:space="0" w:color="auto"/>
                    <w:left w:val="none" w:sz="0" w:space="0" w:color="auto"/>
                    <w:bottom w:val="none" w:sz="0" w:space="0" w:color="auto"/>
                    <w:right w:val="none" w:sz="0" w:space="0" w:color="auto"/>
                  </w:divBdr>
                </w:div>
                <w:div w:id="1992249979">
                  <w:marLeft w:val="0"/>
                  <w:marRight w:val="0"/>
                  <w:marTop w:val="0"/>
                  <w:marBottom w:val="0"/>
                  <w:divBdr>
                    <w:top w:val="none" w:sz="0" w:space="0" w:color="auto"/>
                    <w:left w:val="none" w:sz="0" w:space="0" w:color="auto"/>
                    <w:bottom w:val="none" w:sz="0" w:space="0" w:color="auto"/>
                    <w:right w:val="none" w:sz="0" w:space="0" w:color="auto"/>
                  </w:divBdr>
                </w:div>
                <w:div w:id="1395004290">
                  <w:marLeft w:val="0"/>
                  <w:marRight w:val="0"/>
                  <w:marTop w:val="0"/>
                  <w:marBottom w:val="0"/>
                  <w:divBdr>
                    <w:top w:val="none" w:sz="0" w:space="0" w:color="auto"/>
                    <w:left w:val="none" w:sz="0" w:space="0" w:color="auto"/>
                    <w:bottom w:val="none" w:sz="0" w:space="0" w:color="auto"/>
                    <w:right w:val="none" w:sz="0" w:space="0" w:color="auto"/>
                  </w:divBdr>
                </w:div>
                <w:div w:id="1675835561">
                  <w:marLeft w:val="0"/>
                  <w:marRight w:val="0"/>
                  <w:marTop w:val="0"/>
                  <w:marBottom w:val="0"/>
                  <w:divBdr>
                    <w:top w:val="none" w:sz="0" w:space="0" w:color="auto"/>
                    <w:left w:val="none" w:sz="0" w:space="0" w:color="auto"/>
                    <w:bottom w:val="none" w:sz="0" w:space="0" w:color="auto"/>
                    <w:right w:val="none" w:sz="0" w:space="0" w:color="auto"/>
                  </w:divBdr>
                </w:div>
                <w:div w:id="1211576405">
                  <w:marLeft w:val="0"/>
                  <w:marRight w:val="0"/>
                  <w:marTop w:val="0"/>
                  <w:marBottom w:val="0"/>
                  <w:divBdr>
                    <w:top w:val="none" w:sz="0" w:space="0" w:color="auto"/>
                    <w:left w:val="none" w:sz="0" w:space="0" w:color="auto"/>
                    <w:bottom w:val="none" w:sz="0" w:space="0" w:color="auto"/>
                    <w:right w:val="none" w:sz="0" w:space="0" w:color="auto"/>
                  </w:divBdr>
                </w:div>
                <w:div w:id="1437676515">
                  <w:marLeft w:val="0"/>
                  <w:marRight w:val="0"/>
                  <w:marTop w:val="0"/>
                  <w:marBottom w:val="0"/>
                  <w:divBdr>
                    <w:top w:val="none" w:sz="0" w:space="0" w:color="auto"/>
                    <w:left w:val="none" w:sz="0" w:space="0" w:color="auto"/>
                    <w:bottom w:val="none" w:sz="0" w:space="0" w:color="auto"/>
                    <w:right w:val="none" w:sz="0" w:space="0" w:color="auto"/>
                  </w:divBdr>
                </w:div>
                <w:div w:id="776605667">
                  <w:marLeft w:val="0"/>
                  <w:marRight w:val="0"/>
                  <w:marTop w:val="0"/>
                  <w:marBottom w:val="0"/>
                  <w:divBdr>
                    <w:top w:val="none" w:sz="0" w:space="0" w:color="auto"/>
                    <w:left w:val="none" w:sz="0" w:space="0" w:color="auto"/>
                    <w:bottom w:val="none" w:sz="0" w:space="0" w:color="auto"/>
                    <w:right w:val="none" w:sz="0" w:space="0" w:color="auto"/>
                  </w:divBdr>
                </w:div>
                <w:div w:id="2029940651">
                  <w:marLeft w:val="0"/>
                  <w:marRight w:val="0"/>
                  <w:marTop w:val="0"/>
                  <w:marBottom w:val="0"/>
                  <w:divBdr>
                    <w:top w:val="none" w:sz="0" w:space="0" w:color="auto"/>
                    <w:left w:val="none" w:sz="0" w:space="0" w:color="auto"/>
                    <w:bottom w:val="none" w:sz="0" w:space="0" w:color="auto"/>
                    <w:right w:val="none" w:sz="0" w:space="0" w:color="auto"/>
                  </w:divBdr>
                </w:div>
                <w:div w:id="412312799">
                  <w:marLeft w:val="0"/>
                  <w:marRight w:val="0"/>
                  <w:marTop w:val="0"/>
                  <w:marBottom w:val="0"/>
                  <w:divBdr>
                    <w:top w:val="none" w:sz="0" w:space="0" w:color="auto"/>
                    <w:left w:val="none" w:sz="0" w:space="0" w:color="auto"/>
                    <w:bottom w:val="none" w:sz="0" w:space="0" w:color="auto"/>
                    <w:right w:val="none" w:sz="0" w:space="0" w:color="auto"/>
                  </w:divBdr>
                </w:div>
                <w:div w:id="1716192833">
                  <w:marLeft w:val="0"/>
                  <w:marRight w:val="0"/>
                  <w:marTop w:val="0"/>
                  <w:marBottom w:val="0"/>
                  <w:divBdr>
                    <w:top w:val="none" w:sz="0" w:space="0" w:color="auto"/>
                    <w:left w:val="none" w:sz="0" w:space="0" w:color="auto"/>
                    <w:bottom w:val="none" w:sz="0" w:space="0" w:color="auto"/>
                    <w:right w:val="none" w:sz="0" w:space="0" w:color="auto"/>
                  </w:divBdr>
                </w:div>
                <w:div w:id="2071805675">
                  <w:marLeft w:val="0"/>
                  <w:marRight w:val="0"/>
                  <w:marTop w:val="0"/>
                  <w:marBottom w:val="0"/>
                  <w:divBdr>
                    <w:top w:val="none" w:sz="0" w:space="0" w:color="auto"/>
                    <w:left w:val="none" w:sz="0" w:space="0" w:color="auto"/>
                    <w:bottom w:val="none" w:sz="0" w:space="0" w:color="auto"/>
                    <w:right w:val="none" w:sz="0" w:space="0" w:color="auto"/>
                  </w:divBdr>
                </w:div>
                <w:div w:id="1789354536">
                  <w:marLeft w:val="0"/>
                  <w:marRight w:val="0"/>
                  <w:marTop w:val="0"/>
                  <w:marBottom w:val="0"/>
                  <w:divBdr>
                    <w:top w:val="none" w:sz="0" w:space="0" w:color="auto"/>
                    <w:left w:val="none" w:sz="0" w:space="0" w:color="auto"/>
                    <w:bottom w:val="none" w:sz="0" w:space="0" w:color="auto"/>
                    <w:right w:val="none" w:sz="0" w:space="0" w:color="auto"/>
                  </w:divBdr>
                </w:div>
                <w:div w:id="1240942371">
                  <w:marLeft w:val="0"/>
                  <w:marRight w:val="0"/>
                  <w:marTop w:val="0"/>
                  <w:marBottom w:val="0"/>
                  <w:divBdr>
                    <w:top w:val="none" w:sz="0" w:space="0" w:color="auto"/>
                    <w:left w:val="none" w:sz="0" w:space="0" w:color="auto"/>
                    <w:bottom w:val="none" w:sz="0" w:space="0" w:color="auto"/>
                    <w:right w:val="none" w:sz="0" w:space="0" w:color="auto"/>
                  </w:divBdr>
                </w:div>
                <w:div w:id="500387545">
                  <w:marLeft w:val="0"/>
                  <w:marRight w:val="0"/>
                  <w:marTop w:val="0"/>
                  <w:marBottom w:val="0"/>
                  <w:divBdr>
                    <w:top w:val="none" w:sz="0" w:space="0" w:color="auto"/>
                    <w:left w:val="none" w:sz="0" w:space="0" w:color="auto"/>
                    <w:bottom w:val="none" w:sz="0" w:space="0" w:color="auto"/>
                    <w:right w:val="none" w:sz="0" w:space="0" w:color="auto"/>
                  </w:divBdr>
                </w:div>
                <w:div w:id="1759014846">
                  <w:marLeft w:val="0"/>
                  <w:marRight w:val="0"/>
                  <w:marTop w:val="0"/>
                  <w:marBottom w:val="0"/>
                  <w:divBdr>
                    <w:top w:val="none" w:sz="0" w:space="0" w:color="auto"/>
                    <w:left w:val="none" w:sz="0" w:space="0" w:color="auto"/>
                    <w:bottom w:val="none" w:sz="0" w:space="0" w:color="auto"/>
                    <w:right w:val="none" w:sz="0" w:space="0" w:color="auto"/>
                  </w:divBdr>
                </w:div>
                <w:div w:id="1829400030">
                  <w:marLeft w:val="0"/>
                  <w:marRight w:val="0"/>
                  <w:marTop w:val="0"/>
                  <w:marBottom w:val="0"/>
                  <w:divBdr>
                    <w:top w:val="none" w:sz="0" w:space="0" w:color="auto"/>
                    <w:left w:val="none" w:sz="0" w:space="0" w:color="auto"/>
                    <w:bottom w:val="none" w:sz="0" w:space="0" w:color="auto"/>
                    <w:right w:val="none" w:sz="0" w:space="0" w:color="auto"/>
                  </w:divBdr>
                </w:div>
                <w:div w:id="13526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264838">
          <w:marLeft w:val="0"/>
          <w:marRight w:val="0"/>
          <w:marTop w:val="0"/>
          <w:marBottom w:val="0"/>
          <w:divBdr>
            <w:top w:val="none" w:sz="0" w:space="0" w:color="auto"/>
            <w:left w:val="none" w:sz="0" w:space="0" w:color="auto"/>
            <w:bottom w:val="none" w:sz="0" w:space="0" w:color="auto"/>
            <w:right w:val="none" w:sz="0" w:space="0" w:color="auto"/>
          </w:divBdr>
          <w:divsChild>
            <w:div w:id="888763884">
              <w:marLeft w:val="0"/>
              <w:marRight w:val="0"/>
              <w:marTop w:val="0"/>
              <w:marBottom w:val="0"/>
              <w:divBdr>
                <w:top w:val="none" w:sz="0" w:space="0" w:color="auto"/>
                <w:left w:val="none" w:sz="0" w:space="0" w:color="auto"/>
                <w:bottom w:val="none" w:sz="0" w:space="0" w:color="auto"/>
                <w:right w:val="none" w:sz="0" w:space="0" w:color="auto"/>
              </w:divBdr>
              <w:divsChild>
                <w:div w:id="598410902">
                  <w:marLeft w:val="0"/>
                  <w:marRight w:val="0"/>
                  <w:marTop w:val="0"/>
                  <w:marBottom w:val="0"/>
                  <w:divBdr>
                    <w:top w:val="none" w:sz="0" w:space="0" w:color="auto"/>
                    <w:left w:val="none" w:sz="0" w:space="0" w:color="auto"/>
                    <w:bottom w:val="none" w:sz="0" w:space="0" w:color="auto"/>
                    <w:right w:val="none" w:sz="0" w:space="0" w:color="auto"/>
                  </w:divBdr>
                </w:div>
                <w:div w:id="726490376">
                  <w:marLeft w:val="0"/>
                  <w:marRight w:val="0"/>
                  <w:marTop w:val="0"/>
                  <w:marBottom w:val="0"/>
                  <w:divBdr>
                    <w:top w:val="none" w:sz="0" w:space="0" w:color="auto"/>
                    <w:left w:val="none" w:sz="0" w:space="0" w:color="auto"/>
                    <w:bottom w:val="none" w:sz="0" w:space="0" w:color="auto"/>
                    <w:right w:val="none" w:sz="0" w:space="0" w:color="auto"/>
                  </w:divBdr>
                </w:div>
                <w:div w:id="796795031">
                  <w:marLeft w:val="0"/>
                  <w:marRight w:val="0"/>
                  <w:marTop w:val="0"/>
                  <w:marBottom w:val="0"/>
                  <w:divBdr>
                    <w:top w:val="none" w:sz="0" w:space="0" w:color="auto"/>
                    <w:left w:val="none" w:sz="0" w:space="0" w:color="auto"/>
                    <w:bottom w:val="none" w:sz="0" w:space="0" w:color="auto"/>
                    <w:right w:val="none" w:sz="0" w:space="0" w:color="auto"/>
                  </w:divBdr>
                </w:div>
                <w:div w:id="1063724049">
                  <w:marLeft w:val="0"/>
                  <w:marRight w:val="0"/>
                  <w:marTop w:val="0"/>
                  <w:marBottom w:val="0"/>
                  <w:divBdr>
                    <w:top w:val="none" w:sz="0" w:space="0" w:color="auto"/>
                    <w:left w:val="none" w:sz="0" w:space="0" w:color="auto"/>
                    <w:bottom w:val="none" w:sz="0" w:space="0" w:color="auto"/>
                    <w:right w:val="none" w:sz="0" w:space="0" w:color="auto"/>
                  </w:divBdr>
                </w:div>
                <w:div w:id="909537625">
                  <w:marLeft w:val="0"/>
                  <w:marRight w:val="0"/>
                  <w:marTop w:val="0"/>
                  <w:marBottom w:val="0"/>
                  <w:divBdr>
                    <w:top w:val="none" w:sz="0" w:space="0" w:color="auto"/>
                    <w:left w:val="none" w:sz="0" w:space="0" w:color="auto"/>
                    <w:bottom w:val="none" w:sz="0" w:space="0" w:color="auto"/>
                    <w:right w:val="none" w:sz="0" w:space="0" w:color="auto"/>
                  </w:divBdr>
                </w:div>
                <w:div w:id="98722077">
                  <w:marLeft w:val="0"/>
                  <w:marRight w:val="0"/>
                  <w:marTop w:val="0"/>
                  <w:marBottom w:val="0"/>
                  <w:divBdr>
                    <w:top w:val="none" w:sz="0" w:space="0" w:color="auto"/>
                    <w:left w:val="none" w:sz="0" w:space="0" w:color="auto"/>
                    <w:bottom w:val="none" w:sz="0" w:space="0" w:color="auto"/>
                    <w:right w:val="none" w:sz="0" w:space="0" w:color="auto"/>
                  </w:divBdr>
                </w:div>
                <w:div w:id="1004554656">
                  <w:marLeft w:val="0"/>
                  <w:marRight w:val="0"/>
                  <w:marTop w:val="0"/>
                  <w:marBottom w:val="0"/>
                  <w:divBdr>
                    <w:top w:val="none" w:sz="0" w:space="0" w:color="auto"/>
                    <w:left w:val="none" w:sz="0" w:space="0" w:color="auto"/>
                    <w:bottom w:val="none" w:sz="0" w:space="0" w:color="auto"/>
                    <w:right w:val="none" w:sz="0" w:space="0" w:color="auto"/>
                  </w:divBdr>
                </w:div>
                <w:div w:id="782069498">
                  <w:marLeft w:val="0"/>
                  <w:marRight w:val="0"/>
                  <w:marTop w:val="0"/>
                  <w:marBottom w:val="0"/>
                  <w:divBdr>
                    <w:top w:val="none" w:sz="0" w:space="0" w:color="auto"/>
                    <w:left w:val="none" w:sz="0" w:space="0" w:color="auto"/>
                    <w:bottom w:val="none" w:sz="0" w:space="0" w:color="auto"/>
                    <w:right w:val="none" w:sz="0" w:space="0" w:color="auto"/>
                  </w:divBdr>
                </w:div>
                <w:div w:id="164588712">
                  <w:marLeft w:val="0"/>
                  <w:marRight w:val="0"/>
                  <w:marTop w:val="0"/>
                  <w:marBottom w:val="0"/>
                  <w:divBdr>
                    <w:top w:val="none" w:sz="0" w:space="0" w:color="auto"/>
                    <w:left w:val="none" w:sz="0" w:space="0" w:color="auto"/>
                    <w:bottom w:val="none" w:sz="0" w:space="0" w:color="auto"/>
                    <w:right w:val="none" w:sz="0" w:space="0" w:color="auto"/>
                  </w:divBdr>
                </w:div>
                <w:div w:id="590705231">
                  <w:marLeft w:val="0"/>
                  <w:marRight w:val="0"/>
                  <w:marTop w:val="0"/>
                  <w:marBottom w:val="0"/>
                  <w:divBdr>
                    <w:top w:val="none" w:sz="0" w:space="0" w:color="auto"/>
                    <w:left w:val="none" w:sz="0" w:space="0" w:color="auto"/>
                    <w:bottom w:val="none" w:sz="0" w:space="0" w:color="auto"/>
                    <w:right w:val="none" w:sz="0" w:space="0" w:color="auto"/>
                  </w:divBdr>
                </w:div>
                <w:div w:id="1470435932">
                  <w:marLeft w:val="0"/>
                  <w:marRight w:val="0"/>
                  <w:marTop w:val="0"/>
                  <w:marBottom w:val="0"/>
                  <w:divBdr>
                    <w:top w:val="none" w:sz="0" w:space="0" w:color="auto"/>
                    <w:left w:val="none" w:sz="0" w:space="0" w:color="auto"/>
                    <w:bottom w:val="none" w:sz="0" w:space="0" w:color="auto"/>
                    <w:right w:val="none" w:sz="0" w:space="0" w:color="auto"/>
                  </w:divBdr>
                </w:div>
                <w:div w:id="1668900329">
                  <w:marLeft w:val="0"/>
                  <w:marRight w:val="0"/>
                  <w:marTop w:val="0"/>
                  <w:marBottom w:val="0"/>
                  <w:divBdr>
                    <w:top w:val="none" w:sz="0" w:space="0" w:color="auto"/>
                    <w:left w:val="none" w:sz="0" w:space="0" w:color="auto"/>
                    <w:bottom w:val="none" w:sz="0" w:space="0" w:color="auto"/>
                    <w:right w:val="none" w:sz="0" w:space="0" w:color="auto"/>
                  </w:divBdr>
                </w:div>
                <w:div w:id="850409054">
                  <w:marLeft w:val="0"/>
                  <w:marRight w:val="0"/>
                  <w:marTop w:val="0"/>
                  <w:marBottom w:val="0"/>
                  <w:divBdr>
                    <w:top w:val="none" w:sz="0" w:space="0" w:color="auto"/>
                    <w:left w:val="none" w:sz="0" w:space="0" w:color="auto"/>
                    <w:bottom w:val="none" w:sz="0" w:space="0" w:color="auto"/>
                    <w:right w:val="none" w:sz="0" w:space="0" w:color="auto"/>
                  </w:divBdr>
                </w:div>
                <w:div w:id="1056591148">
                  <w:marLeft w:val="0"/>
                  <w:marRight w:val="0"/>
                  <w:marTop w:val="0"/>
                  <w:marBottom w:val="0"/>
                  <w:divBdr>
                    <w:top w:val="none" w:sz="0" w:space="0" w:color="auto"/>
                    <w:left w:val="none" w:sz="0" w:space="0" w:color="auto"/>
                    <w:bottom w:val="none" w:sz="0" w:space="0" w:color="auto"/>
                    <w:right w:val="none" w:sz="0" w:space="0" w:color="auto"/>
                  </w:divBdr>
                </w:div>
                <w:div w:id="673410690">
                  <w:marLeft w:val="0"/>
                  <w:marRight w:val="0"/>
                  <w:marTop w:val="0"/>
                  <w:marBottom w:val="0"/>
                  <w:divBdr>
                    <w:top w:val="none" w:sz="0" w:space="0" w:color="auto"/>
                    <w:left w:val="none" w:sz="0" w:space="0" w:color="auto"/>
                    <w:bottom w:val="none" w:sz="0" w:space="0" w:color="auto"/>
                    <w:right w:val="none" w:sz="0" w:space="0" w:color="auto"/>
                  </w:divBdr>
                </w:div>
                <w:div w:id="178861665">
                  <w:marLeft w:val="0"/>
                  <w:marRight w:val="0"/>
                  <w:marTop w:val="0"/>
                  <w:marBottom w:val="0"/>
                  <w:divBdr>
                    <w:top w:val="none" w:sz="0" w:space="0" w:color="auto"/>
                    <w:left w:val="none" w:sz="0" w:space="0" w:color="auto"/>
                    <w:bottom w:val="none" w:sz="0" w:space="0" w:color="auto"/>
                    <w:right w:val="none" w:sz="0" w:space="0" w:color="auto"/>
                  </w:divBdr>
                </w:div>
                <w:div w:id="850727377">
                  <w:marLeft w:val="0"/>
                  <w:marRight w:val="0"/>
                  <w:marTop w:val="0"/>
                  <w:marBottom w:val="0"/>
                  <w:divBdr>
                    <w:top w:val="none" w:sz="0" w:space="0" w:color="auto"/>
                    <w:left w:val="none" w:sz="0" w:space="0" w:color="auto"/>
                    <w:bottom w:val="none" w:sz="0" w:space="0" w:color="auto"/>
                    <w:right w:val="none" w:sz="0" w:space="0" w:color="auto"/>
                  </w:divBdr>
                </w:div>
                <w:div w:id="2073649478">
                  <w:marLeft w:val="0"/>
                  <w:marRight w:val="0"/>
                  <w:marTop w:val="0"/>
                  <w:marBottom w:val="0"/>
                  <w:divBdr>
                    <w:top w:val="none" w:sz="0" w:space="0" w:color="auto"/>
                    <w:left w:val="none" w:sz="0" w:space="0" w:color="auto"/>
                    <w:bottom w:val="none" w:sz="0" w:space="0" w:color="auto"/>
                    <w:right w:val="none" w:sz="0" w:space="0" w:color="auto"/>
                  </w:divBdr>
                </w:div>
                <w:div w:id="1549881655">
                  <w:marLeft w:val="0"/>
                  <w:marRight w:val="0"/>
                  <w:marTop w:val="0"/>
                  <w:marBottom w:val="0"/>
                  <w:divBdr>
                    <w:top w:val="none" w:sz="0" w:space="0" w:color="auto"/>
                    <w:left w:val="none" w:sz="0" w:space="0" w:color="auto"/>
                    <w:bottom w:val="none" w:sz="0" w:space="0" w:color="auto"/>
                    <w:right w:val="none" w:sz="0" w:space="0" w:color="auto"/>
                  </w:divBdr>
                </w:div>
                <w:div w:id="1550727959">
                  <w:marLeft w:val="0"/>
                  <w:marRight w:val="0"/>
                  <w:marTop w:val="0"/>
                  <w:marBottom w:val="0"/>
                  <w:divBdr>
                    <w:top w:val="none" w:sz="0" w:space="0" w:color="auto"/>
                    <w:left w:val="none" w:sz="0" w:space="0" w:color="auto"/>
                    <w:bottom w:val="none" w:sz="0" w:space="0" w:color="auto"/>
                    <w:right w:val="none" w:sz="0" w:space="0" w:color="auto"/>
                  </w:divBdr>
                </w:div>
                <w:div w:id="2076007219">
                  <w:marLeft w:val="0"/>
                  <w:marRight w:val="0"/>
                  <w:marTop w:val="0"/>
                  <w:marBottom w:val="0"/>
                  <w:divBdr>
                    <w:top w:val="none" w:sz="0" w:space="0" w:color="auto"/>
                    <w:left w:val="none" w:sz="0" w:space="0" w:color="auto"/>
                    <w:bottom w:val="none" w:sz="0" w:space="0" w:color="auto"/>
                    <w:right w:val="none" w:sz="0" w:space="0" w:color="auto"/>
                  </w:divBdr>
                </w:div>
                <w:div w:id="1605725345">
                  <w:marLeft w:val="0"/>
                  <w:marRight w:val="0"/>
                  <w:marTop w:val="0"/>
                  <w:marBottom w:val="0"/>
                  <w:divBdr>
                    <w:top w:val="none" w:sz="0" w:space="0" w:color="auto"/>
                    <w:left w:val="none" w:sz="0" w:space="0" w:color="auto"/>
                    <w:bottom w:val="none" w:sz="0" w:space="0" w:color="auto"/>
                    <w:right w:val="none" w:sz="0" w:space="0" w:color="auto"/>
                  </w:divBdr>
                </w:div>
                <w:div w:id="2016228028">
                  <w:marLeft w:val="0"/>
                  <w:marRight w:val="0"/>
                  <w:marTop w:val="0"/>
                  <w:marBottom w:val="0"/>
                  <w:divBdr>
                    <w:top w:val="none" w:sz="0" w:space="0" w:color="auto"/>
                    <w:left w:val="none" w:sz="0" w:space="0" w:color="auto"/>
                    <w:bottom w:val="none" w:sz="0" w:space="0" w:color="auto"/>
                    <w:right w:val="none" w:sz="0" w:space="0" w:color="auto"/>
                  </w:divBdr>
                </w:div>
                <w:div w:id="1957178862">
                  <w:marLeft w:val="0"/>
                  <w:marRight w:val="0"/>
                  <w:marTop w:val="0"/>
                  <w:marBottom w:val="0"/>
                  <w:divBdr>
                    <w:top w:val="none" w:sz="0" w:space="0" w:color="auto"/>
                    <w:left w:val="none" w:sz="0" w:space="0" w:color="auto"/>
                    <w:bottom w:val="none" w:sz="0" w:space="0" w:color="auto"/>
                    <w:right w:val="none" w:sz="0" w:space="0" w:color="auto"/>
                  </w:divBdr>
                </w:div>
                <w:div w:id="178741650">
                  <w:marLeft w:val="0"/>
                  <w:marRight w:val="0"/>
                  <w:marTop w:val="0"/>
                  <w:marBottom w:val="0"/>
                  <w:divBdr>
                    <w:top w:val="none" w:sz="0" w:space="0" w:color="auto"/>
                    <w:left w:val="none" w:sz="0" w:space="0" w:color="auto"/>
                    <w:bottom w:val="none" w:sz="0" w:space="0" w:color="auto"/>
                    <w:right w:val="none" w:sz="0" w:space="0" w:color="auto"/>
                  </w:divBdr>
                </w:div>
                <w:div w:id="1427537559">
                  <w:marLeft w:val="0"/>
                  <w:marRight w:val="0"/>
                  <w:marTop w:val="0"/>
                  <w:marBottom w:val="0"/>
                  <w:divBdr>
                    <w:top w:val="none" w:sz="0" w:space="0" w:color="auto"/>
                    <w:left w:val="none" w:sz="0" w:space="0" w:color="auto"/>
                    <w:bottom w:val="none" w:sz="0" w:space="0" w:color="auto"/>
                    <w:right w:val="none" w:sz="0" w:space="0" w:color="auto"/>
                  </w:divBdr>
                </w:div>
                <w:div w:id="160894486">
                  <w:marLeft w:val="0"/>
                  <w:marRight w:val="0"/>
                  <w:marTop w:val="0"/>
                  <w:marBottom w:val="0"/>
                  <w:divBdr>
                    <w:top w:val="none" w:sz="0" w:space="0" w:color="auto"/>
                    <w:left w:val="none" w:sz="0" w:space="0" w:color="auto"/>
                    <w:bottom w:val="none" w:sz="0" w:space="0" w:color="auto"/>
                    <w:right w:val="none" w:sz="0" w:space="0" w:color="auto"/>
                  </w:divBdr>
                </w:div>
                <w:div w:id="2089692424">
                  <w:marLeft w:val="0"/>
                  <w:marRight w:val="0"/>
                  <w:marTop w:val="0"/>
                  <w:marBottom w:val="0"/>
                  <w:divBdr>
                    <w:top w:val="none" w:sz="0" w:space="0" w:color="auto"/>
                    <w:left w:val="none" w:sz="0" w:space="0" w:color="auto"/>
                    <w:bottom w:val="none" w:sz="0" w:space="0" w:color="auto"/>
                    <w:right w:val="none" w:sz="0" w:space="0" w:color="auto"/>
                  </w:divBdr>
                </w:div>
                <w:div w:id="447705220">
                  <w:marLeft w:val="0"/>
                  <w:marRight w:val="0"/>
                  <w:marTop w:val="0"/>
                  <w:marBottom w:val="0"/>
                  <w:divBdr>
                    <w:top w:val="none" w:sz="0" w:space="0" w:color="auto"/>
                    <w:left w:val="none" w:sz="0" w:space="0" w:color="auto"/>
                    <w:bottom w:val="none" w:sz="0" w:space="0" w:color="auto"/>
                    <w:right w:val="none" w:sz="0" w:space="0" w:color="auto"/>
                  </w:divBdr>
                </w:div>
                <w:div w:id="676268858">
                  <w:marLeft w:val="0"/>
                  <w:marRight w:val="0"/>
                  <w:marTop w:val="0"/>
                  <w:marBottom w:val="0"/>
                  <w:divBdr>
                    <w:top w:val="none" w:sz="0" w:space="0" w:color="auto"/>
                    <w:left w:val="none" w:sz="0" w:space="0" w:color="auto"/>
                    <w:bottom w:val="none" w:sz="0" w:space="0" w:color="auto"/>
                    <w:right w:val="none" w:sz="0" w:space="0" w:color="auto"/>
                  </w:divBdr>
                </w:div>
                <w:div w:id="1098405851">
                  <w:marLeft w:val="0"/>
                  <w:marRight w:val="0"/>
                  <w:marTop w:val="0"/>
                  <w:marBottom w:val="0"/>
                  <w:divBdr>
                    <w:top w:val="none" w:sz="0" w:space="0" w:color="auto"/>
                    <w:left w:val="none" w:sz="0" w:space="0" w:color="auto"/>
                    <w:bottom w:val="none" w:sz="0" w:space="0" w:color="auto"/>
                    <w:right w:val="none" w:sz="0" w:space="0" w:color="auto"/>
                  </w:divBdr>
                </w:div>
                <w:div w:id="477185875">
                  <w:marLeft w:val="0"/>
                  <w:marRight w:val="0"/>
                  <w:marTop w:val="0"/>
                  <w:marBottom w:val="0"/>
                  <w:divBdr>
                    <w:top w:val="none" w:sz="0" w:space="0" w:color="auto"/>
                    <w:left w:val="none" w:sz="0" w:space="0" w:color="auto"/>
                    <w:bottom w:val="none" w:sz="0" w:space="0" w:color="auto"/>
                    <w:right w:val="none" w:sz="0" w:space="0" w:color="auto"/>
                  </w:divBdr>
                </w:div>
                <w:div w:id="1755084883">
                  <w:marLeft w:val="0"/>
                  <w:marRight w:val="0"/>
                  <w:marTop w:val="0"/>
                  <w:marBottom w:val="0"/>
                  <w:divBdr>
                    <w:top w:val="none" w:sz="0" w:space="0" w:color="auto"/>
                    <w:left w:val="none" w:sz="0" w:space="0" w:color="auto"/>
                    <w:bottom w:val="none" w:sz="0" w:space="0" w:color="auto"/>
                    <w:right w:val="none" w:sz="0" w:space="0" w:color="auto"/>
                  </w:divBdr>
                </w:div>
                <w:div w:id="900363188">
                  <w:marLeft w:val="0"/>
                  <w:marRight w:val="0"/>
                  <w:marTop w:val="0"/>
                  <w:marBottom w:val="0"/>
                  <w:divBdr>
                    <w:top w:val="none" w:sz="0" w:space="0" w:color="auto"/>
                    <w:left w:val="none" w:sz="0" w:space="0" w:color="auto"/>
                    <w:bottom w:val="none" w:sz="0" w:space="0" w:color="auto"/>
                    <w:right w:val="none" w:sz="0" w:space="0" w:color="auto"/>
                  </w:divBdr>
                </w:div>
                <w:div w:id="1591354012">
                  <w:marLeft w:val="0"/>
                  <w:marRight w:val="0"/>
                  <w:marTop w:val="0"/>
                  <w:marBottom w:val="0"/>
                  <w:divBdr>
                    <w:top w:val="none" w:sz="0" w:space="0" w:color="auto"/>
                    <w:left w:val="none" w:sz="0" w:space="0" w:color="auto"/>
                    <w:bottom w:val="none" w:sz="0" w:space="0" w:color="auto"/>
                    <w:right w:val="none" w:sz="0" w:space="0" w:color="auto"/>
                  </w:divBdr>
                </w:div>
                <w:div w:id="1437291353">
                  <w:marLeft w:val="0"/>
                  <w:marRight w:val="0"/>
                  <w:marTop w:val="0"/>
                  <w:marBottom w:val="0"/>
                  <w:divBdr>
                    <w:top w:val="none" w:sz="0" w:space="0" w:color="auto"/>
                    <w:left w:val="none" w:sz="0" w:space="0" w:color="auto"/>
                    <w:bottom w:val="none" w:sz="0" w:space="0" w:color="auto"/>
                    <w:right w:val="none" w:sz="0" w:space="0" w:color="auto"/>
                  </w:divBdr>
                </w:div>
                <w:div w:id="678965276">
                  <w:marLeft w:val="0"/>
                  <w:marRight w:val="0"/>
                  <w:marTop w:val="0"/>
                  <w:marBottom w:val="0"/>
                  <w:divBdr>
                    <w:top w:val="none" w:sz="0" w:space="0" w:color="auto"/>
                    <w:left w:val="none" w:sz="0" w:space="0" w:color="auto"/>
                    <w:bottom w:val="none" w:sz="0" w:space="0" w:color="auto"/>
                    <w:right w:val="none" w:sz="0" w:space="0" w:color="auto"/>
                  </w:divBdr>
                </w:div>
                <w:div w:id="1061514231">
                  <w:marLeft w:val="0"/>
                  <w:marRight w:val="0"/>
                  <w:marTop w:val="0"/>
                  <w:marBottom w:val="0"/>
                  <w:divBdr>
                    <w:top w:val="none" w:sz="0" w:space="0" w:color="auto"/>
                    <w:left w:val="none" w:sz="0" w:space="0" w:color="auto"/>
                    <w:bottom w:val="none" w:sz="0" w:space="0" w:color="auto"/>
                    <w:right w:val="none" w:sz="0" w:space="0" w:color="auto"/>
                  </w:divBdr>
                </w:div>
                <w:div w:id="470097926">
                  <w:marLeft w:val="0"/>
                  <w:marRight w:val="0"/>
                  <w:marTop w:val="0"/>
                  <w:marBottom w:val="0"/>
                  <w:divBdr>
                    <w:top w:val="none" w:sz="0" w:space="0" w:color="auto"/>
                    <w:left w:val="none" w:sz="0" w:space="0" w:color="auto"/>
                    <w:bottom w:val="none" w:sz="0" w:space="0" w:color="auto"/>
                    <w:right w:val="none" w:sz="0" w:space="0" w:color="auto"/>
                  </w:divBdr>
                </w:div>
                <w:div w:id="510070865">
                  <w:marLeft w:val="0"/>
                  <w:marRight w:val="0"/>
                  <w:marTop w:val="0"/>
                  <w:marBottom w:val="0"/>
                  <w:divBdr>
                    <w:top w:val="none" w:sz="0" w:space="0" w:color="auto"/>
                    <w:left w:val="none" w:sz="0" w:space="0" w:color="auto"/>
                    <w:bottom w:val="none" w:sz="0" w:space="0" w:color="auto"/>
                    <w:right w:val="none" w:sz="0" w:space="0" w:color="auto"/>
                  </w:divBdr>
                </w:div>
                <w:div w:id="194974288">
                  <w:marLeft w:val="0"/>
                  <w:marRight w:val="0"/>
                  <w:marTop w:val="0"/>
                  <w:marBottom w:val="0"/>
                  <w:divBdr>
                    <w:top w:val="none" w:sz="0" w:space="0" w:color="auto"/>
                    <w:left w:val="none" w:sz="0" w:space="0" w:color="auto"/>
                    <w:bottom w:val="none" w:sz="0" w:space="0" w:color="auto"/>
                    <w:right w:val="none" w:sz="0" w:space="0" w:color="auto"/>
                  </w:divBdr>
                </w:div>
                <w:div w:id="281617568">
                  <w:marLeft w:val="0"/>
                  <w:marRight w:val="0"/>
                  <w:marTop w:val="0"/>
                  <w:marBottom w:val="0"/>
                  <w:divBdr>
                    <w:top w:val="none" w:sz="0" w:space="0" w:color="auto"/>
                    <w:left w:val="none" w:sz="0" w:space="0" w:color="auto"/>
                    <w:bottom w:val="none" w:sz="0" w:space="0" w:color="auto"/>
                    <w:right w:val="none" w:sz="0" w:space="0" w:color="auto"/>
                  </w:divBdr>
                </w:div>
                <w:div w:id="406613984">
                  <w:marLeft w:val="0"/>
                  <w:marRight w:val="0"/>
                  <w:marTop w:val="0"/>
                  <w:marBottom w:val="0"/>
                  <w:divBdr>
                    <w:top w:val="none" w:sz="0" w:space="0" w:color="auto"/>
                    <w:left w:val="none" w:sz="0" w:space="0" w:color="auto"/>
                    <w:bottom w:val="none" w:sz="0" w:space="0" w:color="auto"/>
                    <w:right w:val="none" w:sz="0" w:space="0" w:color="auto"/>
                  </w:divBdr>
                </w:div>
                <w:div w:id="140729846">
                  <w:marLeft w:val="0"/>
                  <w:marRight w:val="0"/>
                  <w:marTop w:val="0"/>
                  <w:marBottom w:val="0"/>
                  <w:divBdr>
                    <w:top w:val="none" w:sz="0" w:space="0" w:color="auto"/>
                    <w:left w:val="none" w:sz="0" w:space="0" w:color="auto"/>
                    <w:bottom w:val="none" w:sz="0" w:space="0" w:color="auto"/>
                    <w:right w:val="none" w:sz="0" w:space="0" w:color="auto"/>
                  </w:divBdr>
                </w:div>
                <w:div w:id="1150713272">
                  <w:marLeft w:val="0"/>
                  <w:marRight w:val="0"/>
                  <w:marTop w:val="0"/>
                  <w:marBottom w:val="0"/>
                  <w:divBdr>
                    <w:top w:val="none" w:sz="0" w:space="0" w:color="auto"/>
                    <w:left w:val="none" w:sz="0" w:space="0" w:color="auto"/>
                    <w:bottom w:val="none" w:sz="0" w:space="0" w:color="auto"/>
                    <w:right w:val="none" w:sz="0" w:space="0" w:color="auto"/>
                  </w:divBdr>
                </w:div>
                <w:div w:id="453720213">
                  <w:marLeft w:val="0"/>
                  <w:marRight w:val="0"/>
                  <w:marTop w:val="0"/>
                  <w:marBottom w:val="0"/>
                  <w:divBdr>
                    <w:top w:val="none" w:sz="0" w:space="0" w:color="auto"/>
                    <w:left w:val="none" w:sz="0" w:space="0" w:color="auto"/>
                    <w:bottom w:val="none" w:sz="0" w:space="0" w:color="auto"/>
                    <w:right w:val="none" w:sz="0" w:space="0" w:color="auto"/>
                  </w:divBdr>
                </w:div>
                <w:div w:id="1295256712">
                  <w:marLeft w:val="0"/>
                  <w:marRight w:val="0"/>
                  <w:marTop w:val="0"/>
                  <w:marBottom w:val="0"/>
                  <w:divBdr>
                    <w:top w:val="none" w:sz="0" w:space="0" w:color="auto"/>
                    <w:left w:val="none" w:sz="0" w:space="0" w:color="auto"/>
                    <w:bottom w:val="none" w:sz="0" w:space="0" w:color="auto"/>
                    <w:right w:val="none" w:sz="0" w:space="0" w:color="auto"/>
                  </w:divBdr>
                </w:div>
                <w:div w:id="970480278">
                  <w:marLeft w:val="0"/>
                  <w:marRight w:val="0"/>
                  <w:marTop w:val="0"/>
                  <w:marBottom w:val="0"/>
                  <w:divBdr>
                    <w:top w:val="none" w:sz="0" w:space="0" w:color="auto"/>
                    <w:left w:val="none" w:sz="0" w:space="0" w:color="auto"/>
                    <w:bottom w:val="none" w:sz="0" w:space="0" w:color="auto"/>
                    <w:right w:val="none" w:sz="0" w:space="0" w:color="auto"/>
                  </w:divBdr>
                </w:div>
                <w:div w:id="1284270319">
                  <w:marLeft w:val="0"/>
                  <w:marRight w:val="0"/>
                  <w:marTop w:val="0"/>
                  <w:marBottom w:val="0"/>
                  <w:divBdr>
                    <w:top w:val="none" w:sz="0" w:space="0" w:color="auto"/>
                    <w:left w:val="none" w:sz="0" w:space="0" w:color="auto"/>
                    <w:bottom w:val="none" w:sz="0" w:space="0" w:color="auto"/>
                    <w:right w:val="none" w:sz="0" w:space="0" w:color="auto"/>
                  </w:divBdr>
                </w:div>
                <w:div w:id="1360886417">
                  <w:marLeft w:val="0"/>
                  <w:marRight w:val="0"/>
                  <w:marTop w:val="0"/>
                  <w:marBottom w:val="0"/>
                  <w:divBdr>
                    <w:top w:val="none" w:sz="0" w:space="0" w:color="auto"/>
                    <w:left w:val="none" w:sz="0" w:space="0" w:color="auto"/>
                    <w:bottom w:val="none" w:sz="0" w:space="0" w:color="auto"/>
                    <w:right w:val="none" w:sz="0" w:space="0" w:color="auto"/>
                  </w:divBdr>
                </w:div>
                <w:div w:id="1145243836">
                  <w:marLeft w:val="0"/>
                  <w:marRight w:val="0"/>
                  <w:marTop w:val="0"/>
                  <w:marBottom w:val="0"/>
                  <w:divBdr>
                    <w:top w:val="none" w:sz="0" w:space="0" w:color="auto"/>
                    <w:left w:val="none" w:sz="0" w:space="0" w:color="auto"/>
                    <w:bottom w:val="none" w:sz="0" w:space="0" w:color="auto"/>
                    <w:right w:val="none" w:sz="0" w:space="0" w:color="auto"/>
                  </w:divBdr>
                </w:div>
                <w:div w:id="287667799">
                  <w:marLeft w:val="0"/>
                  <w:marRight w:val="0"/>
                  <w:marTop w:val="0"/>
                  <w:marBottom w:val="0"/>
                  <w:divBdr>
                    <w:top w:val="none" w:sz="0" w:space="0" w:color="auto"/>
                    <w:left w:val="none" w:sz="0" w:space="0" w:color="auto"/>
                    <w:bottom w:val="none" w:sz="0" w:space="0" w:color="auto"/>
                    <w:right w:val="none" w:sz="0" w:space="0" w:color="auto"/>
                  </w:divBdr>
                </w:div>
                <w:div w:id="86927746">
                  <w:marLeft w:val="0"/>
                  <w:marRight w:val="0"/>
                  <w:marTop w:val="0"/>
                  <w:marBottom w:val="0"/>
                  <w:divBdr>
                    <w:top w:val="none" w:sz="0" w:space="0" w:color="auto"/>
                    <w:left w:val="none" w:sz="0" w:space="0" w:color="auto"/>
                    <w:bottom w:val="none" w:sz="0" w:space="0" w:color="auto"/>
                    <w:right w:val="none" w:sz="0" w:space="0" w:color="auto"/>
                  </w:divBdr>
                </w:div>
                <w:div w:id="918252186">
                  <w:marLeft w:val="0"/>
                  <w:marRight w:val="0"/>
                  <w:marTop w:val="0"/>
                  <w:marBottom w:val="0"/>
                  <w:divBdr>
                    <w:top w:val="none" w:sz="0" w:space="0" w:color="auto"/>
                    <w:left w:val="none" w:sz="0" w:space="0" w:color="auto"/>
                    <w:bottom w:val="none" w:sz="0" w:space="0" w:color="auto"/>
                    <w:right w:val="none" w:sz="0" w:space="0" w:color="auto"/>
                  </w:divBdr>
                </w:div>
                <w:div w:id="715200471">
                  <w:marLeft w:val="0"/>
                  <w:marRight w:val="0"/>
                  <w:marTop w:val="0"/>
                  <w:marBottom w:val="0"/>
                  <w:divBdr>
                    <w:top w:val="none" w:sz="0" w:space="0" w:color="auto"/>
                    <w:left w:val="none" w:sz="0" w:space="0" w:color="auto"/>
                    <w:bottom w:val="none" w:sz="0" w:space="0" w:color="auto"/>
                    <w:right w:val="none" w:sz="0" w:space="0" w:color="auto"/>
                  </w:divBdr>
                </w:div>
                <w:div w:id="566458608">
                  <w:marLeft w:val="0"/>
                  <w:marRight w:val="0"/>
                  <w:marTop w:val="0"/>
                  <w:marBottom w:val="0"/>
                  <w:divBdr>
                    <w:top w:val="none" w:sz="0" w:space="0" w:color="auto"/>
                    <w:left w:val="none" w:sz="0" w:space="0" w:color="auto"/>
                    <w:bottom w:val="none" w:sz="0" w:space="0" w:color="auto"/>
                    <w:right w:val="none" w:sz="0" w:space="0" w:color="auto"/>
                  </w:divBdr>
                </w:div>
                <w:div w:id="721052723">
                  <w:marLeft w:val="0"/>
                  <w:marRight w:val="0"/>
                  <w:marTop w:val="0"/>
                  <w:marBottom w:val="0"/>
                  <w:divBdr>
                    <w:top w:val="none" w:sz="0" w:space="0" w:color="auto"/>
                    <w:left w:val="none" w:sz="0" w:space="0" w:color="auto"/>
                    <w:bottom w:val="none" w:sz="0" w:space="0" w:color="auto"/>
                    <w:right w:val="none" w:sz="0" w:space="0" w:color="auto"/>
                  </w:divBdr>
                </w:div>
                <w:div w:id="354306470">
                  <w:marLeft w:val="0"/>
                  <w:marRight w:val="0"/>
                  <w:marTop w:val="0"/>
                  <w:marBottom w:val="0"/>
                  <w:divBdr>
                    <w:top w:val="none" w:sz="0" w:space="0" w:color="auto"/>
                    <w:left w:val="none" w:sz="0" w:space="0" w:color="auto"/>
                    <w:bottom w:val="none" w:sz="0" w:space="0" w:color="auto"/>
                    <w:right w:val="none" w:sz="0" w:space="0" w:color="auto"/>
                  </w:divBdr>
                </w:div>
                <w:div w:id="28074090">
                  <w:marLeft w:val="0"/>
                  <w:marRight w:val="0"/>
                  <w:marTop w:val="0"/>
                  <w:marBottom w:val="0"/>
                  <w:divBdr>
                    <w:top w:val="none" w:sz="0" w:space="0" w:color="auto"/>
                    <w:left w:val="none" w:sz="0" w:space="0" w:color="auto"/>
                    <w:bottom w:val="none" w:sz="0" w:space="0" w:color="auto"/>
                    <w:right w:val="none" w:sz="0" w:space="0" w:color="auto"/>
                  </w:divBdr>
                </w:div>
                <w:div w:id="176468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338221">
          <w:marLeft w:val="0"/>
          <w:marRight w:val="0"/>
          <w:marTop w:val="0"/>
          <w:marBottom w:val="0"/>
          <w:divBdr>
            <w:top w:val="none" w:sz="0" w:space="0" w:color="auto"/>
            <w:left w:val="none" w:sz="0" w:space="0" w:color="auto"/>
            <w:bottom w:val="none" w:sz="0" w:space="0" w:color="auto"/>
            <w:right w:val="none" w:sz="0" w:space="0" w:color="auto"/>
          </w:divBdr>
          <w:divsChild>
            <w:div w:id="803231543">
              <w:marLeft w:val="0"/>
              <w:marRight w:val="0"/>
              <w:marTop w:val="0"/>
              <w:marBottom w:val="0"/>
              <w:divBdr>
                <w:top w:val="none" w:sz="0" w:space="0" w:color="auto"/>
                <w:left w:val="none" w:sz="0" w:space="0" w:color="auto"/>
                <w:bottom w:val="none" w:sz="0" w:space="0" w:color="auto"/>
                <w:right w:val="none" w:sz="0" w:space="0" w:color="auto"/>
              </w:divBdr>
              <w:divsChild>
                <w:div w:id="150590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monografias.com/trabajos2/printeoadmin/printeoadmin.shtm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681</TotalTime>
  <Pages>11</Pages>
  <Words>3689</Words>
  <Characters>20290</Characters>
  <Application>Microsoft Office Word</Application>
  <DocSecurity>0</DocSecurity>
  <Lines>169</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23932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dc:creator>
  <cp:lastModifiedBy>LILI</cp:lastModifiedBy>
  <cp:revision>1</cp:revision>
  <dcterms:created xsi:type="dcterms:W3CDTF">2013-07-05T03:01:00Z</dcterms:created>
  <dcterms:modified xsi:type="dcterms:W3CDTF">2013-07-05T14:25:00Z</dcterms:modified>
</cp:coreProperties>
</file>