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C11" w:rsidRDefault="00303C11" w:rsidP="00AA0FD6">
      <w:pPr>
        <w:rPr>
          <w:color w:val="000000"/>
          <w:sz w:val="26"/>
          <w:szCs w:val="26"/>
          <w:shd w:val="clear" w:color="auto" w:fill="FFFFFF"/>
        </w:rPr>
      </w:pPr>
    </w:p>
    <w:p w:rsidR="00303C11" w:rsidRDefault="00303C11" w:rsidP="00AA0FD6">
      <w:pPr>
        <w:rPr>
          <w:color w:val="000000"/>
          <w:sz w:val="26"/>
          <w:szCs w:val="26"/>
          <w:shd w:val="clear" w:color="auto" w:fill="FFFFFF"/>
        </w:rPr>
      </w:pPr>
    </w:p>
    <w:p w:rsidR="00303C11" w:rsidRPr="00303C11" w:rsidRDefault="00303C11" w:rsidP="00303C11">
      <w:pPr>
        <w:jc w:val="center"/>
        <w:rPr>
          <w:color w:val="000000"/>
          <w:sz w:val="44"/>
          <w:szCs w:val="44"/>
          <w:shd w:val="clear" w:color="auto" w:fill="FFFFFF"/>
        </w:rPr>
      </w:pPr>
      <w:r>
        <w:rPr>
          <w:color w:val="000000"/>
          <w:sz w:val="44"/>
          <w:szCs w:val="44"/>
          <w:shd w:val="clear" w:color="auto" w:fill="FFFFFF"/>
        </w:rPr>
        <w:t>PRUEBA D</w:t>
      </w:r>
      <w:r w:rsidRPr="00303C11">
        <w:rPr>
          <w:color w:val="000000"/>
          <w:sz w:val="44"/>
          <w:szCs w:val="44"/>
          <w:shd w:val="clear" w:color="auto" w:fill="FFFFFF"/>
        </w:rPr>
        <w:t>E SUFICIENCIA C#</w:t>
      </w:r>
    </w:p>
    <w:p w:rsidR="00303C11" w:rsidRDefault="00303C11" w:rsidP="00AA0FD6">
      <w:pPr>
        <w:rPr>
          <w:color w:val="000000"/>
          <w:sz w:val="26"/>
          <w:szCs w:val="26"/>
          <w:shd w:val="clear" w:color="auto" w:fill="FFFFFF"/>
        </w:rPr>
      </w:pPr>
    </w:p>
    <w:p w:rsidR="001A0ED7" w:rsidRDefault="00AA0FD6" w:rsidP="00303C11">
      <w:pPr>
        <w:pStyle w:val="Prrafodelista"/>
        <w:numPr>
          <w:ilvl w:val="0"/>
          <w:numId w:val="1"/>
        </w:numPr>
        <w:jc w:val="both"/>
        <w:rPr>
          <w:color w:val="000000"/>
          <w:sz w:val="26"/>
          <w:szCs w:val="26"/>
          <w:shd w:val="clear" w:color="auto" w:fill="FFFFFF"/>
        </w:rPr>
      </w:pPr>
      <w:r w:rsidRPr="00303C11">
        <w:rPr>
          <w:color w:val="000000"/>
          <w:sz w:val="26"/>
          <w:szCs w:val="26"/>
          <w:shd w:val="clear" w:color="auto" w:fill="FFFFFF"/>
        </w:rPr>
        <w:t xml:space="preserve">Desarrollar un programa que tenga una clase que represente un Cuadrado y tenga los siguientes métodos: ingresar  valor a su lado, imprimir su perímetro y su </w:t>
      </w:r>
      <w:r w:rsidR="00303C11" w:rsidRPr="00303C11">
        <w:rPr>
          <w:color w:val="000000"/>
          <w:sz w:val="26"/>
          <w:szCs w:val="26"/>
          <w:shd w:val="clear" w:color="auto" w:fill="FFFFFF"/>
        </w:rPr>
        <w:t>superficie. Enviando parámetros.</w:t>
      </w:r>
    </w:p>
    <w:p w:rsidR="00303C11" w:rsidRDefault="00303C11" w:rsidP="00303C11">
      <w:pPr>
        <w:pStyle w:val="Prrafodelista"/>
        <w:jc w:val="both"/>
        <w:rPr>
          <w:color w:val="000000"/>
          <w:sz w:val="26"/>
          <w:szCs w:val="26"/>
          <w:shd w:val="clear" w:color="auto" w:fill="FFFFFF"/>
        </w:rPr>
      </w:pPr>
      <w:r>
        <w:rPr>
          <w:color w:val="000000"/>
          <w:sz w:val="26"/>
          <w:szCs w:val="26"/>
          <w:shd w:val="clear" w:color="auto" w:fill="FFFFFF"/>
        </w:rPr>
        <w:t>Perímetro = lado *4</w:t>
      </w:r>
    </w:p>
    <w:p w:rsidR="00303C11" w:rsidRPr="00303C11" w:rsidRDefault="00303C11" w:rsidP="00303C11">
      <w:pPr>
        <w:pStyle w:val="Prrafodelista"/>
        <w:jc w:val="both"/>
        <w:rPr>
          <w:color w:val="000000"/>
          <w:sz w:val="26"/>
          <w:szCs w:val="26"/>
          <w:shd w:val="clear" w:color="auto" w:fill="FFFFFF"/>
        </w:rPr>
      </w:pPr>
      <w:r>
        <w:rPr>
          <w:color w:val="000000"/>
          <w:sz w:val="26"/>
          <w:szCs w:val="26"/>
          <w:shd w:val="clear" w:color="auto" w:fill="FFFFFF"/>
        </w:rPr>
        <w:t>Superficie=lado * lado</w:t>
      </w:r>
    </w:p>
    <w:p w:rsidR="00AA0FD6" w:rsidRDefault="00AA0FD6" w:rsidP="00303C11">
      <w:pPr>
        <w:jc w:val="both"/>
        <w:rPr>
          <w:color w:val="000000"/>
          <w:sz w:val="26"/>
          <w:szCs w:val="26"/>
          <w:shd w:val="clear" w:color="auto" w:fill="FFFFFF"/>
        </w:rPr>
      </w:pPr>
    </w:p>
    <w:p w:rsidR="00AA0FD6" w:rsidRPr="00303C11" w:rsidRDefault="00AA0FD6" w:rsidP="00303C11">
      <w:pPr>
        <w:pStyle w:val="Prrafodelista"/>
        <w:numPr>
          <w:ilvl w:val="0"/>
          <w:numId w:val="1"/>
        </w:numPr>
        <w:jc w:val="both"/>
        <w:rPr>
          <w:color w:val="000000"/>
          <w:sz w:val="26"/>
          <w:szCs w:val="26"/>
          <w:shd w:val="clear" w:color="auto" w:fill="FFFFFF"/>
        </w:rPr>
      </w:pPr>
      <w:r w:rsidRPr="00303C11">
        <w:rPr>
          <w:color w:val="000000"/>
          <w:sz w:val="26"/>
          <w:szCs w:val="26"/>
          <w:shd w:val="clear" w:color="auto" w:fill="FFFFFF"/>
        </w:rPr>
        <w:t xml:space="preserve">Implementar la clase operaciones. Se deben ingresar los dos valores enteros, calcular su suma, resta, multiplicación y división, cada una en un método, e imprimir dichos </w:t>
      </w:r>
      <w:r w:rsidR="00303C11" w:rsidRPr="00303C11">
        <w:rPr>
          <w:color w:val="000000"/>
          <w:sz w:val="26"/>
          <w:szCs w:val="26"/>
          <w:shd w:val="clear" w:color="auto" w:fill="FFFFFF"/>
        </w:rPr>
        <w:t>resultados. Enviando parámetros.</w:t>
      </w:r>
    </w:p>
    <w:p w:rsidR="00AA0FD6" w:rsidRPr="00303C11" w:rsidRDefault="00AA0FD6" w:rsidP="00303C11">
      <w:pPr>
        <w:pStyle w:val="Prrafodelista"/>
        <w:numPr>
          <w:ilvl w:val="0"/>
          <w:numId w:val="1"/>
        </w:num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Una empresa tiene dos turnos (mañana y tarde) en los que trabajan 8 empleados (4 por la mañana y 4 por la tarde)</w:t>
      </w:r>
      <w:r w:rsidR="00303C11"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.</w:t>
      </w:r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Desarrollar un programa que permita almacenar los sueldos de los empleados agrupados por </w:t>
      </w:r>
      <w:del w:id="0" w:author="Rosmery Luizaga Salinas" w:date="2015-04-21T17:49:00Z">
        <w:r w:rsidRPr="00303C11" w:rsidDel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delText>turno.Imprimir</w:delText>
        </w:r>
      </w:del>
      <w:ins w:id="1" w:author="Rosmery Luizaga Salinas" w:date="2015-04-21T17:49:00Z">
        <w:r w:rsidR="00D357F2" w:rsidRPr="00303C11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>turno. Imprimir</w:t>
        </w:r>
      </w:ins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 los gastos en sueldos de cada turno.</w:t>
      </w:r>
    </w:p>
    <w:p w:rsidR="00AA0FD6" w:rsidRDefault="00AA0FD6" w:rsidP="00303C11">
      <w:pPr>
        <w:jc w:val="both"/>
      </w:pPr>
    </w:p>
    <w:p w:rsidR="00B471F9" w:rsidRDefault="00B471F9" w:rsidP="00303C11">
      <w:pPr>
        <w:jc w:val="both"/>
      </w:pPr>
    </w:p>
    <w:p w:rsidR="00B471F9" w:rsidRPr="00303C11" w:rsidRDefault="00B471F9" w:rsidP="00303C11">
      <w:pPr>
        <w:pStyle w:val="Prrafodelista"/>
        <w:numPr>
          <w:ilvl w:val="0"/>
          <w:numId w:val="1"/>
        </w:num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Realizar un programa que defina una clase vector de 5 componentes de tipo </w:t>
      </w:r>
      <w:proofErr w:type="spellStart"/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float</w:t>
      </w:r>
      <w:proofErr w:type="spellEnd"/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 que representen las alturas de 5 </w:t>
      </w:r>
      <w:del w:id="2" w:author="Rosmery Luizaga Salinas" w:date="2015-04-21T17:49:00Z">
        <w:r w:rsidRPr="00303C11" w:rsidDel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delText>personas.Obtener</w:delText>
        </w:r>
      </w:del>
      <w:ins w:id="3" w:author="Rosmery Luizaga Salinas" w:date="2015-04-21T17:49:00Z">
        <w:r w:rsidR="00D357F2" w:rsidRPr="00303C11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>personas. Obtener</w:t>
        </w:r>
      </w:ins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 el promedio de las mismas. Contar cuántas personas son más altas que el promedio y cuántas más bajas.</w:t>
      </w:r>
    </w:p>
    <w:p w:rsidR="00303C11" w:rsidRDefault="00303C11" w:rsidP="00303C11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</w:p>
    <w:p w:rsidR="00B471F9" w:rsidRPr="00303C11" w:rsidRDefault="00B471F9" w:rsidP="00303C11">
      <w:pPr>
        <w:pStyle w:val="Prrafodelista"/>
        <w:numPr>
          <w:ilvl w:val="0"/>
          <w:numId w:val="1"/>
        </w:num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Se tienen las notas del primer parcial de los alumnos de dos cursos, Matemática y el Física, cada curso cuenta con 5 alumnos.</w:t>
      </w:r>
    </w:p>
    <w:p w:rsidR="00B471F9" w:rsidRDefault="00B471F9" w:rsidP="00303C11">
      <w:pPr>
        <w:pStyle w:val="Prrafodelista"/>
        <w:numPr>
          <w:ilvl w:val="0"/>
          <w:numId w:val="1"/>
        </w:num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 w:rsidRPr="00303C11"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Realizar un programa que muestre el curso que obtuvo el mayor promedio general.</w:t>
      </w:r>
    </w:p>
    <w:p w:rsidR="00787784" w:rsidRPr="00303C11" w:rsidRDefault="00787784" w:rsidP="00303C11">
      <w:pPr>
        <w:pStyle w:val="Prrafodelista"/>
        <w:numPr>
          <w:ilvl w:val="0"/>
          <w:numId w:val="1"/>
        </w:num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Generar una clase de juego de dos dados usando valores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randómicos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,</w:t>
      </w:r>
      <w:ins w:id="4" w:author="Rosmery Luizaga Salinas" w:date="2015-04-21T17:47:00Z">
        <w:r w:rsidR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 xml:space="preserve"> El juego concluye cunado la suma de los dados es 12 o 7. </w:t>
        </w:r>
      </w:ins>
      <w:ins w:id="5" w:author="Rosmery Luizaga Salinas" w:date="2015-04-21T17:48:00Z">
        <w:r w:rsidR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 xml:space="preserve">Hacer uso de métodos y </w:t>
        </w:r>
      </w:ins>
      <w:ins w:id="6" w:author="Rosmery Luizaga Salinas" w:date="2015-04-21T17:49:00Z">
        <w:r w:rsidR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>envió</w:t>
        </w:r>
      </w:ins>
      <w:ins w:id="7" w:author="Rosmery Luizaga Salinas" w:date="2015-04-21T17:48:00Z">
        <w:r w:rsidR="00D357F2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t xml:space="preserve"> de parámetros</w:t>
        </w:r>
      </w:ins>
      <w:del w:id="8" w:author="Rosmery Luizaga Salinas" w:date="2015-04-21T17:47:00Z">
        <w:r w:rsidDel="00787784"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es-ES"/>
          </w:rPr>
          <w:delText xml:space="preserve"> </w:delText>
        </w:r>
      </w:del>
    </w:p>
    <w:p w:rsidR="00B471F9" w:rsidRDefault="00B471F9" w:rsidP="00B471F9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</w:p>
    <w:p w:rsidR="00303C11" w:rsidRDefault="00303C11" w:rsidP="00B471F9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Hacer uso en la salida de pantalla formato de reservación de espacio.</w:t>
      </w:r>
    </w:p>
    <w:p w:rsidR="00303C11" w:rsidRDefault="00303C11" w:rsidP="00B471F9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bookmarkStart w:id="9" w:name="_GoBack"/>
      <w:bookmarkEnd w:id="9"/>
    </w:p>
    <w:p w:rsidR="00303C11" w:rsidRDefault="00303C11" w:rsidP="00B471F9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</w:p>
    <w:p w:rsidR="00303C11" w:rsidRPr="00B471F9" w:rsidRDefault="00303C11" w:rsidP="00B471F9">
      <w:pPr>
        <w:shd w:val="clear" w:color="auto" w:fill="FFFFFF"/>
        <w:spacing w:after="0" w:line="370" w:lineRule="atLeast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 xml:space="preserve">Buena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s-ES"/>
        </w:rPr>
        <w:t>suerte !!!!!!!!!!</w:t>
      </w:r>
      <w:proofErr w:type="gramEnd"/>
    </w:p>
    <w:p w:rsidR="00B471F9" w:rsidRPr="00AA0FD6" w:rsidRDefault="00B471F9" w:rsidP="00AA0FD6"/>
    <w:sectPr w:rsidR="00B471F9" w:rsidRPr="00AA0FD6" w:rsidSect="009B46ED">
      <w:pgSz w:w="12242" w:h="15842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303435"/>
    <w:multiLevelType w:val="hybridMultilevel"/>
    <w:tmpl w:val="0CA469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smery Luizaga Salinas">
    <w15:presenceInfo w15:providerId="Windows Live" w15:userId="1581dbeb4eef33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FD6"/>
    <w:rsid w:val="001A0ED7"/>
    <w:rsid w:val="00303C11"/>
    <w:rsid w:val="00787784"/>
    <w:rsid w:val="009B46ED"/>
    <w:rsid w:val="00AA0FD6"/>
    <w:rsid w:val="00B471F9"/>
    <w:rsid w:val="00D3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993972-2F45-4BE7-8429-94836C59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3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9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Rosmery Luizaga Salinas</dc:creator>
  <cp:keywords/>
  <dc:description/>
  <cp:lastModifiedBy>Rosmery Luizaga Salinas</cp:lastModifiedBy>
  <cp:revision>2</cp:revision>
  <dcterms:created xsi:type="dcterms:W3CDTF">2015-04-21T21:51:00Z</dcterms:created>
  <dcterms:modified xsi:type="dcterms:W3CDTF">2015-04-21T21:51:00Z</dcterms:modified>
</cp:coreProperties>
</file>