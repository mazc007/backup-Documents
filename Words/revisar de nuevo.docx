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38D7" w:rsidRPr="00513EEA" w:rsidRDefault="00EF38D7" w:rsidP="00EF38D7">
      <w:pPr>
        <w:jc w:val="center"/>
        <w:rPr>
          <w:rFonts w:ascii="Times New Roman" w:hAnsi="Times New Roman"/>
          <w:b/>
          <w:sz w:val="36"/>
          <w:szCs w:val="36"/>
        </w:rPr>
      </w:pPr>
      <w:r>
        <w:rPr>
          <w:rFonts w:ascii="Times New Roman" w:hAnsi="Times New Roman"/>
          <w:b/>
          <w:sz w:val="36"/>
          <w:szCs w:val="36"/>
        </w:rPr>
        <w:t xml:space="preserve">Información sobre </w:t>
      </w:r>
      <w:r w:rsidRPr="00513EEA">
        <w:rPr>
          <w:rFonts w:ascii="Times New Roman" w:hAnsi="Times New Roman"/>
          <w:b/>
          <w:sz w:val="36"/>
          <w:szCs w:val="36"/>
        </w:rPr>
        <w:t xml:space="preserve"> la </w:t>
      </w:r>
      <w:r>
        <w:rPr>
          <w:rFonts w:ascii="Times New Roman" w:hAnsi="Times New Roman"/>
          <w:b/>
          <w:sz w:val="36"/>
          <w:szCs w:val="36"/>
        </w:rPr>
        <w:t xml:space="preserve">importancia de la </w:t>
      </w:r>
      <w:r w:rsidRPr="00513EEA">
        <w:rPr>
          <w:rFonts w:ascii="Times New Roman" w:hAnsi="Times New Roman"/>
          <w:b/>
          <w:sz w:val="36"/>
          <w:szCs w:val="36"/>
        </w:rPr>
        <w:t xml:space="preserve">nutrición de la mujer </w:t>
      </w:r>
      <w:r>
        <w:rPr>
          <w:rFonts w:ascii="Times New Roman" w:hAnsi="Times New Roman"/>
          <w:b/>
          <w:sz w:val="36"/>
          <w:szCs w:val="36"/>
        </w:rPr>
        <w:t>antes y durante el</w:t>
      </w:r>
      <w:r w:rsidRPr="00513EEA">
        <w:rPr>
          <w:rFonts w:ascii="Times New Roman" w:hAnsi="Times New Roman"/>
          <w:b/>
          <w:sz w:val="36"/>
          <w:szCs w:val="36"/>
        </w:rPr>
        <w:t xml:space="preserve"> proceso de gestación  en el centro de s</w:t>
      </w:r>
      <w:r>
        <w:rPr>
          <w:rFonts w:ascii="Times New Roman" w:hAnsi="Times New Roman"/>
          <w:b/>
          <w:sz w:val="36"/>
          <w:szCs w:val="36"/>
        </w:rPr>
        <w:t>alud de Jaihuayco.</w:t>
      </w:r>
    </w:p>
    <w:p w:rsidR="00EF38D7" w:rsidRPr="00513EEA" w:rsidRDefault="00EF38D7" w:rsidP="00EF38D7">
      <w:pPr>
        <w:rPr>
          <w:rFonts w:ascii="Times New Roman" w:hAnsi="Times New Roman"/>
          <w:sz w:val="28"/>
          <w:szCs w:val="28"/>
        </w:rPr>
      </w:pPr>
    </w:p>
    <w:p w:rsidR="00EF38D7" w:rsidRDefault="00EF38D7" w:rsidP="00EF38D7"/>
    <w:p w:rsidR="00EF38D7" w:rsidRDefault="00EF38D7" w:rsidP="00EF38D7"/>
    <w:p w:rsidR="00EF38D7" w:rsidRPr="009F28B0" w:rsidRDefault="00EF38D7" w:rsidP="00EF38D7">
      <w:pPr>
        <w:pStyle w:val="TtulodeTDC"/>
        <w:spacing w:before="0" w:line="240" w:lineRule="auto"/>
        <w:jc w:val="center"/>
        <w:rPr>
          <w:rFonts w:ascii="Arial" w:hAnsi="Arial" w:cs="Arial"/>
          <w:color w:val="auto"/>
          <w:sz w:val="24"/>
          <w:szCs w:val="24"/>
        </w:rPr>
      </w:pPr>
      <w:r w:rsidRPr="009F28B0">
        <w:rPr>
          <w:rFonts w:ascii="Arial" w:hAnsi="Arial" w:cs="Arial"/>
          <w:color w:val="auto"/>
          <w:sz w:val="24"/>
          <w:szCs w:val="24"/>
        </w:rPr>
        <w:t>INDICE</w:t>
      </w:r>
    </w:p>
    <w:p w:rsidR="00EF38D7" w:rsidRPr="00C60B86" w:rsidRDefault="00D943C3" w:rsidP="00EF38D7">
      <w:pPr>
        <w:pStyle w:val="TDC1"/>
        <w:tabs>
          <w:tab w:val="left" w:pos="440"/>
          <w:tab w:val="right" w:leader="dot" w:pos="9395"/>
        </w:tabs>
        <w:rPr>
          <w:rFonts w:ascii="Arial" w:eastAsia="Times New Roman" w:hAnsi="Arial" w:cs="Arial"/>
          <w:b w:val="0"/>
          <w:bCs w:val="0"/>
          <w:caps w:val="0"/>
          <w:noProof/>
          <w:lang w:val="es-ES" w:eastAsia="es-ES"/>
        </w:rPr>
      </w:pPr>
      <w:r w:rsidRPr="00D943C3">
        <w:rPr>
          <w:rFonts w:ascii="Arial" w:hAnsi="Arial" w:cs="Arial"/>
          <w:b w:val="0"/>
          <w:bCs w:val="0"/>
          <w:caps w:val="0"/>
          <w:lang w:val="es-ES"/>
        </w:rPr>
        <w:fldChar w:fldCharType="begin"/>
      </w:r>
      <w:r w:rsidR="00EF38D7" w:rsidRPr="009F28B0">
        <w:rPr>
          <w:rFonts w:ascii="Arial" w:hAnsi="Arial" w:cs="Arial"/>
          <w:b w:val="0"/>
          <w:bCs w:val="0"/>
          <w:caps w:val="0"/>
          <w:lang w:val="es-ES"/>
        </w:rPr>
        <w:instrText xml:space="preserve"> TOC \o "1-4" \h \z \u </w:instrText>
      </w:r>
      <w:r w:rsidRPr="00D943C3">
        <w:rPr>
          <w:rFonts w:ascii="Arial" w:hAnsi="Arial" w:cs="Arial"/>
          <w:b w:val="0"/>
          <w:bCs w:val="0"/>
          <w:caps w:val="0"/>
          <w:lang w:val="es-ES"/>
        </w:rPr>
        <w:fldChar w:fldCharType="separate"/>
      </w:r>
      <w:hyperlink w:anchor="_Toc286835411" w:history="1">
        <w:r w:rsidR="00EF38D7" w:rsidRPr="00C60B86">
          <w:rPr>
            <w:rStyle w:val="Hipervnculo"/>
            <w:b w:val="0"/>
            <w:noProof/>
            <w:sz w:val="24"/>
            <w:szCs w:val="24"/>
          </w:rPr>
          <w:t>1.</w:t>
        </w:r>
        <w:r w:rsidR="00EF38D7" w:rsidRPr="00C60B86">
          <w:rPr>
            <w:rFonts w:ascii="Arial" w:eastAsia="Times New Roman" w:hAnsi="Arial" w:cs="Arial"/>
            <w:b w:val="0"/>
            <w:bCs w:val="0"/>
            <w:caps w:val="0"/>
            <w:noProof/>
            <w:lang w:val="es-ES" w:eastAsia="es-ES"/>
          </w:rPr>
          <w:tab/>
        </w:r>
        <w:r w:rsidR="00EF38D7" w:rsidRPr="00C60B86">
          <w:rPr>
            <w:rStyle w:val="Hipervnculo"/>
            <w:b w:val="0"/>
            <w:noProof/>
            <w:sz w:val="24"/>
            <w:szCs w:val="24"/>
          </w:rPr>
          <w:t>DATOS DE LA INSTITUCIÓN</w:t>
        </w:r>
        <w:r w:rsidR="00EF38D7" w:rsidRPr="00C60B86">
          <w:rPr>
            <w:rFonts w:ascii="Arial" w:hAnsi="Arial" w:cs="Arial"/>
            <w:b w:val="0"/>
            <w:noProof/>
            <w:webHidden/>
          </w:rPr>
          <w:tab/>
        </w:r>
        <w:r w:rsidRPr="00C60B86">
          <w:rPr>
            <w:rFonts w:ascii="Arial" w:hAnsi="Arial" w:cs="Arial"/>
            <w:b w:val="0"/>
            <w:noProof/>
            <w:webHidden/>
          </w:rPr>
          <w:fldChar w:fldCharType="begin"/>
        </w:r>
        <w:r w:rsidR="00EF38D7" w:rsidRPr="00C60B86">
          <w:rPr>
            <w:rFonts w:ascii="Arial" w:hAnsi="Arial" w:cs="Arial"/>
            <w:b w:val="0"/>
            <w:noProof/>
            <w:webHidden/>
          </w:rPr>
          <w:instrText xml:space="preserve"> PAGEREF _Toc286835411 \h </w:instrText>
        </w:r>
        <w:r w:rsidRPr="00C60B86">
          <w:rPr>
            <w:rFonts w:ascii="Arial" w:hAnsi="Arial" w:cs="Arial"/>
            <w:b w:val="0"/>
            <w:noProof/>
            <w:webHidden/>
          </w:rPr>
        </w:r>
        <w:r w:rsidRPr="00C60B86">
          <w:rPr>
            <w:rFonts w:ascii="Arial" w:hAnsi="Arial" w:cs="Arial"/>
            <w:b w:val="0"/>
            <w:noProof/>
            <w:webHidden/>
          </w:rPr>
          <w:fldChar w:fldCharType="separate"/>
        </w:r>
        <w:r w:rsidR="00EF38D7" w:rsidRPr="00C60B86">
          <w:rPr>
            <w:rFonts w:ascii="Arial" w:hAnsi="Arial" w:cs="Arial"/>
            <w:b w:val="0"/>
            <w:noProof/>
            <w:webHidden/>
          </w:rPr>
          <w:t>4</w:t>
        </w:r>
        <w:r w:rsidRPr="00C60B86">
          <w:rPr>
            <w:rFonts w:ascii="Arial" w:hAnsi="Arial" w:cs="Arial"/>
            <w:b w:val="0"/>
            <w:noProof/>
            <w:webHidden/>
          </w:rPr>
          <w:fldChar w:fldCharType="end"/>
        </w:r>
      </w:hyperlink>
    </w:p>
    <w:p w:rsidR="00EF38D7" w:rsidRPr="009F28B0" w:rsidRDefault="00D943C3" w:rsidP="00C60B86">
      <w:pPr>
        <w:pStyle w:val="TDC2"/>
        <w:rPr>
          <w:rFonts w:eastAsia="Times New Roman"/>
          <w:lang w:val="es-ES" w:eastAsia="es-ES"/>
        </w:rPr>
      </w:pPr>
      <w:hyperlink w:anchor="_Toc286835412" w:history="1">
        <w:r w:rsidR="00EF38D7" w:rsidRPr="00C60B86">
          <w:rPr>
            <w:rStyle w:val="Hipervnculo"/>
            <w:b/>
            <w:sz w:val="24"/>
            <w:szCs w:val="24"/>
          </w:rPr>
          <w:t>1.1</w:t>
        </w:r>
        <w:r w:rsidR="00EF38D7" w:rsidRPr="00C60B86">
          <w:rPr>
            <w:rFonts w:eastAsia="Times New Roman"/>
            <w:lang w:val="es-ES" w:eastAsia="es-ES"/>
          </w:rPr>
          <w:tab/>
        </w:r>
        <w:r w:rsidR="00EF38D7" w:rsidRPr="00C60B86">
          <w:rPr>
            <w:rStyle w:val="Hipervnculo"/>
            <w:b/>
            <w:sz w:val="24"/>
            <w:szCs w:val="24"/>
          </w:rPr>
          <w:t>DATOS GENERALES</w:t>
        </w:r>
        <w:r w:rsidR="00EF38D7" w:rsidRPr="00C60B86">
          <w:rPr>
            <w:webHidden/>
          </w:rPr>
          <w:tab/>
        </w:r>
        <w:r w:rsidRPr="00C60B86">
          <w:rPr>
            <w:webHidden/>
          </w:rPr>
          <w:fldChar w:fldCharType="begin"/>
        </w:r>
        <w:r w:rsidR="00EF38D7" w:rsidRPr="00C60B86">
          <w:rPr>
            <w:webHidden/>
          </w:rPr>
          <w:instrText xml:space="preserve"> PAGEREF _Toc286835412 \h </w:instrText>
        </w:r>
        <w:r w:rsidRPr="00C60B86">
          <w:rPr>
            <w:webHidden/>
          </w:rPr>
        </w:r>
        <w:r w:rsidRPr="00C60B86">
          <w:rPr>
            <w:webHidden/>
          </w:rPr>
          <w:fldChar w:fldCharType="separate"/>
        </w:r>
        <w:r w:rsidR="00EF38D7" w:rsidRPr="00C60B86">
          <w:rPr>
            <w:webHidden/>
          </w:rPr>
          <w:t>4</w:t>
        </w:r>
        <w:r w:rsidRPr="00C60B86">
          <w:rPr>
            <w:webHidden/>
          </w:rPr>
          <w:fldChar w:fldCharType="end"/>
        </w:r>
      </w:hyperlink>
    </w:p>
    <w:p w:rsidR="00EF38D7" w:rsidRPr="00C60B86" w:rsidRDefault="00D943C3" w:rsidP="00C60B86">
      <w:pPr>
        <w:pStyle w:val="TDC2"/>
        <w:rPr>
          <w:rFonts w:eastAsia="Times New Roman"/>
          <w:lang w:val="es-ES" w:eastAsia="es-ES"/>
        </w:rPr>
      </w:pPr>
      <w:hyperlink w:anchor="_Toc286835413" w:history="1">
        <w:r w:rsidR="00EF38D7" w:rsidRPr="00C60B86">
          <w:rPr>
            <w:rStyle w:val="Hipervnculo"/>
            <w:b/>
            <w:sz w:val="24"/>
            <w:szCs w:val="24"/>
          </w:rPr>
          <w:t>1.2</w:t>
        </w:r>
        <w:r w:rsidR="00EF38D7" w:rsidRPr="00C60B86">
          <w:rPr>
            <w:rFonts w:eastAsia="Times New Roman"/>
            <w:lang w:val="es-ES" w:eastAsia="es-ES"/>
          </w:rPr>
          <w:tab/>
        </w:r>
        <w:r w:rsidR="00EF38D7" w:rsidRPr="00C60B86">
          <w:rPr>
            <w:rStyle w:val="Hipervnculo"/>
            <w:b/>
            <w:sz w:val="24"/>
            <w:szCs w:val="24"/>
          </w:rPr>
          <w:t>ANALISIS DE LA SITUACIÓN</w:t>
        </w:r>
        <w:r w:rsidR="00EF38D7" w:rsidRPr="00C60B86">
          <w:rPr>
            <w:webHidden/>
          </w:rPr>
          <w:tab/>
        </w:r>
        <w:r w:rsidRPr="00C60B86">
          <w:rPr>
            <w:webHidden/>
          </w:rPr>
          <w:fldChar w:fldCharType="begin"/>
        </w:r>
        <w:r w:rsidR="00EF38D7" w:rsidRPr="00C60B86">
          <w:rPr>
            <w:webHidden/>
          </w:rPr>
          <w:instrText xml:space="preserve"> PAGEREF _Toc286835413 \h </w:instrText>
        </w:r>
        <w:r w:rsidRPr="00C60B86">
          <w:rPr>
            <w:webHidden/>
          </w:rPr>
        </w:r>
        <w:r w:rsidRPr="00C60B86">
          <w:rPr>
            <w:webHidden/>
          </w:rPr>
          <w:fldChar w:fldCharType="separate"/>
        </w:r>
        <w:r w:rsidR="00EF38D7" w:rsidRPr="00C60B86">
          <w:rPr>
            <w:webHidden/>
          </w:rPr>
          <w:t>4</w:t>
        </w:r>
        <w:r w:rsidRPr="00C60B86">
          <w:rPr>
            <w:webHidden/>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14" w:history="1">
        <w:r w:rsidR="00EF38D7" w:rsidRPr="009F28B0">
          <w:rPr>
            <w:rStyle w:val="Hipervnculo"/>
            <w:noProof/>
            <w:sz w:val="24"/>
            <w:szCs w:val="24"/>
          </w:rPr>
          <w:t>1.2.1</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rPr>
          <w:t>Características geográficas</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_Toc286835414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4</w:t>
        </w:r>
        <w:r w:rsidRPr="009F28B0">
          <w:rPr>
            <w:rFonts w:ascii="Arial" w:hAnsi="Arial" w:cs="Arial"/>
            <w:noProof/>
            <w:webHidden/>
            <w:sz w:val="24"/>
            <w:szCs w:val="24"/>
          </w:rPr>
          <w:fldChar w:fldCharType="end"/>
        </w:r>
      </w:hyperlink>
    </w:p>
    <w:p w:rsidR="00EF38D7" w:rsidRPr="009F28B0" w:rsidRDefault="00D943C3" w:rsidP="00EF38D7">
      <w:pPr>
        <w:pStyle w:val="TDC4"/>
        <w:tabs>
          <w:tab w:val="right" w:leader="dot" w:pos="9395"/>
        </w:tabs>
        <w:rPr>
          <w:rFonts w:ascii="Arial" w:eastAsia="Times New Roman" w:hAnsi="Arial" w:cs="Arial"/>
          <w:noProof/>
          <w:sz w:val="24"/>
          <w:szCs w:val="24"/>
          <w:lang w:val="es-ES" w:eastAsia="es-ES"/>
        </w:rPr>
      </w:pPr>
      <w:hyperlink w:anchor="_Toc286835415" w:history="1">
        <w:r w:rsidR="00EF38D7" w:rsidRPr="009F28B0">
          <w:rPr>
            <w:rStyle w:val="Hipervnculo"/>
            <w:noProof/>
            <w:sz w:val="24"/>
            <w:szCs w:val="24"/>
          </w:rPr>
          <w:t>Limites</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_Toc286835415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4</w:t>
        </w:r>
        <w:r w:rsidRPr="009F28B0">
          <w:rPr>
            <w:rFonts w:ascii="Arial" w:hAnsi="Arial" w:cs="Arial"/>
            <w:noProof/>
            <w:webHidden/>
            <w:sz w:val="24"/>
            <w:szCs w:val="24"/>
          </w:rPr>
          <w:fldChar w:fldCharType="end"/>
        </w:r>
      </w:hyperlink>
    </w:p>
    <w:p w:rsidR="00EF38D7" w:rsidRPr="009F28B0" w:rsidRDefault="00D943C3" w:rsidP="00EF38D7">
      <w:pPr>
        <w:pStyle w:val="TDC4"/>
        <w:tabs>
          <w:tab w:val="right" w:leader="dot" w:pos="9395"/>
        </w:tabs>
        <w:rPr>
          <w:rFonts w:ascii="Arial" w:eastAsia="Times New Roman" w:hAnsi="Arial" w:cs="Arial"/>
          <w:noProof/>
          <w:sz w:val="24"/>
          <w:szCs w:val="24"/>
          <w:lang w:val="es-ES" w:eastAsia="es-ES"/>
        </w:rPr>
      </w:pPr>
      <w:hyperlink w:anchor="_Toc286835418" w:history="1">
        <w:r w:rsidR="00EF38D7" w:rsidRPr="009F28B0">
          <w:rPr>
            <w:rStyle w:val="Hipervnculo"/>
            <w:noProof/>
            <w:sz w:val="24"/>
            <w:szCs w:val="24"/>
          </w:rPr>
          <w:t>Clima</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_Toc286835418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4</w:t>
        </w:r>
        <w:r w:rsidRPr="009F28B0">
          <w:rPr>
            <w:rFonts w:ascii="Arial" w:hAnsi="Arial" w:cs="Arial"/>
            <w:noProof/>
            <w:webHidden/>
            <w:sz w:val="24"/>
            <w:szCs w:val="24"/>
          </w:rPr>
          <w:fldChar w:fldCharType="end"/>
        </w:r>
      </w:hyperlink>
    </w:p>
    <w:p w:rsidR="00EF38D7" w:rsidRPr="009F28B0" w:rsidRDefault="00D943C3" w:rsidP="00EF38D7">
      <w:pPr>
        <w:pStyle w:val="TDC4"/>
        <w:tabs>
          <w:tab w:val="right" w:leader="dot" w:pos="9395"/>
        </w:tabs>
        <w:rPr>
          <w:rFonts w:ascii="Arial" w:eastAsia="Times New Roman" w:hAnsi="Arial" w:cs="Arial"/>
          <w:noProof/>
          <w:sz w:val="24"/>
          <w:szCs w:val="24"/>
          <w:lang w:val="es-ES" w:eastAsia="es-ES"/>
        </w:rPr>
      </w:pPr>
      <w:hyperlink w:anchor="_Toc286835419" w:history="1">
        <w:r w:rsidR="00EF38D7" w:rsidRPr="009F28B0">
          <w:rPr>
            <w:rStyle w:val="Hipervnculo"/>
            <w:noProof/>
            <w:sz w:val="24"/>
            <w:szCs w:val="24"/>
          </w:rPr>
          <w:t>Geografía</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_Toc286835419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4</w:t>
        </w:r>
        <w:r w:rsidRPr="009F28B0">
          <w:rPr>
            <w:rFonts w:ascii="Arial" w:hAnsi="Arial" w:cs="Arial"/>
            <w:noProof/>
            <w:webHidden/>
            <w:sz w:val="24"/>
            <w:szCs w:val="24"/>
          </w:rPr>
          <w:fldChar w:fldCharType="end"/>
        </w:r>
      </w:hyperlink>
    </w:p>
    <w:p w:rsidR="00EF38D7" w:rsidRPr="009F28B0" w:rsidRDefault="00D943C3" w:rsidP="00EF38D7">
      <w:pPr>
        <w:pStyle w:val="TDC4"/>
        <w:tabs>
          <w:tab w:val="right" w:leader="dot" w:pos="9395"/>
        </w:tabs>
        <w:rPr>
          <w:rFonts w:ascii="Arial" w:eastAsia="Times New Roman" w:hAnsi="Arial" w:cs="Arial"/>
          <w:noProof/>
          <w:sz w:val="24"/>
          <w:szCs w:val="24"/>
          <w:lang w:val="es-ES" w:eastAsia="es-ES"/>
        </w:rPr>
      </w:pPr>
      <w:hyperlink w:anchor="_Toc286835420" w:history="1">
        <w:r w:rsidR="00EF38D7" w:rsidRPr="009F28B0">
          <w:rPr>
            <w:rStyle w:val="Hipervnculo"/>
            <w:noProof/>
            <w:sz w:val="24"/>
            <w:szCs w:val="24"/>
          </w:rPr>
          <w:t>Hidrografía.</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_Toc286835420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4</w:t>
        </w:r>
        <w:r w:rsidRPr="009F28B0">
          <w:rPr>
            <w:rFonts w:ascii="Arial" w:hAnsi="Arial" w:cs="Arial"/>
            <w:noProof/>
            <w:webHidden/>
            <w:sz w:val="24"/>
            <w:szCs w:val="24"/>
          </w:rPr>
          <w:fldChar w:fldCharType="end"/>
        </w:r>
      </w:hyperlink>
    </w:p>
    <w:p w:rsidR="00EF38D7" w:rsidRPr="009F28B0" w:rsidRDefault="00D943C3" w:rsidP="00EF38D7">
      <w:pPr>
        <w:pStyle w:val="TDC4"/>
        <w:tabs>
          <w:tab w:val="right" w:leader="dot" w:pos="9395"/>
        </w:tabs>
        <w:rPr>
          <w:rFonts w:ascii="Arial" w:eastAsia="Times New Roman" w:hAnsi="Arial" w:cs="Arial"/>
          <w:noProof/>
          <w:sz w:val="24"/>
          <w:szCs w:val="24"/>
          <w:lang w:val="es-ES" w:eastAsia="es-ES"/>
        </w:rPr>
      </w:pPr>
      <w:hyperlink w:anchor="_Toc286835421" w:history="1">
        <w:r w:rsidR="00EF38D7" w:rsidRPr="009F28B0">
          <w:rPr>
            <w:rStyle w:val="Hipervnculo"/>
            <w:noProof/>
            <w:sz w:val="24"/>
            <w:szCs w:val="24"/>
            <w:lang w:val="es-ES"/>
          </w:rPr>
          <w:t>Accesibilidad</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_Toc286835421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5</w:t>
        </w:r>
        <w:r w:rsidRPr="009F28B0">
          <w:rPr>
            <w:rFonts w:ascii="Arial" w:hAnsi="Arial" w:cs="Arial"/>
            <w:noProof/>
            <w:webHidden/>
            <w:sz w:val="24"/>
            <w:szCs w:val="24"/>
          </w:rPr>
          <w:fldChar w:fldCharType="end"/>
        </w:r>
      </w:hyperlink>
    </w:p>
    <w:p w:rsidR="00EF38D7" w:rsidRPr="009F28B0" w:rsidRDefault="00D943C3" w:rsidP="00EF38D7">
      <w:pPr>
        <w:pStyle w:val="TDC4"/>
        <w:tabs>
          <w:tab w:val="right" w:leader="dot" w:pos="9395"/>
        </w:tabs>
        <w:rPr>
          <w:rFonts w:ascii="Arial" w:eastAsia="Times New Roman" w:hAnsi="Arial" w:cs="Arial"/>
          <w:noProof/>
          <w:sz w:val="24"/>
          <w:szCs w:val="24"/>
          <w:lang w:val="es-ES" w:eastAsia="es-ES"/>
        </w:rPr>
      </w:pPr>
      <w:hyperlink w:anchor="_Toc286835422" w:history="1">
        <w:r w:rsidR="00EF38D7" w:rsidRPr="009F28B0">
          <w:rPr>
            <w:rStyle w:val="Hipervnculo"/>
            <w:noProof/>
            <w:sz w:val="24"/>
            <w:szCs w:val="24"/>
            <w:lang w:val="es-ES"/>
          </w:rPr>
          <w:t>Economía.</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_Toc286835422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5</w:t>
        </w:r>
        <w:r w:rsidRPr="009F28B0">
          <w:rPr>
            <w:rFonts w:ascii="Arial" w:hAnsi="Arial" w:cs="Arial"/>
            <w:noProof/>
            <w:webHidden/>
            <w:sz w:val="24"/>
            <w:szCs w:val="24"/>
          </w:rPr>
          <w:fldChar w:fldCharType="end"/>
        </w:r>
      </w:hyperlink>
    </w:p>
    <w:p w:rsidR="00EF38D7" w:rsidRPr="009F28B0" w:rsidRDefault="00D943C3" w:rsidP="00EF38D7">
      <w:pPr>
        <w:pStyle w:val="TDC4"/>
        <w:tabs>
          <w:tab w:val="right" w:leader="dot" w:pos="9395"/>
        </w:tabs>
        <w:rPr>
          <w:rFonts w:ascii="Arial" w:eastAsia="Times New Roman" w:hAnsi="Arial" w:cs="Arial"/>
          <w:noProof/>
          <w:sz w:val="24"/>
          <w:szCs w:val="24"/>
          <w:lang w:val="es-ES" w:eastAsia="es-ES"/>
        </w:rPr>
      </w:pPr>
      <w:hyperlink w:anchor="_Toc286835423" w:history="1">
        <w:r w:rsidR="00EF38D7" w:rsidRPr="009F28B0">
          <w:rPr>
            <w:rStyle w:val="Hipervnculo"/>
            <w:noProof/>
            <w:sz w:val="24"/>
            <w:szCs w:val="24"/>
          </w:rPr>
          <w:t>Funcional.</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_Toc286835423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5</w:t>
        </w:r>
        <w:r w:rsidRPr="009F28B0">
          <w:rPr>
            <w:rFonts w:ascii="Arial" w:hAnsi="Arial" w:cs="Arial"/>
            <w:noProof/>
            <w:webHidden/>
            <w:sz w:val="24"/>
            <w:szCs w:val="24"/>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24" w:history="1">
        <w:r w:rsidR="00EF38D7" w:rsidRPr="009F28B0">
          <w:rPr>
            <w:rStyle w:val="Hipervnculo"/>
            <w:noProof/>
            <w:sz w:val="24"/>
            <w:szCs w:val="24"/>
            <w:lang w:val="es-ES"/>
          </w:rPr>
          <w:t>1.2.2</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lang w:val="es-ES"/>
          </w:rPr>
          <w:t>Características demográficas.</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_Toc286835424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5</w:t>
        </w:r>
        <w:r w:rsidRPr="009F28B0">
          <w:rPr>
            <w:rFonts w:ascii="Arial" w:hAnsi="Arial" w:cs="Arial"/>
            <w:noProof/>
            <w:webHidden/>
            <w:sz w:val="24"/>
            <w:szCs w:val="24"/>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25" w:history="1">
        <w:r w:rsidR="00EF38D7" w:rsidRPr="009F28B0">
          <w:rPr>
            <w:rStyle w:val="Hipervnculo"/>
            <w:noProof/>
            <w:sz w:val="24"/>
            <w:szCs w:val="24"/>
            <w:lang w:val="es-ES"/>
          </w:rPr>
          <w:t>1.2.3</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lang w:val="es-ES"/>
          </w:rPr>
          <w:t>Actividad productiva</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_Toc286835425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6</w:t>
        </w:r>
        <w:r w:rsidRPr="009F28B0">
          <w:rPr>
            <w:rFonts w:ascii="Arial" w:hAnsi="Arial" w:cs="Arial"/>
            <w:noProof/>
            <w:webHidden/>
            <w:sz w:val="24"/>
            <w:szCs w:val="24"/>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26" w:history="1">
        <w:r w:rsidR="00EF38D7" w:rsidRPr="009F28B0">
          <w:rPr>
            <w:rStyle w:val="Hipervnculo"/>
            <w:noProof/>
            <w:sz w:val="24"/>
            <w:szCs w:val="24"/>
            <w:lang w:val="es-ES"/>
          </w:rPr>
          <w:t>1.2.4</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lang w:val="es-ES"/>
          </w:rPr>
          <w:t>Actividad socioeconómica.</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_Toc286835426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6</w:t>
        </w:r>
        <w:r w:rsidRPr="009F28B0">
          <w:rPr>
            <w:rFonts w:ascii="Arial" w:hAnsi="Arial" w:cs="Arial"/>
            <w:noProof/>
            <w:webHidden/>
            <w:sz w:val="24"/>
            <w:szCs w:val="24"/>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27" w:history="1">
        <w:r w:rsidR="00EF38D7" w:rsidRPr="009F28B0">
          <w:rPr>
            <w:rStyle w:val="Hipervnculo"/>
            <w:noProof/>
            <w:sz w:val="24"/>
            <w:szCs w:val="24"/>
            <w:lang w:val="es-ES"/>
          </w:rPr>
          <w:t>1.2.5</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lang w:val="es-ES"/>
          </w:rPr>
          <w:t>Tensiones sociales</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_Toc286835427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7</w:t>
        </w:r>
        <w:r w:rsidRPr="009F28B0">
          <w:rPr>
            <w:rFonts w:ascii="Arial" w:hAnsi="Arial" w:cs="Arial"/>
            <w:noProof/>
            <w:webHidden/>
            <w:sz w:val="24"/>
            <w:szCs w:val="24"/>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28" w:history="1">
        <w:r w:rsidR="00EF38D7" w:rsidRPr="009F28B0">
          <w:rPr>
            <w:rStyle w:val="Hipervnculo"/>
            <w:noProof/>
            <w:sz w:val="24"/>
            <w:szCs w:val="24"/>
            <w:lang w:val="es-ES"/>
          </w:rPr>
          <w:t>1.2.6</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lang w:val="es-ES"/>
          </w:rPr>
          <w:t>Práctica religiosa:</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_Toc286835428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7</w:t>
        </w:r>
        <w:r w:rsidRPr="009F28B0">
          <w:rPr>
            <w:rFonts w:ascii="Arial" w:hAnsi="Arial" w:cs="Arial"/>
            <w:noProof/>
            <w:webHidden/>
            <w:sz w:val="24"/>
            <w:szCs w:val="24"/>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29" w:history="1">
        <w:r w:rsidR="00EF38D7" w:rsidRPr="009F28B0">
          <w:rPr>
            <w:rStyle w:val="Hipervnculo"/>
            <w:noProof/>
            <w:sz w:val="24"/>
            <w:szCs w:val="24"/>
            <w:lang w:val="es-ES"/>
          </w:rPr>
          <w:t>1.2.7</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lang w:val="es-ES"/>
          </w:rPr>
          <w:t>Movimientos asociacionistas</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_Toc286835429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7</w:t>
        </w:r>
        <w:r w:rsidRPr="009F28B0">
          <w:rPr>
            <w:rFonts w:ascii="Arial" w:hAnsi="Arial" w:cs="Arial"/>
            <w:noProof/>
            <w:webHidden/>
            <w:sz w:val="24"/>
            <w:szCs w:val="24"/>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30" w:history="1">
        <w:r w:rsidR="00EF38D7" w:rsidRPr="009F28B0">
          <w:rPr>
            <w:rStyle w:val="Hipervnculo"/>
            <w:noProof/>
            <w:sz w:val="24"/>
            <w:szCs w:val="24"/>
            <w:lang w:val="es-ES"/>
          </w:rPr>
          <w:t>1.2.8</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lang w:val="es-ES"/>
          </w:rPr>
          <w:t>Organizaciones estatales</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_Toc286835430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7</w:t>
        </w:r>
        <w:r w:rsidRPr="009F28B0">
          <w:rPr>
            <w:rFonts w:ascii="Arial" w:hAnsi="Arial" w:cs="Arial"/>
            <w:noProof/>
            <w:webHidden/>
            <w:sz w:val="24"/>
            <w:szCs w:val="24"/>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31" w:history="1">
        <w:r w:rsidR="00EF38D7" w:rsidRPr="009F28B0">
          <w:rPr>
            <w:rStyle w:val="Hipervnculo"/>
            <w:noProof/>
            <w:sz w:val="24"/>
            <w:szCs w:val="24"/>
            <w:lang w:val="es-ES"/>
          </w:rPr>
          <w:t>1.2.9</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lang w:val="es-ES"/>
          </w:rPr>
          <w:t>Organizaciones privadas</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_Toc286835431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8</w:t>
        </w:r>
        <w:r w:rsidRPr="009F28B0">
          <w:rPr>
            <w:rFonts w:ascii="Arial" w:hAnsi="Arial" w:cs="Arial"/>
            <w:noProof/>
            <w:webHidden/>
            <w:sz w:val="24"/>
            <w:szCs w:val="24"/>
          </w:rPr>
          <w:fldChar w:fldCharType="end"/>
        </w:r>
      </w:hyperlink>
    </w:p>
    <w:p w:rsidR="00EF38D7" w:rsidRPr="009F28B0" w:rsidRDefault="00D943C3" w:rsidP="00EF38D7">
      <w:pPr>
        <w:pStyle w:val="TDC3"/>
        <w:tabs>
          <w:tab w:val="left" w:pos="1100"/>
          <w:tab w:val="right" w:leader="dot" w:pos="9395"/>
        </w:tabs>
        <w:rPr>
          <w:rFonts w:ascii="Arial" w:eastAsia="Times New Roman" w:hAnsi="Arial" w:cs="Arial"/>
          <w:noProof/>
          <w:sz w:val="24"/>
          <w:szCs w:val="24"/>
          <w:lang w:val="es-ES" w:eastAsia="es-ES"/>
        </w:rPr>
      </w:pPr>
      <w:hyperlink w:anchor="_Toc286835432" w:history="1">
        <w:r w:rsidR="00EF38D7" w:rsidRPr="009F28B0">
          <w:rPr>
            <w:rStyle w:val="Hipervnculo"/>
            <w:noProof/>
            <w:sz w:val="24"/>
            <w:szCs w:val="24"/>
            <w:lang w:val="es-ES"/>
          </w:rPr>
          <w:t>1.2.10</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lang w:val="es-ES"/>
          </w:rPr>
          <w:t>Servicios del centro de salud</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_Toc286835432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8</w:t>
        </w:r>
        <w:r w:rsidRPr="009F28B0">
          <w:rPr>
            <w:rFonts w:ascii="Arial" w:hAnsi="Arial" w:cs="Arial"/>
            <w:noProof/>
            <w:webHidden/>
            <w:sz w:val="24"/>
            <w:szCs w:val="24"/>
          </w:rPr>
          <w:fldChar w:fldCharType="end"/>
        </w:r>
      </w:hyperlink>
    </w:p>
    <w:p w:rsidR="00EF38D7" w:rsidRPr="009F28B0" w:rsidRDefault="00D943C3" w:rsidP="00EF38D7">
      <w:pPr>
        <w:pStyle w:val="TDC3"/>
        <w:tabs>
          <w:tab w:val="left" w:pos="1100"/>
          <w:tab w:val="right" w:leader="dot" w:pos="9395"/>
        </w:tabs>
        <w:rPr>
          <w:rFonts w:ascii="Arial" w:eastAsia="Times New Roman" w:hAnsi="Arial" w:cs="Arial"/>
          <w:noProof/>
          <w:sz w:val="24"/>
          <w:szCs w:val="24"/>
          <w:lang w:val="es-ES" w:eastAsia="es-ES"/>
        </w:rPr>
      </w:pPr>
      <w:hyperlink w:anchor="_Toc286835433" w:history="1">
        <w:r w:rsidR="00EF38D7" w:rsidRPr="009F28B0">
          <w:rPr>
            <w:rStyle w:val="Hipervnculo"/>
            <w:noProof/>
            <w:sz w:val="24"/>
            <w:szCs w:val="24"/>
            <w:lang w:val="es-ES"/>
          </w:rPr>
          <w:t>1.2.11</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lang w:val="es-ES"/>
          </w:rPr>
          <w:t>Infraestructura</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_Toc286835433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9</w:t>
        </w:r>
        <w:r w:rsidRPr="009F28B0">
          <w:rPr>
            <w:rFonts w:ascii="Arial" w:hAnsi="Arial" w:cs="Arial"/>
            <w:noProof/>
            <w:webHidden/>
            <w:sz w:val="24"/>
            <w:szCs w:val="24"/>
          </w:rPr>
          <w:fldChar w:fldCharType="end"/>
        </w:r>
      </w:hyperlink>
    </w:p>
    <w:p w:rsidR="00EF38D7" w:rsidRPr="009F28B0" w:rsidRDefault="00D943C3" w:rsidP="00EF38D7">
      <w:pPr>
        <w:pStyle w:val="TDC3"/>
        <w:tabs>
          <w:tab w:val="left" w:pos="1100"/>
          <w:tab w:val="right" w:leader="dot" w:pos="9395"/>
        </w:tabs>
        <w:rPr>
          <w:rFonts w:ascii="Arial" w:eastAsia="Times New Roman" w:hAnsi="Arial" w:cs="Arial"/>
          <w:noProof/>
          <w:sz w:val="24"/>
          <w:szCs w:val="24"/>
          <w:lang w:val="es-ES" w:eastAsia="es-ES"/>
        </w:rPr>
      </w:pPr>
      <w:hyperlink w:anchor="_Toc286835434" w:history="1">
        <w:r w:rsidR="00EF38D7" w:rsidRPr="009F28B0">
          <w:rPr>
            <w:rStyle w:val="Hipervnculo"/>
            <w:noProof/>
            <w:sz w:val="24"/>
            <w:szCs w:val="24"/>
            <w:lang w:val="es-ES"/>
          </w:rPr>
          <w:t>1.2.12</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lang w:val="es-ES"/>
          </w:rPr>
          <w:t>Personal del centro:</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_Toc286835434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10</w:t>
        </w:r>
        <w:r w:rsidRPr="009F28B0">
          <w:rPr>
            <w:rFonts w:ascii="Arial" w:hAnsi="Arial" w:cs="Arial"/>
            <w:noProof/>
            <w:webHidden/>
            <w:sz w:val="24"/>
            <w:szCs w:val="24"/>
          </w:rPr>
          <w:fldChar w:fldCharType="end"/>
        </w:r>
      </w:hyperlink>
    </w:p>
    <w:p w:rsidR="00EF38D7" w:rsidRPr="009F28B0" w:rsidRDefault="00D943C3" w:rsidP="00EF38D7">
      <w:pPr>
        <w:pStyle w:val="TDC1"/>
        <w:tabs>
          <w:tab w:val="left" w:pos="440"/>
          <w:tab w:val="right" w:leader="dot" w:pos="9395"/>
        </w:tabs>
        <w:rPr>
          <w:rFonts w:ascii="Arial" w:eastAsia="Times New Roman" w:hAnsi="Arial" w:cs="Arial"/>
          <w:b w:val="0"/>
          <w:bCs w:val="0"/>
          <w:caps w:val="0"/>
          <w:noProof/>
          <w:lang w:val="es-ES" w:eastAsia="es-ES"/>
        </w:rPr>
      </w:pPr>
      <w:hyperlink w:anchor="_Toc286835435" w:history="1">
        <w:r w:rsidR="00EF38D7" w:rsidRPr="009F28B0">
          <w:rPr>
            <w:rStyle w:val="Hipervnculo"/>
            <w:noProof/>
            <w:sz w:val="24"/>
            <w:szCs w:val="24"/>
          </w:rPr>
          <w:t>2.</w:t>
        </w:r>
        <w:r w:rsidR="00EF38D7" w:rsidRPr="009F28B0">
          <w:rPr>
            <w:rFonts w:ascii="Arial" w:eastAsia="Times New Roman" w:hAnsi="Arial" w:cs="Arial"/>
            <w:b w:val="0"/>
            <w:bCs w:val="0"/>
            <w:caps w:val="0"/>
            <w:noProof/>
            <w:lang w:val="es-ES" w:eastAsia="es-ES"/>
          </w:rPr>
          <w:tab/>
        </w:r>
        <w:r w:rsidR="00EF38D7" w:rsidRPr="009F28B0">
          <w:rPr>
            <w:rStyle w:val="Hipervnculo"/>
            <w:noProof/>
            <w:sz w:val="24"/>
            <w:szCs w:val="24"/>
          </w:rPr>
          <w:t>SINTESIS DEL PROBLEMA:</w:t>
        </w:r>
        <w:r w:rsidR="00EF38D7" w:rsidRPr="009F28B0">
          <w:rPr>
            <w:rFonts w:ascii="Arial" w:hAnsi="Arial" w:cs="Arial"/>
            <w:noProof/>
            <w:webHidden/>
          </w:rPr>
          <w:tab/>
        </w:r>
        <w:r w:rsidRPr="009F28B0">
          <w:rPr>
            <w:rFonts w:ascii="Arial" w:hAnsi="Arial" w:cs="Arial"/>
            <w:noProof/>
            <w:webHidden/>
          </w:rPr>
          <w:fldChar w:fldCharType="begin"/>
        </w:r>
        <w:r w:rsidR="00EF38D7" w:rsidRPr="009F28B0">
          <w:rPr>
            <w:rFonts w:ascii="Arial" w:hAnsi="Arial" w:cs="Arial"/>
            <w:noProof/>
            <w:webHidden/>
          </w:rPr>
          <w:instrText xml:space="preserve"> PAGEREF _Toc286835435 \h </w:instrText>
        </w:r>
        <w:r w:rsidRPr="009F28B0">
          <w:rPr>
            <w:rFonts w:ascii="Arial" w:hAnsi="Arial" w:cs="Arial"/>
            <w:noProof/>
            <w:webHidden/>
          </w:rPr>
        </w:r>
        <w:r w:rsidRPr="009F28B0">
          <w:rPr>
            <w:rFonts w:ascii="Arial" w:hAnsi="Arial" w:cs="Arial"/>
            <w:noProof/>
            <w:webHidden/>
          </w:rPr>
          <w:fldChar w:fldCharType="separate"/>
        </w:r>
        <w:r w:rsidR="00EF38D7">
          <w:rPr>
            <w:rFonts w:ascii="Arial" w:hAnsi="Arial" w:cs="Arial"/>
            <w:noProof/>
            <w:webHidden/>
          </w:rPr>
          <w:t>10</w:t>
        </w:r>
        <w:r w:rsidRPr="009F28B0">
          <w:rPr>
            <w:rFonts w:ascii="Arial" w:hAnsi="Arial" w:cs="Arial"/>
            <w:noProof/>
            <w:webHidden/>
          </w:rPr>
          <w:fldChar w:fldCharType="end"/>
        </w:r>
      </w:hyperlink>
    </w:p>
    <w:p w:rsidR="00EF38D7" w:rsidRPr="009F28B0" w:rsidRDefault="00D943C3" w:rsidP="00EF38D7">
      <w:pPr>
        <w:pStyle w:val="TDC1"/>
        <w:tabs>
          <w:tab w:val="left" w:pos="440"/>
          <w:tab w:val="right" w:leader="dot" w:pos="9395"/>
        </w:tabs>
        <w:rPr>
          <w:rFonts w:ascii="Arial" w:eastAsia="Times New Roman" w:hAnsi="Arial" w:cs="Arial"/>
          <w:b w:val="0"/>
          <w:bCs w:val="0"/>
          <w:caps w:val="0"/>
          <w:noProof/>
          <w:lang w:val="es-ES" w:eastAsia="es-ES"/>
        </w:rPr>
      </w:pPr>
      <w:hyperlink w:anchor="_Toc286835436" w:history="1">
        <w:r w:rsidR="00EF38D7" w:rsidRPr="009F28B0">
          <w:rPr>
            <w:rStyle w:val="Hipervnculo"/>
            <w:noProof/>
            <w:sz w:val="24"/>
            <w:szCs w:val="24"/>
          </w:rPr>
          <w:t>3.</w:t>
        </w:r>
        <w:r w:rsidR="00EF38D7" w:rsidRPr="009F28B0">
          <w:rPr>
            <w:rFonts w:ascii="Arial" w:eastAsia="Times New Roman" w:hAnsi="Arial" w:cs="Arial"/>
            <w:b w:val="0"/>
            <w:bCs w:val="0"/>
            <w:caps w:val="0"/>
            <w:noProof/>
            <w:lang w:val="es-ES" w:eastAsia="es-ES"/>
          </w:rPr>
          <w:tab/>
        </w:r>
        <w:r w:rsidR="00EF38D7">
          <w:rPr>
            <w:rStyle w:val="Hipervnculo"/>
            <w:noProof/>
            <w:sz w:val="24"/>
            <w:szCs w:val="24"/>
          </w:rPr>
          <w:t>JUSTIFICACI</w:t>
        </w:r>
        <w:r w:rsidR="00EF38D7" w:rsidRPr="00AB1D2C">
          <w:rPr>
            <w:rStyle w:val="Hipervnculo"/>
            <w:noProof/>
            <w:sz w:val="24"/>
            <w:szCs w:val="24"/>
          </w:rPr>
          <w:t>Ó</w:t>
        </w:r>
        <w:r w:rsidR="00EF38D7" w:rsidRPr="009F28B0">
          <w:rPr>
            <w:rStyle w:val="Hipervnculo"/>
            <w:noProof/>
            <w:sz w:val="24"/>
            <w:szCs w:val="24"/>
          </w:rPr>
          <w:t>N</w:t>
        </w:r>
        <w:r w:rsidR="00EF38D7" w:rsidRPr="009F28B0">
          <w:rPr>
            <w:rFonts w:ascii="Arial" w:hAnsi="Arial" w:cs="Arial"/>
            <w:noProof/>
            <w:webHidden/>
          </w:rPr>
          <w:tab/>
        </w:r>
        <w:r w:rsidRPr="009F28B0">
          <w:rPr>
            <w:rFonts w:ascii="Arial" w:hAnsi="Arial" w:cs="Arial"/>
            <w:noProof/>
            <w:webHidden/>
          </w:rPr>
          <w:fldChar w:fldCharType="begin"/>
        </w:r>
        <w:r w:rsidR="00EF38D7" w:rsidRPr="009F28B0">
          <w:rPr>
            <w:rFonts w:ascii="Arial" w:hAnsi="Arial" w:cs="Arial"/>
            <w:noProof/>
            <w:webHidden/>
          </w:rPr>
          <w:instrText xml:space="preserve"> PAGEREF _Toc286835436 \h </w:instrText>
        </w:r>
        <w:r w:rsidRPr="009F28B0">
          <w:rPr>
            <w:rFonts w:ascii="Arial" w:hAnsi="Arial" w:cs="Arial"/>
            <w:noProof/>
            <w:webHidden/>
          </w:rPr>
        </w:r>
        <w:r w:rsidRPr="009F28B0">
          <w:rPr>
            <w:rFonts w:ascii="Arial" w:hAnsi="Arial" w:cs="Arial"/>
            <w:noProof/>
            <w:webHidden/>
          </w:rPr>
          <w:fldChar w:fldCharType="separate"/>
        </w:r>
        <w:r w:rsidR="00EF38D7">
          <w:rPr>
            <w:rFonts w:ascii="Arial" w:hAnsi="Arial" w:cs="Arial"/>
            <w:noProof/>
            <w:webHidden/>
          </w:rPr>
          <w:t>13</w:t>
        </w:r>
        <w:r w:rsidRPr="009F28B0">
          <w:rPr>
            <w:rFonts w:ascii="Arial" w:hAnsi="Arial" w:cs="Arial"/>
            <w:noProof/>
            <w:webHidden/>
          </w:rPr>
          <w:fldChar w:fldCharType="end"/>
        </w:r>
      </w:hyperlink>
    </w:p>
    <w:p w:rsidR="00EF38D7" w:rsidRPr="00C60B86" w:rsidRDefault="00D943C3" w:rsidP="00EF38D7">
      <w:pPr>
        <w:pStyle w:val="TDC1"/>
        <w:tabs>
          <w:tab w:val="left" w:pos="440"/>
          <w:tab w:val="right" w:leader="dot" w:pos="9395"/>
        </w:tabs>
        <w:rPr>
          <w:rFonts w:ascii="Arial" w:eastAsia="Times New Roman" w:hAnsi="Arial" w:cs="Arial"/>
          <w:b w:val="0"/>
          <w:bCs w:val="0"/>
          <w:caps w:val="0"/>
          <w:noProof/>
          <w:lang w:val="es-ES" w:eastAsia="es-ES"/>
        </w:rPr>
      </w:pPr>
      <w:hyperlink w:anchor="_Toc286835437" w:history="1">
        <w:r w:rsidR="00EF38D7" w:rsidRPr="009F28B0">
          <w:rPr>
            <w:rStyle w:val="Hipervnculo"/>
            <w:noProof/>
            <w:sz w:val="24"/>
            <w:szCs w:val="24"/>
          </w:rPr>
          <w:t>4.</w:t>
        </w:r>
        <w:r w:rsidR="00EF38D7" w:rsidRPr="009F28B0">
          <w:rPr>
            <w:rFonts w:ascii="Arial" w:eastAsia="Times New Roman" w:hAnsi="Arial" w:cs="Arial"/>
            <w:b w:val="0"/>
            <w:bCs w:val="0"/>
            <w:caps w:val="0"/>
            <w:noProof/>
            <w:lang w:val="es-ES" w:eastAsia="es-ES"/>
          </w:rPr>
          <w:tab/>
        </w:r>
        <w:r w:rsidR="00EF38D7" w:rsidRPr="009F28B0">
          <w:rPr>
            <w:rStyle w:val="Hipervnculo"/>
            <w:noProof/>
            <w:sz w:val="24"/>
            <w:szCs w:val="24"/>
          </w:rPr>
          <w:t>OBJETIVO</w:t>
        </w:r>
        <w:r w:rsidR="00EF38D7" w:rsidRPr="009F28B0">
          <w:rPr>
            <w:rFonts w:ascii="Arial" w:hAnsi="Arial" w:cs="Arial"/>
            <w:noProof/>
            <w:webHidden/>
          </w:rPr>
          <w:tab/>
        </w:r>
        <w:r w:rsidRPr="009F28B0">
          <w:rPr>
            <w:rFonts w:ascii="Arial" w:hAnsi="Arial" w:cs="Arial"/>
            <w:noProof/>
            <w:webHidden/>
          </w:rPr>
          <w:fldChar w:fldCharType="begin"/>
        </w:r>
        <w:r w:rsidR="00EF38D7" w:rsidRPr="009F28B0">
          <w:rPr>
            <w:rFonts w:ascii="Arial" w:hAnsi="Arial" w:cs="Arial"/>
            <w:noProof/>
            <w:webHidden/>
          </w:rPr>
          <w:instrText xml:space="preserve"> PAGEREF _Toc286835437 \h </w:instrText>
        </w:r>
        <w:r w:rsidRPr="009F28B0">
          <w:rPr>
            <w:rFonts w:ascii="Arial" w:hAnsi="Arial" w:cs="Arial"/>
            <w:noProof/>
            <w:webHidden/>
          </w:rPr>
        </w:r>
        <w:r w:rsidRPr="009F28B0">
          <w:rPr>
            <w:rFonts w:ascii="Arial" w:hAnsi="Arial" w:cs="Arial"/>
            <w:noProof/>
            <w:webHidden/>
          </w:rPr>
          <w:fldChar w:fldCharType="separate"/>
        </w:r>
        <w:r w:rsidR="00EF38D7">
          <w:rPr>
            <w:rFonts w:ascii="Arial" w:hAnsi="Arial" w:cs="Arial"/>
            <w:noProof/>
            <w:webHidden/>
          </w:rPr>
          <w:t>15</w:t>
        </w:r>
        <w:r w:rsidRPr="009F28B0">
          <w:rPr>
            <w:rFonts w:ascii="Arial" w:hAnsi="Arial" w:cs="Arial"/>
            <w:noProof/>
            <w:webHidden/>
          </w:rPr>
          <w:fldChar w:fldCharType="end"/>
        </w:r>
      </w:hyperlink>
    </w:p>
    <w:p w:rsidR="00EF38D7" w:rsidRPr="009F28B0" w:rsidRDefault="00D943C3" w:rsidP="00C60B86">
      <w:pPr>
        <w:pStyle w:val="TDC2"/>
        <w:rPr>
          <w:rFonts w:eastAsia="Times New Roman"/>
          <w:b/>
          <w:lang w:val="es-ES" w:eastAsia="es-ES"/>
        </w:rPr>
      </w:pPr>
      <w:hyperlink w:anchor="_Toc286835441" w:history="1">
        <w:r w:rsidR="00EF38D7" w:rsidRPr="009F28B0">
          <w:rPr>
            <w:rStyle w:val="Hipervnculo"/>
            <w:sz w:val="24"/>
            <w:szCs w:val="24"/>
          </w:rPr>
          <w:t>4.1</w:t>
        </w:r>
        <w:r w:rsidR="00EF38D7" w:rsidRPr="009F28B0">
          <w:rPr>
            <w:rFonts w:eastAsia="Times New Roman"/>
            <w:b/>
            <w:lang w:val="es-ES" w:eastAsia="es-ES"/>
          </w:rPr>
          <w:tab/>
        </w:r>
        <w:r w:rsidR="00EF38D7" w:rsidRPr="009F28B0">
          <w:rPr>
            <w:rStyle w:val="Hipervnculo"/>
            <w:sz w:val="24"/>
            <w:szCs w:val="24"/>
          </w:rPr>
          <w:t>GENERAL POBLACIÓN</w:t>
        </w:r>
        <w:r w:rsidR="00EF38D7" w:rsidRPr="009F28B0">
          <w:rPr>
            <w:webHidden/>
          </w:rPr>
          <w:tab/>
        </w:r>
        <w:r w:rsidRPr="009F28B0">
          <w:rPr>
            <w:webHidden/>
          </w:rPr>
          <w:fldChar w:fldCharType="begin"/>
        </w:r>
        <w:r w:rsidR="00EF38D7" w:rsidRPr="009F28B0">
          <w:rPr>
            <w:webHidden/>
          </w:rPr>
          <w:instrText xml:space="preserve"> PAGEREF _Toc286835441 \h </w:instrText>
        </w:r>
        <w:r w:rsidRPr="009F28B0">
          <w:rPr>
            <w:webHidden/>
          </w:rPr>
        </w:r>
        <w:r w:rsidRPr="009F28B0">
          <w:rPr>
            <w:webHidden/>
          </w:rPr>
          <w:fldChar w:fldCharType="separate"/>
        </w:r>
        <w:r w:rsidR="00EF38D7">
          <w:rPr>
            <w:webHidden/>
          </w:rPr>
          <w:t>15</w:t>
        </w:r>
        <w:r w:rsidRPr="009F28B0">
          <w:rPr>
            <w:webHidden/>
          </w:rPr>
          <w:fldChar w:fldCharType="end"/>
        </w:r>
      </w:hyperlink>
    </w:p>
    <w:p w:rsidR="00EF38D7" w:rsidRPr="009F28B0" w:rsidRDefault="00D943C3" w:rsidP="00C60B86">
      <w:pPr>
        <w:pStyle w:val="TDC2"/>
        <w:rPr>
          <w:rFonts w:eastAsia="Times New Roman"/>
          <w:b/>
          <w:lang w:val="es-ES" w:eastAsia="es-ES"/>
        </w:rPr>
      </w:pPr>
      <w:hyperlink w:anchor="_Toc286835442" w:history="1">
        <w:r w:rsidR="00EF38D7" w:rsidRPr="009F28B0">
          <w:rPr>
            <w:rStyle w:val="Hipervnculo"/>
            <w:sz w:val="24"/>
            <w:szCs w:val="24"/>
          </w:rPr>
          <w:t>4.2</w:t>
        </w:r>
        <w:r w:rsidR="00EF38D7" w:rsidRPr="009F28B0">
          <w:rPr>
            <w:rFonts w:eastAsia="Times New Roman"/>
            <w:b/>
            <w:lang w:val="es-ES" w:eastAsia="es-ES"/>
          </w:rPr>
          <w:tab/>
        </w:r>
        <w:r w:rsidR="00EF38D7" w:rsidRPr="009F28B0">
          <w:rPr>
            <w:rStyle w:val="Hipervnculo"/>
            <w:sz w:val="24"/>
            <w:szCs w:val="24"/>
          </w:rPr>
          <w:t>OBJETIVOS ESPECÍFICOS POBLACIÓN</w:t>
        </w:r>
        <w:r w:rsidR="00EF38D7" w:rsidRPr="009F28B0">
          <w:rPr>
            <w:webHidden/>
          </w:rPr>
          <w:tab/>
        </w:r>
        <w:r w:rsidRPr="009F28B0">
          <w:rPr>
            <w:webHidden/>
          </w:rPr>
          <w:fldChar w:fldCharType="begin"/>
        </w:r>
        <w:r w:rsidR="00EF38D7" w:rsidRPr="009F28B0">
          <w:rPr>
            <w:webHidden/>
          </w:rPr>
          <w:instrText xml:space="preserve"> PAGEREF _Toc286835442 \h </w:instrText>
        </w:r>
        <w:r w:rsidRPr="009F28B0">
          <w:rPr>
            <w:webHidden/>
          </w:rPr>
        </w:r>
        <w:r w:rsidRPr="009F28B0">
          <w:rPr>
            <w:webHidden/>
          </w:rPr>
          <w:fldChar w:fldCharType="separate"/>
        </w:r>
        <w:r w:rsidR="00EF38D7">
          <w:rPr>
            <w:webHidden/>
          </w:rPr>
          <w:t>15</w:t>
        </w:r>
        <w:r w:rsidRPr="009F28B0">
          <w:rPr>
            <w:webHidden/>
          </w:rPr>
          <w:fldChar w:fldCharType="end"/>
        </w:r>
      </w:hyperlink>
    </w:p>
    <w:p w:rsidR="00EF38D7" w:rsidRPr="009F28B0" w:rsidRDefault="00D943C3" w:rsidP="00C60B86">
      <w:pPr>
        <w:pStyle w:val="TDC2"/>
        <w:rPr>
          <w:rFonts w:eastAsia="Times New Roman"/>
          <w:b/>
          <w:lang w:val="es-ES" w:eastAsia="es-ES"/>
        </w:rPr>
      </w:pPr>
      <w:hyperlink w:anchor="_Toc286835443" w:history="1">
        <w:r w:rsidR="00EF38D7" w:rsidRPr="009F28B0">
          <w:rPr>
            <w:rStyle w:val="Hipervnculo"/>
            <w:sz w:val="24"/>
            <w:szCs w:val="24"/>
          </w:rPr>
          <w:t>4.3</w:t>
        </w:r>
        <w:r w:rsidR="00EF38D7" w:rsidRPr="009F28B0">
          <w:rPr>
            <w:rFonts w:eastAsia="Times New Roman"/>
            <w:b/>
            <w:lang w:val="es-ES" w:eastAsia="es-ES"/>
          </w:rPr>
          <w:tab/>
        </w:r>
        <w:r w:rsidR="00EF38D7" w:rsidRPr="009F28B0">
          <w:rPr>
            <w:rStyle w:val="Hipervnculo"/>
            <w:sz w:val="24"/>
            <w:szCs w:val="24"/>
          </w:rPr>
          <w:t>OBJETIVO GENERAL  INSTITUCIONAL</w:t>
        </w:r>
        <w:r w:rsidR="00EF38D7" w:rsidRPr="009F28B0">
          <w:rPr>
            <w:webHidden/>
          </w:rPr>
          <w:tab/>
        </w:r>
        <w:r w:rsidRPr="009F28B0">
          <w:rPr>
            <w:webHidden/>
          </w:rPr>
          <w:fldChar w:fldCharType="begin"/>
        </w:r>
        <w:r w:rsidR="00EF38D7" w:rsidRPr="009F28B0">
          <w:rPr>
            <w:webHidden/>
          </w:rPr>
          <w:instrText xml:space="preserve"> PAGEREF _Toc286835443 \h </w:instrText>
        </w:r>
        <w:r w:rsidRPr="009F28B0">
          <w:rPr>
            <w:webHidden/>
          </w:rPr>
        </w:r>
        <w:r w:rsidRPr="009F28B0">
          <w:rPr>
            <w:webHidden/>
          </w:rPr>
          <w:fldChar w:fldCharType="separate"/>
        </w:r>
        <w:r w:rsidR="00EF38D7">
          <w:rPr>
            <w:webHidden/>
          </w:rPr>
          <w:t>15</w:t>
        </w:r>
        <w:r w:rsidRPr="009F28B0">
          <w:rPr>
            <w:webHidden/>
          </w:rPr>
          <w:fldChar w:fldCharType="end"/>
        </w:r>
      </w:hyperlink>
    </w:p>
    <w:p w:rsidR="00EF38D7" w:rsidRPr="009F28B0" w:rsidRDefault="00D943C3" w:rsidP="00C60B86">
      <w:pPr>
        <w:pStyle w:val="TDC2"/>
        <w:rPr>
          <w:rFonts w:eastAsia="Times New Roman"/>
          <w:b/>
          <w:lang w:val="es-ES" w:eastAsia="es-ES"/>
        </w:rPr>
      </w:pPr>
      <w:hyperlink w:anchor="_Toc286835444" w:history="1">
        <w:r w:rsidR="00EF38D7" w:rsidRPr="009F28B0">
          <w:rPr>
            <w:rStyle w:val="Hipervnculo"/>
            <w:sz w:val="24"/>
            <w:szCs w:val="24"/>
          </w:rPr>
          <w:t>4.4</w:t>
        </w:r>
        <w:r w:rsidR="00EF38D7" w:rsidRPr="009F28B0">
          <w:rPr>
            <w:rFonts w:eastAsia="Times New Roman"/>
            <w:b/>
            <w:lang w:val="es-ES" w:eastAsia="es-ES"/>
          </w:rPr>
          <w:tab/>
        </w:r>
        <w:r w:rsidR="00EF38D7" w:rsidRPr="009F28B0">
          <w:rPr>
            <w:rStyle w:val="Hipervnculo"/>
            <w:sz w:val="24"/>
            <w:szCs w:val="24"/>
          </w:rPr>
          <w:t>OBJETIVO ESPECIFICO INSTITUCIONAL</w:t>
        </w:r>
        <w:r w:rsidR="00EF38D7" w:rsidRPr="009F28B0">
          <w:rPr>
            <w:webHidden/>
          </w:rPr>
          <w:tab/>
        </w:r>
        <w:r w:rsidRPr="009F28B0">
          <w:rPr>
            <w:webHidden/>
          </w:rPr>
          <w:fldChar w:fldCharType="begin"/>
        </w:r>
        <w:r w:rsidR="00EF38D7" w:rsidRPr="009F28B0">
          <w:rPr>
            <w:webHidden/>
          </w:rPr>
          <w:instrText xml:space="preserve"> PAGEREF _Toc286835444 \h </w:instrText>
        </w:r>
        <w:r w:rsidRPr="009F28B0">
          <w:rPr>
            <w:webHidden/>
          </w:rPr>
        </w:r>
        <w:r w:rsidRPr="009F28B0">
          <w:rPr>
            <w:webHidden/>
          </w:rPr>
          <w:fldChar w:fldCharType="separate"/>
        </w:r>
        <w:r w:rsidR="00EF38D7">
          <w:rPr>
            <w:webHidden/>
          </w:rPr>
          <w:t>16</w:t>
        </w:r>
        <w:r w:rsidRPr="009F28B0">
          <w:rPr>
            <w:webHidden/>
          </w:rPr>
          <w:fldChar w:fldCharType="end"/>
        </w:r>
      </w:hyperlink>
    </w:p>
    <w:p w:rsidR="00EF38D7" w:rsidRPr="009F28B0" w:rsidRDefault="00D943C3" w:rsidP="00EF38D7">
      <w:pPr>
        <w:pStyle w:val="TDC1"/>
        <w:tabs>
          <w:tab w:val="left" w:pos="440"/>
          <w:tab w:val="right" w:leader="dot" w:pos="9395"/>
        </w:tabs>
        <w:rPr>
          <w:rFonts w:ascii="Arial" w:eastAsia="Times New Roman" w:hAnsi="Arial" w:cs="Arial"/>
          <w:b w:val="0"/>
          <w:bCs w:val="0"/>
          <w:caps w:val="0"/>
          <w:noProof/>
          <w:lang w:val="es-ES" w:eastAsia="es-ES"/>
        </w:rPr>
      </w:pPr>
      <w:hyperlink w:anchor="_Toc286835445" w:history="1">
        <w:r w:rsidR="00EF38D7" w:rsidRPr="009F28B0">
          <w:rPr>
            <w:rStyle w:val="Hipervnculo"/>
            <w:noProof/>
            <w:sz w:val="24"/>
            <w:szCs w:val="24"/>
          </w:rPr>
          <w:t>5.</w:t>
        </w:r>
        <w:r w:rsidR="00EF38D7" w:rsidRPr="009F28B0">
          <w:rPr>
            <w:rFonts w:ascii="Arial" w:eastAsia="Times New Roman" w:hAnsi="Arial" w:cs="Arial"/>
            <w:b w:val="0"/>
            <w:bCs w:val="0"/>
            <w:caps w:val="0"/>
            <w:noProof/>
            <w:lang w:val="es-ES" w:eastAsia="es-ES"/>
          </w:rPr>
          <w:tab/>
        </w:r>
        <w:r w:rsidR="00EF38D7">
          <w:rPr>
            <w:rStyle w:val="Hipervnculo"/>
            <w:noProof/>
            <w:sz w:val="24"/>
            <w:szCs w:val="24"/>
          </w:rPr>
          <w:t>MARCO TE</w:t>
        </w:r>
        <w:r w:rsidR="00EF38D7" w:rsidRPr="00AB1D2C">
          <w:rPr>
            <w:rStyle w:val="Hipervnculo"/>
            <w:noProof/>
            <w:sz w:val="24"/>
            <w:szCs w:val="24"/>
          </w:rPr>
          <w:t>Ó</w:t>
        </w:r>
        <w:r w:rsidR="00EF38D7" w:rsidRPr="009F28B0">
          <w:rPr>
            <w:rStyle w:val="Hipervnculo"/>
            <w:noProof/>
            <w:sz w:val="24"/>
            <w:szCs w:val="24"/>
          </w:rPr>
          <w:t>RICO</w:t>
        </w:r>
        <w:r w:rsidR="00EF38D7" w:rsidRPr="009F28B0">
          <w:rPr>
            <w:rFonts w:ascii="Arial" w:hAnsi="Arial" w:cs="Arial"/>
            <w:noProof/>
            <w:webHidden/>
          </w:rPr>
          <w:tab/>
        </w:r>
        <w:r w:rsidRPr="009F28B0">
          <w:rPr>
            <w:rFonts w:ascii="Arial" w:hAnsi="Arial" w:cs="Arial"/>
            <w:noProof/>
            <w:webHidden/>
          </w:rPr>
          <w:fldChar w:fldCharType="begin"/>
        </w:r>
        <w:r w:rsidR="00EF38D7" w:rsidRPr="009F28B0">
          <w:rPr>
            <w:rFonts w:ascii="Arial" w:hAnsi="Arial" w:cs="Arial"/>
            <w:noProof/>
            <w:webHidden/>
          </w:rPr>
          <w:instrText xml:space="preserve"> PAGEREF _Toc286835445 \h </w:instrText>
        </w:r>
        <w:r w:rsidRPr="009F28B0">
          <w:rPr>
            <w:rFonts w:ascii="Arial" w:hAnsi="Arial" w:cs="Arial"/>
            <w:noProof/>
            <w:webHidden/>
          </w:rPr>
        </w:r>
        <w:r w:rsidRPr="009F28B0">
          <w:rPr>
            <w:rFonts w:ascii="Arial" w:hAnsi="Arial" w:cs="Arial"/>
            <w:noProof/>
            <w:webHidden/>
          </w:rPr>
          <w:fldChar w:fldCharType="separate"/>
        </w:r>
        <w:r w:rsidR="00EF38D7">
          <w:rPr>
            <w:rFonts w:ascii="Arial" w:hAnsi="Arial" w:cs="Arial"/>
            <w:noProof/>
            <w:webHidden/>
          </w:rPr>
          <w:t>16</w:t>
        </w:r>
        <w:r w:rsidRPr="009F28B0">
          <w:rPr>
            <w:rFonts w:ascii="Arial" w:hAnsi="Arial" w:cs="Arial"/>
            <w:noProof/>
            <w:webHidden/>
          </w:rPr>
          <w:fldChar w:fldCharType="end"/>
        </w:r>
      </w:hyperlink>
    </w:p>
    <w:p w:rsidR="00EF38D7" w:rsidRPr="009F28B0" w:rsidRDefault="00D943C3" w:rsidP="00C60B86">
      <w:pPr>
        <w:pStyle w:val="TDC2"/>
        <w:rPr>
          <w:rFonts w:eastAsia="Times New Roman"/>
          <w:b/>
          <w:lang w:val="es-ES" w:eastAsia="es-ES"/>
        </w:rPr>
      </w:pPr>
      <w:hyperlink w:anchor="_Toc286835447" w:history="1">
        <w:r w:rsidR="00EF38D7" w:rsidRPr="009F28B0">
          <w:rPr>
            <w:rStyle w:val="Hipervnculo"/>
            <w:sz w:val="24"/>
            <w:szCs w:val="24"/>
          </w:rPr>
          <w:t>5.1</w:t>
        </w:r>
        <w:r w:rsidR="00EF38D7" w:rsidRPr="009F28B0">
          <w:rPr>
            <w:rFonts w:eastAsia="Times New Roman"/>
            <w:b/>
            <w:lang w:val="es-ES" w:eastAsia="es-ES"/>
          </w:rPr>
          <w:tab/>
        </w:r>
        <w:r w:rsidR="00EF38D7" w:rsidRPr="009F28B0">
          <w:rPr>
            <w:rStyle w:val="Hipervnculo"/>
            <w:sz w:val="24"/>
            <w:szCs w:val="24"/>
          </w:rPr>
          <w:t>NUTRICION MATERNA Y EMBARAZO</w:t>
        </w:r>
        <w:r w:rsidR="00EF38D7" w:rsidRPr="009F28B0">
          <w:rPr>
            <w:webHidden/>
          </w:rPr>
          <w:tab/>
        </w:r>
        <w:r w:rsidRPr="009F28B0">
          <w:rPr>
            <w:webHidden/>
          </w:rPr>
          <w:fldChar w:fldCharType="begin"/>
        </w:r>
        <w:r w:rsidR="00EF38D7" w:rsidRPr="009F28B0">
          <w:rPr>
            <w:webHidden/>
          </w:rPr>
          <w:instrText xml:space="preserve"> PAGEREF _Toc286835447 \h </w:instrText>
        </w:r>
        <w:r w:rsidRPr="009F28B0">
          <w:rPr>
            <w:webHidden/>
          </w:rPr>
        </w:r>
        <w:r w:rsidRPr="009F28B0">
          <w:rPr>
            <w:webHidden/>
          </w:rPr>
          <w:fldChar w:fldCharType="separate"/>
        </w:r>
        <w:r w:rsidR="00EF38D7">
          <w:rPr>
            <w:webHidden/>
          </w:rPr>
          <w:t>16</w:t>
        </w:r>
        <w:r w:rsidRPr="009F28B0">
          <w:rPr>
            <w:webHidden/>
          </w:rPr>
          <w:fldChar w:fldCharType="end"/>
        </w:r>
      </w:hyperlink>
    </w:p>
    <w:p w:rsidR="00EF38D7" w:rsidRPr="009F28B0" w:rsidRDefault="00D943C3" w:rsidP="00C60B86">
      <w:pPr>
        <w:pStyle w:val="TDC2"/>
        <w:rPr>
          <w:rFonts w:eastAsia="Times New Roman"/>
          <w:b/>
          <w:lang w:val="es-ES" w:eastAsia="es-ES"/>
        </w:rPr>
      </w:pPr>
      <w:hyperlink w:anchor="_Toc286835448" w:history="1">
        <w:r w:rsidR="00EF38D7" w:rsidRPr="009F28B0">
          <w:rPr>
            <w:rStyle w:val="Hipervnculo"/>
            <w:sz w:val="24"/>
            <w:szCs w:val="24"/>
          </w:rPr>
          <w:t>5.2</w:t>
        </w:r>
        <w:r w:rsidR="00EF38D7" w:rsidRPr="009F28B0">
          <w:rPr>
            <w:rFonts w:eastAsia="Times New Roman"/>
            <w:b/>
            <w:lang w:val="es-ES" w:eastAsia="es-ES"/>
          </w:rPr>
          <w:tab/>
        </w:r>
        <w:r w:rsidR="00EF38D7" w:rsidRPr="009F28B0">
          <w:rPr>
            <w:rStyle w:val="Hipervnculo"/>
            <w:sz w:val="24"/>
            <w:szCs w:val="24"/>
          </w:rPr>
          <w:t>REQUERIMIENTOS NUTRICIONALES DE LA EMBARAZADA</w:t>
        </w:r>
        <w:r w:rsidR="00EF38D7" w:rsidRPr="009F28B0">
          <w:rPr>
            <w:webHidden/>
          </w:rPr>
          <w:tab/>
        </w:r>
        <w:r w:rsidRPr="009F28B0">
          <w:rPr>
            <w:webHidden/>
          </w:rPr>
          <w:fldChar w:fldCharType="begin"/>
        </w:r>
        <w:r w:rsidR="00EF38D7" w:rsidRPr="009F28B0">
          <w:rPr>
            <w:webHidden/>
          </w:rPr>
          <w:instrText xml:space="preserve"> PAGEREF _Toc286835448 \h </w:instrText>
        </w:r>
        <w:r w:rsidRPr="009F28B0">
          <w:rPr>
            <w:webHidden/>
          </w:rPr>
        </w:r>
        <w:r w:rsidRPr="009F28B0">
          <w:rPr>
            <w:webHidden/>
          </w:rPr>
          <w:fldChar w:fldCharType="separate"/>
        </w:r>
        <w:r w:rsidR="00EF38D7">
          <w:rPr>
            <w:webHidden/>
          </w:rPr>
          <w:t>16</w:t>
        </w:r>
        <w:r w:rsidRPr="009F28B0">
          <w:rPr>
            <w:webHidden/>
          </w:rPr>
          <w:fldChar w:fldCharType="end"/>
        </w:r>
      </w:hyperlink>
    </w:p>
    <w:p w:rsidR="00EF38D7" w:rsidRPr="009F28B0" w:rsidRDefault="00D943C3" w:rsidP="00C60B86">
      <w:pPr>
        <w:pStyle w:val="TDC2"/>
        <w:rPr>
          <w:rFonts w:eastAsia="Times New Roman"/>
          <w:b/>
          <w:lang w:val="es-ES" w:eastAsia="es-ES"/>
        </w:rPr>
      </w:pPr>
      <w:hyperlink w:anchor="_Toc286835449" w:history="1">
        <w:r w:rsidR="00EF38D7" w:rsidRPr="009F28B0">
          <w:rPr>
            <w:rStyle w:val="Hipervnculo"/>
            <w:sz w:val="24"/>
            <w:szCs w:val="24"/>
          </w:rPr>
          <w:t>5.3</w:t>
        </w:r>
        <w:r w:rsidR="00EF38D7" w:rsidRPr="009F28B0">
          <w:rPr>
            <w:rFonts w:eastAsia="Times New Roman"/>
            <w:b/>
            <w:lang w:val="es-ES" w:eastAsia="es-ES"/>
          </w:rPr>
          <w:tab/>
        </w:r>
        <w:r w:rsidR="00EF38D7" w:rsidRPr="009F28B0">
          <w:rPr>
            <w:rStyle w:val="Hipervnculo"/>
            <w:sz w:val="24"/>
            <w:szCs w:val="24"/>
          </w:rPr>
          <w:t>DIAGNOSTICO Y MANEJO NUTRICIONAL DE LA EMBARAZADA</w:t>
        </w:r>
        <w:r w:rsidR="00EF38D7" w:rsidRPr="009F28B0">
          <w:rPr>
            <w:webHidden/>
          </w:rPr>
          <w:tab/>
        </w:r>
        <w:r w:rsidRPr="009F28B0">
          <w:rPr>
            <w:webHidden/>
          </w:rPr>
          <w:fldChar w:fldCharType="begin"/>
        </w:r>
        <w:r w:rsidR="00EF38D7" w:rsidRPr="009F28B0">
          <w:rPr>
            <w:webHidden/>
          </w:rPr>
          <w:instrText xml:space="preserve"> PAGEREF _Toc286835449 \h </w:instrText>
        </w:r>
        <w:r w:rsidRPr="009F28B0">
          <w:rPr>
            <w:webHidden/>
          </w:rPr>
        </w:r>
        <w:r w:rsidRPr="009F28B0">
          <w:rPr>
            <w:webHidden/>
          </w:rPr>
          <w:fldChar w:fldCharType="separate"/>
        </w:r>
        <w:r w:rsidR="00EF38D7">
          <w:rPr>
            <w:webHidden/>
          </w:rPr>
          <w:t>22</w:t>
        </w:r>
        <w:r w:rsidRPr="009F28B0">
          <w:rPr>
            <w:webHidden/>
          </w:rPr>
          <w:fldChar w:fldCharType="end"/>
        </w:r>
      </w:hyperlink>
    </w:p>
    <w:p w:rsidR="00EF38D7" w:rsidRPr="009F28B0" w:rsidRDefault="00D943C3" w:rsidP="00C60B86">
      <w:pPr>
        <w:pStyle w:val="TDC2"/>
        <w:rPr>
          <w:rFonts w:eastAsia="Times New Roman"/>
          <w:b/>
          <w:lang w:val="es-ES" w:eastAsia="es-ES"/>
        </w:rPr>
      </w:pPr>
      <w:hyperlink w:anchor="_Toc286835450" w:history="1">
        <w:r w:rsidR="00EF38D7" w:rsidRPr="009F28B0">
          <w:rPr>
            <w:rStyle w:val="Hipervnculo"/>
            <w:sz w:val="24"/>
            <w:szCs w:val="24"/>
          </w:rPr>
          <w:t>5.4</w:t>
        </w:r>
        <w:r w:rsidR="00EF38D7" w:rsidRPr="009F28B0">
          <w:rPr>
            <w:rFonts w:eastAsia="Times New Roman"/>
            <w:b/>
            <w:lang w:val="es-ES" w:eastAsia="es-ES"/>
          </w:rPr>
          <w:tab/>
        </w:r>
        <w:r w:rsidR="00EF38D7" w:rsidRPr="009F28B0">
          <w:rPr>
            <w:rStyle w:val="Hipervnculo"/>
            <w:sz w:val="24"/>
            <w:szCs w:val="24"/>
          </w:rPr>
          <w:t>EFECTOS DE LA DESNUTRICION EN BOLIVIA</w:t>
        </w:r>
        <w:r w:rsidR="00EF38D7" w:rsidRPr="009F28B0">
          <w:rPr>
            <w:webHidden/>
          </w:rPr>
          <w:tab/>
        </w:r>
        <w:r w:rsidRPr="009F28B0">
          <w:rPr>
            <w:webHidden/>
          </w:rPr>
          <w:fldChar w:fldCharType="begin"/>
        </w:r>
        <w:r w:rsidR="00EF38D7" w:rsidRPr="009F28B0">
          <w:rPr>
            <w:webHidden/>
          </w:rPr>
          <w:instrText xml:space="preserve"> PAGEREF _Toc286835450 \h </w:instrText>
        </w:r>
        <w:r w:rsidRPr="009F28B0">
          <w:rPr>
            <w:webHidden/>
          </w:rPr>
        </w:r>
        <w:r w:rsidRPr="009F28B0">
          <w:rPr>
            <w:webHidden/>
          </w:rPr>
          <w:fldChar w:fldCharType="separate"/>
        </w:r>
        <w:r w:rsidR="00EF38D7">
          <w:rPr>
            <w:webHidden/>
          </w:rPr>
          <w:t>26</w:t>
        </w:r>
        <w:r w:rsidRPr="009F28B0">
          <w:rPr>
            <w:webHidden/>
          </w:rPr>
          <w:fldChar w:fldCharType="end"/>
        </w:r>
      </w:hyperlink>
    </w:p>
    <w:p w:rsidR="00EF38D7" w:rsidRPr="009F28B0" w:rsidRDefault="00D943C3" w:rsidP="00C60B86">
      <w:pPr>
        <w:pStyle w:val="TDC2"/>
        <w:rPr>
          <w:rFonts w:eastAsia="Times New Roman"/>
          <w:b/>
          <w:lang w:val="es-ES" w:eastAsia="es-ES"/>
        </w:rPr>
      </w:pPr>
      <w:hyperlink w:anchor="_Toc286835451" w:history="1">
        <w:r w:rsidR="00EF38D7" w:rsidRPr="009F28B0">
          <w:rPr>
            <w:rStyle w:val="Hipervnculo"/>
            <w:sz w:val="24"/>
            <w:szCs w:val="24"/>
            <w:lang w:eastAsia="es-ES_tradnl"/>
          </w:rPr>
          <w:t>5.5</w:t>
        </w:r>
        <w:r w:rsidR="00EF38D7" w:rsidRPr="009F28B0">
          <w:rPr>
            <w:rFonts w:eastAsia="Times New Roman"/>
            <w:b/>
            <w:lang w:val="es-ES" w:eastAsia="es-ES"/>
          </w:rPr>
          <w:tab/>
        </w:r>
        <w:r w:rsidR="00EF38D7" w:rsidRPr="009F28B0">
          <w:rPr>
            <w:rStyle w:val="Hipervnculo"/>
            <w:sz w:val="24"/>
            <w:szCs w:val="24"/>
            <w:lang w:eastAsia="es-ES_tradnl"/>
          </w:rPr>
          <w:t>POBREZA:</w:t>
        </w:r>
        <w:r w:rsidR="00EF38D7" w:rsidRPr="009F28B0">
          <w:rPr>
            <w:webHidden/>
          </w:rPr>
          <w:tab/>
        </w:r>
        <w:r w:rsidRPr="009F28B0">
          <w:rPr>
            <w:webHidden/>
          </w:rPr>
          <w:fldChar w:fldCharType="begin"/>
        </w:r>
        <w:r w:rsidR="00EF38D7" w:rsidRPr="009F28B0">
          <w:rPr>
            <w:webHidden/>
          </w:rPr>
          <w:instrText xml:space="preserve"> PAGEREF _Toc286835451 \h </w:instrText>
        </w:r>
        <w:r w:rsidRPr="009F28B0">
          <w:rPr>
            <w:webHidden/>
          </w:rPr>
        </w:r>
        <w:r w:rsidRPr="009F28B0">
          <w:rPr>
            <w:webHidden/>
          </w:rPr>
          <w:fldChar w:fldCharType="separate"/>
        </w:r>
        <w:r w:rsidR="00EF38D7">
          <w:rPr>
            <w:webHidden/>
          </w:rPr>
          <w:t>28</w:t>
        </w:r>
        <w:r w:rsidRPr="009F28B0">
          <w:rPr>
            <w:webHidden/>
          </w:rPr>
          <w:fldChar w:fldCharType="end"/>
        </w:r>
      </w:hyperlink>
    </w:p>
    <w:p w:rsidR="00EF38D7" w:rsidRPr="009F28B0" w:rsidRDefault="00D943C3" w:rsidP="00C60B86">
      <w:pPr>
        <w:pStyle w:val="TDC2"/>
        <w:rPr>
          <w:rFonts w:eastAsia="Times New Roman"/>
          <w:b/>
          <w:lang w:val="es-ES" w:eastAsia="es-ES"/>
        </w:rPr>
      </w:pPr>
      <w:hyperlink w:anchor="_Toc286835452" w:history="1">
        <w:r w:rsidR="00EF38D7" w:rsidRPr="009F28B0">
          <w:rPr>
            <w:rStyle w:val="Hipervnculo"/>
            <w:sz w:val="24"/>
            <w:szCs w:val="24"/>
          </w:rPr>
          <w:t>5.6</w:t>
        </w:r>
        <w:r w:rsidR="00EF38D7" w:rsidRPr="009F28B0">
          <w:rPr>
            <w:rFonts w:eastAsia="Times New Roman"/>
            <w:b/>
            <w:lang w:val="es-ES" w:eastAsia="es-ES"/>
          </w:rPr>
          <w:tab/>
        </w:r>
        <w:r w:rsidR="00EF38D7" w:rsidRPr="009F28B0">
          <w:rPr>
            <w:rStyle w:val="Hipervnculo"/>
            <w:sz w:val="24"/>
            <w:szCs w:val="24"/>
          </w:rPr>
          <w:t>CARACTERÍSTICAS DE LA POBREZA</w:t>
        </w:r>
        <w:r w:rsidR="00EF38D7" w:rsidRPr="009F28B0">
          <w:rPr>
            <w:webHidden/>
          </w:rPr>
          <w:tab/>
        </w:r>
        <w:r w:rsidRPr="009F28B0">
          <w:rPr>
            <w:webHidden/>
          </w:rPr>
          <w:fldChar w:fldCharType="begin"/>
        </w:r>
        <w:r w:rsidR="00EF38D7" w:rsidRPr="009F28B0">
          <w:rPr>
            <w:webHidden/>
          </w:rPr>
          <w:instrText xml:space="preserve"> PAGEREF _Toc286835452 \h </w:instrText>
        </w:r>
        <w:r w:rsidRPr="009F28B0">
          <w:rPr>
            <w:webHidden/>
          </w:rPr>
        </w:r>
        <w:r w:rsidRPr="009F28B0">
          <w:rPr>
            <w:webHidden/>
          </w:rPr>
          <w:fldChar w:fldCharType="separate"/>
        </w:r>
        <w:r w:rsidR="00EF38D7">
          <w:rPr>
            <w:webHidden/>
          </w:rPr>
          <w:t>28</w:t>
        </w:r>
        <w:r w:rsidRPr="009F28B0">
          <w:rPr>
            <w:webHidden/>
          </w:rPr>
          <w:fldChar w:fldCharType="end"/>
        </w:r>
      </w:hyperlink>
    </w:p>
    <w:p w:rsidR="00EF38D7" w:rsidRPr="009F28B0" w:rsidRDefault="00D943C3" w:rsidP="00C60B86">
      <w:pPr>
        <w:pStyle w:val="TDC2"/>
        <w:rPr>
          <w:rFonts w:eastAsia="Times New Roman"/>
          <w:b/>
          <w:lang w:val="es-ES" w:eastAsia="es-ES"/>
        </w:rPr>
      </w:pPr>
      <w:hyperlink w:anchor="_Toc286835453" w:history="1">
        <w:r w:rsidR="00EF38D7" w:rsidRPr="009F28B0">
          <w:rPr>
            <w:rStyle w:val="Hipervnculo"/>
            <w:sz w:val="24"/>
            <w:szCs w:val="24"/>
          </w:rPr>
          <w:t>5.7</w:t>
        </w:r>
        <w:r w:rsidR="00EF38D7" w:rsidRPr="009F28B0">
          <w:rPr>
            <w:rFonts w:eastAsia="Times New Roman"/>
            <w:b/>
            <w:lang w:val="es-ES" w:eastAsia="es-ES"/>
          </w:rPr>
          <w:tab/>
        </w:r>
        <w:r w:rsidR="00EF38D7" w:rsidRPr="009F28B0">
          <w:rPr>
            <w:rStyle w:val="Hipervnculo"/>
            <w:sz w:val="24"/>
            <w:szCs w:val="24"/>
          </w:rPr>
          <w:t>TIPOS DE POBREZA</w:t>
        </w:r>
        <w:r w:rsidR="00EF38D7" w:rsidRPr="009F28B0">
          <w:rPr>
            <w:webHidden/>
          </w:rPr>
          <w:tab/>
        </w:r>
        <w:r w:rsidRPr="009F28B0">
          <w:rPr>
            <w:webHidden/>
          </w:rPr>
          <w:fldChar w:fldCharType="begin"/>
        </w:r>
        <w:r w:rsidR="00EF38D7" w:rsidRPr="009F28B0">
          <w:rPr>
            <w:webHidden/>
          </w:rPr>
          <w:instrText xml:space="preserve"> PAGEREF _Toc286835453 \h </w:instrText>
        </w:r>
        <w:r w:rsidRPr="009F28B0">
          <w:rPr>
            <w:webHidden/>
          </w:rPr>
        </w:r>
        <w:r w:rsidRPr="009F28B0">
          <w:rPr>
            <w:webHidden/>
          </w:rPr>
          <w:fldChar w:fldCharType="separate"/>
        </w:r>
        <w:r w:rsidR="00EF38D7">
          <w:rPr>
            <w:webHidden/>
          </w:rPr>
          <w:t>29</w:t>
        </w:r>
        <w:r w:rsidRPr="009F28B0">
          <w:rPr>
            <w:webHidden/>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54" w:history="1">
        <w:r w:rsidR="00EF38D7" w:rsidRPr="009F28B0">
          <w:rPr>
            <w:rStyle w:val="Hipervnculo"/>
            <w:noProof/>
            <w:sz w:val="24"/>
            <w:szCs w:val="24"/>
          </w:rPr>
          <w:t>5.7.1</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rPr>
          <w:t>La Pobreza Absoluta:</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_Toc286835454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29</w:t>
        </w:r>
        <w:r w:rsidRPr="009F28B0">
          <w:rPr>
            <w:rFonts w:ascii="Arial" w:hAnsi="Arial" w:cs="Arial"/>
            <w:noProof/>
            <w:webHidden/>
            <w:sz w:val="24"/>
            <w:szCs w:val="24"/>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55" w:history="1">
        <w:r w:rsidR="00EF38D7" w:rsidRPr="009F28B0">
          <w:rPr>
            <w:rStyle w:val="Hipervnculo"/>
            <w:noProof/>
            <w:sz w:val="24"/>
            <w:szCs w:val="24"/>
          </w:rPr>
          <w:t>5.7.2</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rPr>
          <w:t>Pobreza Relativa:</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_Toc286835455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29</w:t>
        </w:r>
        <w:r w:rsidRPr="009F28B0">
          <w:rPr>
            <w:rFonts w:ascii="Arial" w:hAnsi="Arial" w:cs="Arial"/>
            <w:noProof/>
            <w:webHidden/>
            <w:sz w:val="24"/>
            <w:szCs w:val="24"/>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56" w:history="1">
        <w:r w:rsidR="00EF38D7" w:rsidRPr="009F28B0">
          <w:rPr>
            <w:rStyle w:val="Hipervnculo"/>
            <w:noProof/>
            <w:sz w:val="24"/>
            <w:szCs w:val="24"/>
          </w:rPr>
          <w:t>5.7.3</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rPr>
          <w:t>Pobreza Educativa:</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_Toc286835456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30</w:t>
        </w:r>
        <w:r w:rsidRPr="009F28B0">
          <w:rPr>
            <w:rFonts w:ascii="Arial" w:hAnsi="Arial" w:cs="Arial"/>
            <w:noProof/>
            <w:webHidden/>
            <w:sz w:val="24"/>
            <w:szCs w:val="24"/>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57" w:history="1">
        <w:r w:rsidR="00EF38D7" w:rsidRPr="009F28B0">
          <w:rPr>
            <w:rStyle w:val="Hipervnculo"/>
            <w:noProof/>
            <w:sz w:val="24"/>
            <w:szCs w:val="24"/>
          </w:rPr>
          <w:t>5.7.4</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rPr>
          <w:t>Pobres Extremos Educativos</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_Toc286835457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30</w:t>
        </w:r>
        <w:r w:rsidRPr="009F28B0">
          <w:rPr>
            <w:rFonts w:ascii="Arial" w:hAnsi="Arial" w:cs="Arial"/>
            <w:noProof/>
            <w:webHidden/>
            <w:sz w:val="24"/>
            <w:szCs w:val="24"/>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58" w:history="1">
        <w:r w:rsidR="00EF38D7" w:rsidRPr="009F28B0">
          <w:rPr>
            <w:rStyle w:val="Hipervnculo"/>
            <w:noProof/>
            <w:sz w:val="24"/>
            <w:szCs w:val="24"/>
          </w:rPr>
          <w:t>5.7.5</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rPr>
          <w:t>Pobres Moderados</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_Toc286835458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30</w:t>
        </w:r>
        <w:r w:rsidRPr="009F28B0">
          <w:rPr>
            <w:rFonts w:ascii="Arial" w:hAnsi="Arial" w:cs="Arial"/>
            <w:noProof/>
            <w:webHidden/>
            <w:sz w:val="24"/>
            <w:szCs w:val="24"/>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59" w:history="1">
        <w:r w:rsidR="00EF38D7" w:rsidRPr="009F28B0">
          <w:rPr>
            <w:rStyle w:val="Hipervnculo"/>
            <w:noProof/>
            <w:sz w:val="24"/>
            <w:szCs w:val="24"/>
          </w:rPr>
          <w:t>5.7.6</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rPr>
          <w:t>Pobreza de Espacio Habitacional</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_Toc286835459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30</w:t>
        </w:r>
        <w:r w:rsidRPr="009F28B0">
          <w:rPr>
            <w:rFonts w:ascii="Arial" w:hAnsi="Arial" w:cs="Arial"/>
            <w:noProof/>
            <w:webHidden/>
            <w:sz w:val="24"/>
            <w:szCs w:val="24"/>
          </w:rPr>
          <w:fldChar w:fldCharType="end"/>
        </w:r>
      </w:hyperlink>
    </w:p>
    <w:p w:rsidR="00EF38D7" w:rsidRPr="009F28B0" w:rsidRDefault="00D943C3" w:rsidP="00C60B86">
      <w:pPr>
        <w:pStyle w:val="TDC2"/>
        <w:rPr>
          <w:rFonts w:eastAsia="Times New Roman"/>
          <w:b/>
          <w:lang w:val="es-ES" w:eastAsia="es-ES"/>
        </w:rPr>
      </w:pPr>
      <w:hyperlink w:anchor="_Toc286835460" w:history="1">
        <w:r w:rsidR="00EF38D7" w:rsidRPr="009F28B0">
          <w:rPr>
            <w:rStyle w:val="Hipervnculo"/>
            <w:sz w:val="24"/>
            <w:szCs w:val="24"/>
          </w:rPr>
          <w:t>5.8</w:t>
        </w:r>
        <w:r w:rsidR="00EF38D7" w:rsidRPr="009F28B0">
          <w:rPr>
            <w:rFonts w:eastAsia="Times New Roman"/>
            <w:b/>
            <w:lang w:val="es-ES" w:eastAsia="es-ES"/>
          </w:rPr>
          <w:tab/>
        </w:r>
        <w:r w:rsidR="00EF38D7" w:rsidRPr="009F28B0">
          <w:rPr>
            <w:rStyle w:val="Hipervnculo"/>
            <w:sz w:val="24"/>
            <w:szCs w:val="24"/>
          </w:rPr>
          <w:t>FACTORES QUE INFLUYEN EN LA POBREZA</w:t>
        </w:r>
        <w:r w:rsidR="00EF38D7" w:rsidRPr="009F28B0">
          <w:rPr>
            <w:webHidden/>
          </w:rPr>
          <w:tab/>
        </w:r>
        <w:r w:rsidRPr="009F28B0">
          <w:rPr>
            <w:webHidden/>
          </w:rPr>
          <w:fldChar w:fldCharType="begin"/>
        </w:r>
        <w:r w:rsidR="00EF38D7" w:rsidRPr="009F28B0">
          <w:rPr>
            <w:webHidden/>
          </w:rPr>
          <w:instrText xml:space="preserve"> PAGEREF _Toc286835460 \h </w:instrText>
        </w:r>
        <w:r w:rsidRPr="009F28B0">
          <w:rPr>
            <w:webHidden/>
          </w:rPr>
        </w:r>
        <w:r w:rsidRPr="009F28B0">
          <w:rPr>
            <w:webHidden/>
          </w:rPr>
          <w:fldChar w:fldCharType="separate"/>
        </w:r>
        <w:r w:rsidR="00EF38D7">
          <w:rPr>
            <w:webHidden/>
          </w:rPr>
          <w:t>30</w:t>
        </w:r>
        <w:r w:rsidRPr="009F28B0">
          <w:rPr>
            <w:webHidden/>
          </w:rPr>
          <w:fldChar w:fldCharType="end"/>
        </w:r>
      </w:hyperlink>
    </w:p>
    <w:p w:rsidR="00EF38D7" w:rsidRPr="009F28B0" w:rsidRDefault="00D943C3" w:rsidP="00C60B86">
      <w:pPr>
        <w:pStyle w:val="TDC2"/>
        <w:rPr>
          <w:rFonts w:eastAsia="Times New Roman"/>
          <w:b/>
          <w:lang w:val="es-ES" w:eastAsia="es-ES"/>
        </w:rPr>
      </w:pPr>
      <w:hyperlink w:anchor="_Toc286835461" w:history="1">
        <w:r w:rsidR="00EF38D7" w:rsidRPr="009F28B0">
          <w:rPr>
            <w:rStyle w:val="Hipervnculo"/>
            <w:sz w:val="24"/>
            <w:szCs w:val="24"/>
          </w:rPr>
          <w:t>5.9</w:t>
        </w:r>
        <w:r w:rsidR="00EF38D7" w:rsidRPr="009F28B0">
          <w:rPr>
            <w:rFonts w:eastAsia="Times New Roman"/>
            <w:b/>
            <w:lang w:val="es-ES" w:eastAsia="es-ES"/>
          </w:rPr>
          <w:tab/>
        </w:r>
        <w:r w:rsidR="00EF38D7" w:rsidRPr="009F28B0">
          <w:rPr>
            <w:rStyle w:val="Hipervnculo"/>
            <w:sz w:val="24"/>
            <w:szCs w:val="24"/>
          </w:rPr>
          <w:t>GÉNERO Y DISCRIMINACION:</w:t>
        </w:r>
        <w:r w:rsidR="00EF38D7" w:rsidRPr="009F28B0">
          <w:rPr>
            <w:webHidden/>
          </w:rPr>
          <w:tab/>
        </w:r>
        <w:r w:rsidRPr="009F28B0">
          <w:rPr>
            <w:webHidden/>
          </w:rPr>
          <w:fldChar w:fldCharType="begin"/>
        </w:r>
        <w:r w:rsidR="00EF38D7" w:rsidRPr="009F28B0">
          <w:rPr>
            <w:webHidden/>
          </w:rPr>
          <w:instrText xml:space="preserve"> PAGEREF _Toc286835461 \h </w:instrText>
        </w:r>
        <w:r w:rsidRPr="009F28B0">
          <w:rPr>
            <w:webHidden/>
          </w:rPr>
        </w:r>
        <w:r w:rsidRPr="009F28B0">
          <w:rPr>
            <w:webHidden/>
          </w:rPr>
          <w:fldChar w:fldCharType="separate"/>
        </w:r>
        <w:r w:rsidR="00EF38D7">
          <w:rPr>
            <w:webHidden/>
          </w:rPr>
          <w:t>31</w:t>
        </w:r>
        <w:r w:rsidRPr="009F28B0">
          <w:rPr>
            <w:webHidden/>
          </w:rPr>
          <w:fldChar w:fldCharType="end"/>
        </w:r>
      </w:hyperlink>
    </w:p>
    <w:p w:rsidR="00EF38D7" w:rsidRPr="009F28B0" w:rsidRDefault="00D943C3" w:rsidP="00C60B86">
      <w:pPr>
        <w:pStyle w:val="TDC2"/>
        <w:rPr>
          <w:rFonts w:eastAsia="Times New Roman"/>
          <w:b/>
          <w:lang w:val="es-ES" w:eastAsia="es-ES"/>
        </w:rPr>
      </w:pPr>
      <w:hyperlink w:anchor="_Toc286835462" w:history="1">
        <w:r w:rsidR="00EF38D7" w:rsidRPr="009F28B0">
          <w:rPr>
            <w:rStyle w:val="Hipervnculo"/>
            <w:sz w:val="24"/>
            <w:szCs w:val="24"/>
          </w:rPr>
          <w:t>5.10</w:t>
        </w:r>
        <w:r w:rsidR="00EF38D7" w:rsidRPr="009F28B0">
          <w:rPr>
            <w:rFonts w:eastAsia="Times New Roman"/>
            <w:b/>
            <w:lang w:val="es-ES" w:eastAsia="es-ES"/>
          </w:rPr>
          <w:tab/>
        </w:r>
        <w:r w:rsidR="00EF38D7" w:rsidRPr="009F28B0">
          <w:rPr>
            <w:rStyle w:val="Hipervnculo"/>
            <w:kern w:val="36"/>
            <w:sz w:val="24"/>
            <w:szCs w:val="24"/>
            <w:lang w:val="es-ES"/>
          </w:rPr>
          <w:t>DISCRIMINACIÓN DE LA MUJER</w:t>
        </w:r>
        <w:r w:rsidR="00EF38D7" w:rsidRPr="009F28B0">
          <w:rPr>
            <w:webHidden/>
          </w:rPr>
          <w:tab/>
        </w:r>
        <w:r w:rsidRPr="009F28B0">
          <w:rPr>
            <w:webHidden/>
          </w:rPr>
          <w:fldChar w:fldCharType="begin"/>
        </w:r>
        <w:r w:rsidR="00EF38D7" w:rsidRPr="009F28B0">
          <w:rPr>
            <w:webHidden/>
          </w:rPr>
          <w:instrText xml:space="preserve"> PAGEREF _Toc286835462 \h </w:instrText>
        </w:r>
        <w:r w:rsidRPr="009F28B0">
          <w:rPr>
            <w:webHidden/>
          </w:rPr>
        </w:r>
        <w:r w:rsidRPr="009F28B0">
          <w:rPr>
            <w:webHidden/>
          </w:rPr>
          <w:fldChar w:fldCharType="separate"/>
        </w:r>
        <w:r w:rsidR="00EF38D7">
          <w:rPr>
            <w:webHidden/>
          </w:rPr>
          <w:t>34</w:t>
        </w:r>
        <w:r w:rsidRPr="009F28B0">
          <w:rPr>
            <w:webHidden/>
          </w:rPr>
          <w:fldChar w:fldCharType="end"/>
        </w:r>
      </w:hyperlink>
    </w:p>
    <w:p w:rsidR="00EF38D7" w:rsidRPr="009F28B0" w:rsidRDefault="00D943C3" w:rsidP="00C60B86">
      <w:pPr>
        <w:pStyle w:val="TDC2"/>
        <w:rPr>
          <w:rFonts w:eastAsia="Times New Roman"/>
          <w:b/>
          <w:lang w:val="es-ES" w:eastAsia="es-ES"/>
        </w:rPr>
      </w:pPr>
      <w:hyperlink w:anchor="_Toc286835463" w:history="1">
        <w:r w:rsidR="00EF38D7" w:rsidRPr="009F28B0">
          <w:rPr>
            <w:rStyle w:val="Hipervnculo"/>
            <w:sz w:val="24"/>
            <w:szCs w:val="24"/>
          </w:rPr>
          <w:t>5.11</w:t>
        </w:r>
        <w:r w:rsidR="00EF38D7" w:rsidRPr="009F28B0">
          <w:rPr>
            <w:rFonts w:eastAsia="Times New Roman"/>
            <w:b/>
            <w:lang w:val="es-ES" w:eastAsia="es-ES"/>
          </w:rPr>
          <w:tab/>
        </w:r>
        <w:r w:rsidR="00EF38D7" w:rsidRPr="009F28B0">
          <w:rPr>
            <w:rStyle w:val="Hipervnculo"/>
            <w:sz w:val="24"/>
            <w:szCs w:val="24"/>
          </w:rPr>
          <w:t>LA MUJER EN BOLIVIA.</w:t>
        </w:r>
        <w:r w:rsidR="00EF38D7" w:rsidRPr="009F28B0">
          <w:rPr>
            <w:webHidden/>
          </w:rPr>
          <w:tab/>
        </w:r>
        <w:r w:rsidRPr="009F28B0">
          <w:rPr>
            <w:webHidden/>
          </w:rPr>
          <w:fldChar w:fldCharType="begin"/>
        </w:r>
        <w:r w:rsidR="00EF38D7" w:rsidRPr="009F28B0">
          <w:rPr>
            <w:webHidden/>
          </w:rPr>
          <w:instrText xml:space="preserve"> PAGEREF _Toc286835463 \h </w:instrText>
        </w:r>
        <w:r w:rsidRPr="009F28B0">
          <w:rPr>
            <w:webHidden/>
          </w:rPr>
        </w:r>
        <w:r w:rsidRPr="009F28B0">
          <w:rPr>
            <w:webHidden/>
          </w:rPr>
          <w:fldChar w:fldCharType="separate"/>
        </w:r>
        <w:r w:rsidR="00EF38D7">
          <w:rPr>
            <w:webHidden/>
          </w:rPr>
          <w:t>35</w:t>
        </w:r>
        <w:r w:rsidRPr="009F28B0">
          <w:rPr>
            <w:webHidden/>
          </w:rPr>
          <w:fldChar w:fldCharType="end"/>
        </w:r>
      </w:hyperlink>
    </w:p>
    <w:p w:rsidR="00EF38D7" w:rsidRPr="009F28B0" w:rsidRDefault="00D943C3" w:rsidP="00EF38D7">
      <w:pPr>
        <w:pStyle w:val="TDC1"/>
        <w:tabs>
          <w:tab w:val="left" w:pos="440"/>
          <w:tab w:val="right" w:leader="dot" w:pos="9395"/>
        </w:tabs>
        <w:rPr>
          <w:rFonts w:ascii="Arial" w:eastAsia="Times New Roman" w:hAnsi="Arial" w:cs="Arial"/>
          <w:b w:val="0"/>
          <w:bCs w:val="0"/>
          <w:caps w:val="0"/>
          <w:noProof/>
          <w:lang w:val="es-ES" w:eastAsia="es-ES"/>
        </w:rPr>
      </w:pPr>
      <w:hyperlink w:anchor="_Toc286835464" w:history="1">
        <w:r w:rsidR="00EF38D7" w:rsidRPr="009F28B0">
          <w:rPr>
            <w:rStyle w:val="Hipervnculo"/>
            <w:noProof/>
            <w:sz w:val="24"/>
            <w:szCs w:val="24"/>
            <w:lang w:eastAsia="es-BO"/>
          </w:rPr>
          <w:t>6.</w:t>
        </w:r>
        <w:r w:rsidR="00EF38D7" w:rsidRPr="009F28B0">
          <w:rPr>
            <w:rFonts w:ascii="Arial" w:eastAsia="Times New Roman" w:hAnsi="Arial" w:cs="Arial"/>
            <w:b w:val="0"/>
            <w:bCs w:val="0"/>
            <w:caps w:val="0"/>
            <w:noProof/>
            <w:lang w:val="es-ES" w:eastAsia="es-ES"/>
          </w:rPr>
          <w:tab/>
        </w:r>
        <w:r w:rsidR="00EF38D7" w:rsidRPr="009F28B0">
          <w:rPr>
            <w:rStyle w:val="Hipervnculo"/>
            <w:noProof/>
            <w:sz w:val="24"/>
            <w:szCs w:val="24"/>
            <w:lang w:eastAsia="es-BO"/>
          </w:rPr>
          <w:t>DESCRIPCION GENERAL DE LA PROPUESTA:</w:t>
        </w:r>
        <w:r w:rsidR="00EF38D7" w:rsidRPr="009F28B0">
          <w:rPr>
            <w:rFonts w:ascii="Arial" w:hAnsi="Arial" w:cs="Arial"/>
            <w:noProof/>
            <w:webHidden/>
          </w:rPr>
          <w:tab/>
        </w:r>
        <w:r w:rsidRPr="009F28B0">
          <w:rPr>
            <w:rFonts w:ascii="Arial" w:hAnsi="Arial" w:cs="Arial"/>
            <w:noProof/>
            <w:webHidden/>
          </w:rPr>
          <w:fldChar w:fldCharType="begin"/>
        </w:r>
        <w:r w:rsidR="00EF38D7" w:rsidRPr="009F28B0">
          <w:rPr>
            <w:rFonts w:ascii="Arial" w:hAnsi="Arial" w:cs="Arial"/>
            <w:noProof/>
            <w:webHidden/>
          </w:rPr>
          <w:instrText xml:space="preserve"> PAGEREF _Toc286835464 \h </w:instrText>
        </w:r>
        <w:r w:rsidRPr="009F28B0">
          <w:rPr>
            <w:rFonts w:ascii="Arial" w:hAnsi="Arial" w:cs="Arial"/>
            <w:noProof/>
            <w:webHidden/>
          </w:rPr>
        </w:r>
        <w:r w:rsidRPr="009F28B0">
          <w:rPr>
            <w:rFonts w:ascii="Arial" w:hAnsi="Arial" w:cs="Arial"/>
            <w:noProof/>
            <w:webHidden/>
          </w:rPr>
          <w:fldChar w:fldCharType="separate"/>
        </w:r>
        <w:r w:rsidR="00EF38D7">
          <w:rPr>
            <w:rFonts w:ascii="Arial" w:hAnsi="Arial" w:cs="Arial"/>
            <w:noProof/>
            <w:webHidden/>
          </w:rPr>
          <w:t>36</w:t>
        </w:r>
        <w:r w:rsidRPr="009F28B0">
          <w:rPr>
            <w:rFonts w:ascii="Arial" w:hAnsi="Arial" w:cs="Arial"/>
            <w:noProof/>
            <w:webHidden/>
          </w:rPr>
          <w:fldChar w:fldCharType="end"/>
        </w:r>
      </w:hyperlink>
    </w:p>
    <w:p w:rsidR="00EF38D7" w:rsidRPr="009F28B0" w:rsidRDefault="00D943C3" w:rsidP="00C60B86">
      <w:pPr>
        <w:pStyle w:val="TDC2"/>
        <w:rPr>
          <w:rFonts w:eastAsia="Times New Roman"/>
          <w:b/>
          <w:lang w:val="es-ES" w:eastAsia="es-ES"/>
        </w:rPr>
      </w:pPr>
      <w:hyperlink w:anchor="_Toc286835466" w:history="1">
        <w:r w:rsidR="00EF38D7" w:rsidRPr="009F28B0">
          <w:rPr>
            <w:rStyle w:val="Hipervnculo"/>
            <w:sz w:val="24"/>
            <w:szCs w:val="24"/>
            <w:lang w:eastAsia="es-BO"/>
          </w:rPr>
          <w:t>6.1</w:t>
        </w:r>
        <w:r w:rsidR="00EF38D7" w:rsidRPr="009F28B0">
          <w:rPr>
            <w:rFonts w:eastAsia="Times New Roman"/>
            <w:b/>
            <w:lang w:val="es-ES" w:eastAsia="es-ES"/>
          </w:rPr>
          <w:tab/>
        </w:r>
        <w:r w:rsidR="00EF38D7" w:rsidRPr="009F28B0">
          <w:rPr>
            <w:rStyle w:val="Hipervnculo"/>
            <w:sz w:val="24"/>
            <w:szCs w:val="24"/>
            <w:lang w:eastAsia="es-BO"/>
          </w:rPr>
          <w:t>Estrategias para la población</w:t>
        </w:r>
        <w:r w:rsidR="00EF38D7" w:rsidRPr="009F28B0">
          <w:rPr>
            <w:webHidden/>
          </w:rPr>
          <w:tab/>
        </w:r>
        <w:r w:rsidRPr="009F28B0">
          <w:rPr>
            <w:webHidden/>
          </w:rPr>
          <w:fldChar w:fldCharType="begin"/>
        </w:r>
        <w:r w:rsidR="00EF38D7" w:rsidRPr="009F28B0">
          <w:rPr>
            <w:webHidden/>
          </w:rPr>
          <w:instrText xml:space="preserve"> PAGEREF _Toc286835466 \h </w:instrText>
        </w:r>
        <w:r w:rsidRPr="009F28B0">
          <w:rPr>
            <w:webHidden/>
          </w:rPr>
        </w:r>
        <w:r w:rsidRPr="009F28B0">
          <w:rPr>
            <w:webHidden/>
          </w:rPr>
          <w:fldChar w:fldCharType="separate"/>
        </w:r>
        <w:r w:rsidR="00EF38D7">
          <w:rPr>
            <w:webHidden/>
          </w:rPr>
          <w:t>36</w:t>
        </w:r>
        <w:r w:rsidRPr="009F28B0">
          <w:rPr>
            <w:webHidden/>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67" w:history="1">
        <w:r w:rsidR="00EF38D7" w:rsidRPr="009F28B0">
          <w:rPr>
            <w:rStyle w:val="Hipervnculo"/>
            <w:noProof/>
            <w:sz w:val="24"/>
            <w:szCs w:val="24"/>
            <w:lang w:eastAsia="es-BO"/>
          </w:rPr>
          <w:t>6.1.1</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lang w:eastAsia="es-BO"/>
          </w:rPr>
          <w:t>Estrategias para la institución</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_Toc286835467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37</w:t>
        </w:r>
        <w:r w:rsidRPr="009F28B0">
          <w:rPr>
            <w:rFonts w:ascii="Arial" w:hAnsi="Arial" w:cs="Arial"/>
            <w:noProof/>
            <w:webHidden/>
            <w:sz w:val="24"/>
            <w:szCs w:val="24"/>
          </w:rPr>
          <w:fldChar w:fldCharType="end"/>
        </w:r>
      </w:hyperlink>
    </w:p>
    <w:p w:rsidR="00EF38D7" w:rsidRPr="009F28B0" w:rsidRDefault="00D943C3" w:rsidP="00C60B86">
      <w:pPr>
        <w:pStyle w:val="TDC2"/>
        <w:rPr>
          <w:rFonts w:eastAsia="Times New Roman"/>
          <w:b/>
          <w:lang w:val="es-ES" w:eastAsia="es-ES"/>
        </w:rPr>
      </w:pPr>
      <w:hyperlink w:anchor="_Toc286835468" w:history="1">
        <w:r w:rsidR="00EF38D7" w:rsidRPr="009F28B0">
          <w:rPr>
            <w:rStyle w:val="Hipervnculo"/>
            <w:sz w:val="24"/>
            <w:szCs w:val="24"/>
            <w:lang w:eastAsia="es-BO"/>
          </w:rPr>
          <w:t>6.2</w:t>
        </w:r>
        <w:r w:rsidR="00EF38D7" w:rsidRPr="009F28B0">
          <w:rPr>
            <w:rFonts w:eastAsia="Times New Roman"/>
            <w:b/>
            <w:lang w:val="es-ES" w:eastAsia="es-ES"/>
          </w:rPr>
          <w:tab/>
        </w:r>
        <w:r w:rsidR="00EF38D7" w:rsidRPr="009F28B0">
          <w:rPr>
            <w:rStyle w:val="Hipervnculo"/>
            <w:sz w:val="24"/>
            <w:szCs w:val="24"/>
            <w:lang w:eastAsia="es-BO"/>
          </w:rPr>
          <w:t>Actividades para la población</w:t>
        </w:r>
        <w:r w:rsidR="00EF38D7" w:rsidRPr="009F28B0">
          <w:rPr>
            <w:webHidden/>
          </w:rPr>
          <w:tab/>
        </w:r>
        <w:r w:rsidRPr="009F28B0">
          <w:rPr>
            <w:webHidden/>
          </w:rPr>
          <w:fldChar w:fldCharType="begin"/>
        </w:r>
        <w:r w:rsidR="00EF38D7" w:rsidRPr="009F28B0">
          <w:rPr>
            <w:webHidden/>
          </w:rPr>
          <w:instrText xml:space="preserve"> PAGEREF _Toc286835468 \h </w:instrText>
        </w:r>
        <w:r w:rsidRPr="009F28B0">
          <w:rPr>
            <w:webHidden/>
          </w:rPr>
        </w:r>
        <w:r w:rsidRPr="009F28B0">
          <w:rPr>
            <w:webHidden/>
          </w:rPr>
          <w:fldChar w:fldCharType="separate"/>
        </w:r>
        <w:r w:rsidR="00EF38D7">
          <w:rPr>
            <w:webHidden/>
          </w:rPr>
          <w:t>37</w:t>
        </w:r>
        <w:r w:rsidRPr="009F28B0">
          <w:rPr>
            <w:webHidden/>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69" w:history="1">
        <w:r w:rsidR="00EF38D7" w:rsidRPr="009F28B0">
          <w:rPr>
            <w:rStyle w:val="Hipervnculo"/>
            <w:noProof/>
            <w:sz w:val="24"/>
            <w:szCs w:val="24"/>
            <w:lang w:eastAsia="es-BO"/>
          </w:rPr>
          <w:t>6.2.1</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lang w:eastAsia="es-BO"/>
          </w:rPr>
          <w:t>Actividades para la institución</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_Toc286835469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37</w:t>
        </w:r>
        <w:r w:rsidRPr="009F28B0">
          <w:rPr>
            <w:rFonts w:ascii="Arial" w:hAnsi="Arial" w:cs="Arial"/>
            <w:noProof/>
            <w:webHidden/>
            <w:sz w:val="24"/>
            <w:szCs w:val="24"/>
          </w:rPr>
          <w:fldChar w:fldCharType="end"/>
        </w:r>
      </w:hyperlink>
    </w:p>
    <w:p w:rsidR="00EF38D7" w:rsidRPr="009F28B0" w:rsidRDefault="00D943C3" w:rsidP="00C60B86">
      <w:pPr>
        <w:pStyle w:val="TDC2"/>
        <w:rPr>
          <w:rFonts w:eastAsia="Times New Roman"/>
          <w:b/>
          <w:lang w:val="es-ES" w:eastAsia="es-ES"/>
        </w:rPr>
      </w:pPr>
      <w:hyperlink w:anchor="_Toc286835470" w:history="1">
        <w:r w:rsidR="00EF38D7" w:rsidRPr="009F28B0">
          <w:rPr>
            <w:rStyle w:val="Hipervnculo"/>
            <w:sz w:val="24"/>
            <w:szCs w:val="24"/>
            <w:lang w:eastAsia="es-BO"/>
          </w:rPr>
          <w:t>6.3</w:t>
        </w:r>
        <w:r w:rsidR="00EF38D7" w:rsidRPr="009F28B0">
          <w:rPr>
            <w:rFonts w:eastAsia="Times New Roman"/>
            <w:b/>
            <w:lang w:val="es-ES" w:eastAsia="es-ES"/>
          </w:rPr>
          <w:tab/>
        </w:r>
        <w:r w:rsidR="00EF38D7" w:rsidRPr="009F28B0">
          <w:rPr>
            <w:rStyle w:val="Hipervnculo"/>
            <w:sz w:val="24"/>
            <w:szCs w:val="24"/>
            <w:lang w:eastAsia="es-BO"/>
          </w:rPr>
          <w:t>Indicadores y medios de verificación población</w:t>
        </w:r>
        <w:r w:rsidR="00EF38D7" w:rsidRPr="009F28B0">
          <w:rPr>
            <w:webHidden/>
          </w:rPr>
          <w:tab/>
        </w:r>
        <w:r w:rsidRPr="009F28B0">
          <w:rPr>
            <w:webHidden/>
          </w:rPr>
          <w:fldChar w:fldCharType="begin"/>
        </w:r>
        <w:r w:rsidR="00EF38D7" w:rsidRPr="009F28B0">
          <w:rPr>
            <w:webHidden/>
          </w:rPr>
          <w:instrText xml:space="preserve"> PAGEREF _Toc286835470 \h </w:instrText>
        </w:r>
        <w:r w:rsidRPr="009F28B0">
          <w:rPr>
            <w:webHidden/>
          </w:rPr>
        </w:r>
        <w:r w:rsidRPr="009F28B0">
          <w:rPr>
            <w:webHidden/>
          </w:rPr>
          <w:fldChar w:fldCharType="separate"/>
        </w:r>
        <w:r w:rsidR="00EF38D7">
          <w:rPr>
            <w:webHidden/>
          </w:rPr>
          <w:t>38</w:t>
        </w:r>
        <w:r w:rsidRPr="009F28B0">
          <w:rPr>
            <w:webHidden/>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71" w:history="1">
        <w:r w:rsidR="00EF38D7" w:rsidRPr="009F28B0">
          <w:rPr>
            <w:rStyle w:val="Hipervnculo"/>
            <w:noProof/>
            <w:sz w:val="24"/>
            <w:szCs w:val="24"/>
            <w:lang w:eastAsia="es-BO"/>
          </w:rPr>
          <w:t>6.3.1</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lang w:eastAsia="es-BO"/>
          </w:rPr>
          <w:t>Indicadores y medios de verificación para la institución</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_Toc286835471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38</w:t>
        </w:r>
        <w:r w:rsidRPr="009F28B0">
          <w:rPr>
            <w:rFonts w:ascii="Arial" w:hAnsi="Arial" w:cs="Arial"/>
            <w:noProof/>
            <w:webHidden/>
            <w:sz w:val="24"/>
            <w:szCs w:val="24"/>
          </w:rPr>
          <w:fldChar w:fldCharType="end"/>
        </w:r>
      </w:hyperlink>
    </w:p>
    <w:p w:rsidR="00EF38D7" w:rsidRPr="009F28B0" w:rsidRDefault="00D943C3" w:rsidP="00C60B86">
      <w:pPr>
        <w:pStyle w:val="TDC2"/>
        <w:rPr>
          <w:rFonts w:eastAsia="Times New Roman"/>
          <w:b/>
          <w:lang w:val="es-ES" w:eastAsia="es-ES"/>
        </w:rPr>
      </w:pPr>
      <w:hyperlink w:anchor="_Toc286835472" w:history="1">
        <w:r w:rsidR="00EF38D7" w:rsidRPr="009F28B0">
          <w:rPr>
            <w:rStyle w:val="Hipervnculo"/>
            <w:sz w:val="24"/>
            <w:szCs w:val="24"/>
            <w:lang w:eastAsia="es-BO"/>
          </w:rPr>
          <w:t>6.4</w:t>
        </w:r>
        <w:r w:rsidR="00EF38D7" w:rsidRPr="009F28B0">
          <w:rPr>
            <w:rFonts w:eastAsia="Times New Roman"/>
            <w:b/>
            <w:lang w:val="es-ES" w:eastAsia="es-ES"/>
          </w:rPr>
          <w:tab/>
        </w:r>
        <w:r w:rsidR="00EF38D7" w:rsidRPr="009F28B0">
          <w:rPr>
            <w:rStyle w:val="Hipervnculo"/>
            <w:sz w:val="24"/>
            <w:szCs w:val="24"/>
            <w:lang w:eastAsia="es-BO"/>
          </w:rPr>
          <w:t>Beneficiarios directos</w:t>
        </w:r>
        <w:r w:rsidR="00EF38D7" w:rsidRPr="009F28B0">
          <w:rPr>
            <w:webHidden/>
          </w:rPr>
          <w:tab/>
        </w:r>
        <w:r w:rsidRPr="009F28B0">
          <w:rPr>
            <w:webHidden/>
          </w:rPr>
          <w:fldChar w:fldCharType="begin"/>
        </w:r>
        <w:r w:rsidR="00EF38D7" w:rsidRPr="009F28B0">
          <w:rPr>
            <w:webHidden/>
          </w:rPr>
          <w:instrText xml:space="preserve"> PAGEREF _Toc286835472 \h </w:instrText>
        </w:r>
        <w:r w:rsidRPr="009F28B0">
          <w:rPr>
            <w:webHidden/>
          </w:rPr>
        </w:r>
        <w:r w:rsidRPr="009F28B0">
          <w:rPr>
            <w:webHidden/>
          </w:rPr>
          <w:fldChar w:fldCharType="separate"/>
        </w:r>
        <w:r w:rsidR="00EF38D7">
          <w:rPr>
            <w:webHidden/>
          </w:rPr>
          <w:t>38</w:t>
        </w:r>
        <w:r w:rsidRPr="009F28B0">
          <w:rPr>
            <w:webHidden/>
          </w:rPr>
          <w:fldChar w:fldCharType="end"/>
        </w:r>
      </w:hyperlink>
    </w:p>
    <w:p w:rsidR="00EF38D7" w:rsidRPr="009F28B0" w:rsidRDefault="00D943C3" w:rsidP="00EF38D7">
      <w:pPr>
        <w:pStyle w:val="TDC3"/>
        <w:tabs>
          <w:tab w:val="left" w:pos="880"/>
          <w:tab w:val="right" w:leader="dot" w:pos="9395"/>
        </w:tabs>
        <w:rPr>
          <w:rFonts w:ascii="Arial" w:eastAsia="Times New Roman" w:hAnsi="Arial" w:cs="Arial"/>
          <w:noProof/>
          <w:sz w:val="24"/>
          <w:szCs w:val="24"/>
          <w:lang w:val="es-ES" w:eastAsia="es-ES"/>
        </w:rPr>
      </w:pPr>
      <w:hyperlink w:anchor="_Toc286835473" w:history="1">
        <w:r w:rsidR="00EF38D7" w:rsidRPr="009F28B0">
          <w:rPr>
            <w:rStyle w:val="Hipervnculo"/>
            <w:noProof/>
            <w:sz w:val="24"/>
            <w:szCs w:val="24"/>
            <w:lang w:eastAsia="es-BO"/>
          </w:rPr>
          <w:t>6.4.1</w:t>
        </w:r>
        <w:r w:rsidR="00EF38D7" w:rsidRPr="009F28B0">
          <w:rPr>
            <w:rFonts w:ascii="Arial" w:eastAsia="Times New Roman" w:hAnsi="Arial" w:cs="Arial"/>
            <w:noProof/>
            <w:sz w:val="24"/>
            <w:szCs w:val="24"/>
            <w:lang w:val="es-ES" w:eastAsia="es-ES"/>
          </w:rPr>
          <w:tab/>
        </w:r>
        <w:r w:rsidR="00EF38D7" w:rsidRPr="009F28B0">
          <w:rPr>
            <w:rStyle w:val="Hipervnculo"/>
            <w:noProof/>
            <w:sz w:val="24"/>
            <w:szCs w:val="24"/>
            <w:lang w:eastAsia="es-BO"/>
          </w:rPr>
          <w:t>Beneficiarios Indirectos</w:t>
        </w:r>
        <w:r w:rsidR="00EF38D7" w:rsidRPr="009F28B0">
          <w:rPr>
            <w:rFonts w:ascii="Arial" w:hAnsi="Arial" w:cs="Arial"/>
            <w:noProof/>
            <w:webHidden/>
            <w:sz w:val="24"/>
            <w:szCs w:val="24"/>
          </w:rPr>
          <w:tab/>
        </w:r>
        <w:r w:rsidRPr="009F28B0">
          <w:rPr>
            <w:rFonts w:ascii="Arial" w:hAnsi="Arial" w:cs="Arial"/>
            <w:noProof/>
            <w:webHidden/>
            <w:sz w:val="24"/>
            <w:szCs w:val="24"/>
          </w:rPr>
          <w:fldChar w:fldCharType="begin"/>
        </w:r>
        <w:r w:rsidR="00EF38D7" w:rsidRPr="009F28B0">
          <w:rPr>
            <w:rFonts w:ascii="Arial" w:hAnsi="Arial" w:cs="Arial"/>
            <w:noProof/>
            <w:webHidden/>
            <w:sz w:val="24"/>
            <w:szCs w:val="24"/>
          </w:rPr>
          <w:instrText xml:space="preserve"> PAGEREF _Toc286835473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EF38D7">
          <w:rPr>
            <w:rFonts w:ascii="Arial" w:hAnsi="Arial" w:cs="Arial"/>
            <w:noProof/>
            <w:webHidden/>
            <w:sz w:val="24"/>
            <w:szCs w:val="24"/>
          </w:rPr>
          <w:t>38</w:t>
        </w:r>
        <w:r w:rsidRPr="009F28B0">
          <w:rPr>
            <w:rFonts w:ascii="Arial" w:hAnsi="Arial" w:cs="Arial"/>
            <w:noProof/>
            <w:webHidden/>
            <w:sz w:val="24"/>
            <w:szCs w:val="24"/>
          </w:rPr>
          <w:fldChar w:fldCharType="end"/>
        </w:r>
      </w:hyperlink>
    </w:p>
    <w:p w:rsidR="00EF38D7" w:rsidRPr="009F28B0" w:rsidRDefault="00D943C3" w:rsidP="00C60B86">
      <w:pPr>
        <w:pStyle w:val="TDC2"/>
        <w:rPr>
          <w:rFonts w:eastAsia="Times New Roman"/>
          <w:b/>
          <w:lang w:val="es-ES" w:eastAsia="es-ES"/>
        </w:rPr>
      </w:pPr>
      <w:hyperlink w:anchor="_Toc286835474" w:history="1">
        <w:r w:rsidR="00EF38D7" w:rsidRPr="009F28B0">
          <w:rPr>
            <w:rStyle w:val="Hipervnculo"/>
            <w:sz w:val="24"/>
            <w:szCs w:val="24"/>
            <w:lang w:eastAsia="es-BO"/>
          </w:rPr>
          <w:t>6.5</w:t>
        </w:r>
        <w:r w:rsidR="00EF38D7" w:rsidRPr="009F28B0">
          <w:rPr>
            <w:rFonts w:eastAsia="Times New Roman"/>
            <w:b/>
            <w:lang w:val="es-ES" w:eastAsia="es-ES"/>
          </w:rPr>
          <w:tab/>
        </w:r>
        <w:r w:rsidR="00EF38D7" w:rsidRPr="009F28B0">
          <w:rPr>
            <w:rStyle w:val="Hipervnculo"/>
            <w:sz w:val="24"/>
            <w:szCs w:val="24"/>
            <w:lang w:eastAsia="es-BO"/>
          </w:rPr>
          <w:t>Presupuesto población e institución</w:t>
        </w:r>
        <w:r w:rsidR="00EF38D7" w:rsidRPr="009F28B0">
          <w:rPr>
            <w:webHidden/>
          </w:rPr>
          <w:tab/>
        </w:r>
        <w:r w:rsidRPr="009F28B0">
          <w:rPr>
            <w:webHidden/>
          </w:rPr>
          <w:fldChar w:fldCharType="begin"/>
        </w:r>
        <w:r w:rsidR="00EF38D7" w:rsidRPr="009F28B0">
          <w:rPr>
            <w:webHidden/>
          </w:rPr>
          <w:instrText xml:space="preserve"> PAGEREF _Toc286835474 \h </w:instrText>
        </w:r>
        <w:r w:rsidRPr="009F28B0">
          <w:rPr>
            <w:webHidden/>
          </w:rPr>
        </w:r>
        <w:r w:rsidRPr="009F28B0">
          <w:rPr>
            <w:webHidden/>
          </w:rPr>
          <w:fldChar w:fldCharType="separate"/>
        </w:r>
        <w:r w:rsidR="00EF38D7">
          <w:rPr>
            <w:webHidden/>
          </w:rPr>
          <w:t>38</w:t>
        </w:r>
        <w:r w:rsidRPr="009F28B0">
          <w:rPr>
            <w:webHidden/>
          </w:rPr>
          <w:fldChar w:fldCharType="end"/>
        </w:r>
      </w:hyperlink>
    </w:p>
    <w:p w:rsidR="00EF38D7" w:rsidRPr="009F28B0" w:rsidRDefault="00D943C3" w:rsidP="00C60B86">
      <w:pPr>
        <w:pStyle w:val="TDC2"/>
        <w:rPr>
          <w:rFonts w:eastAsia="Times New Roman"/>
          <w:b/>
          <w:lang w:val="es-ES" w:eastAsia="es-ES"/>
        </w:rPr>
      </w:pPr>
      <w:hyperlink w:anchor="_Toc286835475" w:history="1">
        <w:r w:rsidR="00EF38D7" w:rsidRPr="009F28B0">
          <w:rPr>
            <w:rStyle w:val="Hipervnculo"/>
            <w:sz w:val="24"/>
            <w:szCs w:val="24"/>
            <w:lang w:eastAsia="es-BO"/>
          </w:rPr>
          <w:t>6.6</w:t>
        </w:r>
        <w:r w:rsidR="00EF38D7" w:rsidRPr="009F28B0">
          <w:rPr>
            <w:rFonts w:eastAsia="Times New Roman"/>
            <w:b/>
            <w:lang w:val="es-ES" w:eastAsia="es-ES"/>
          </w:rPr>
          <w:tab/>
        </w:r>
        <w:r w:rsidR="00EF38D7" w:rsidRPr="009F28B0">
          <w:rPr>
            <w:rStyle w:val="Hipervnculo"/>
            <w:sz w:val="24"/>
            <w:szCs w:val="24"/>
            <w:lang w:eastAsia="es-BO"/>
          </w:rPr>
          <w:t>Datos obtenidos</w:t>
        </w:r>
        <w:r w:rsidR="00EF38D7" w:rsidRPr="009F28B0">
          <w:rPr>
            <w:webHidden/>
          </w:rPr>
          <w:tab/>
        </w:r>
        <w:r w:rsidRPr="009F28B0">
          <w:rPr>
            <w:webHidden/>
          </w:rPr>
          <w:fldChar w:fldCharType="begin"/>
        </w:r>
        <w:r w:rsidR="00EF38D7" w:rsidRPr="009F28B0">
          <w:rPr>
            <w:webHidden/>
          </w:rPr>
          <w:instrText xml:space="preserve"> PAGEREF _Toc286835475 \h </w:instrText>
        </w:r>
        <w:r w:rsidRPr="009F28B0">
          <w:rPr>
            <w:webHidden/>
          </w:rPr>
        </w:r>
        <w:r w:rsidRPr="009F28B0">
          <w:rPr>
            <w:webHidden/>
          </w:rPr>
          <w:fldChar w:fldCharType="separate"/>
        </w:r>
        <w:r w:rsidR="00EF38D7">
          <w:rPr>
            <w:webHidden/>
          </w:rPr>
          <w:t>39</w:t>
        </w:r>
        <w:r w:rsidRPr="009F28B0">
          <w:rPr>
            <w:webHidden/>
          </w:rPr>
          <w:fldChar w:fldCharType="end"/>
        </w:r>
      </w:hyperlink>
    </w:p>
    <w:p w:rsidR="00EF38D7" w:rsidRPr="009F28B0" w:rsidRDefault="00D943C3" w:rsidP="00C60B86">
      <w:pPr>
        <w:pStyle w:val="TDC2"/>
        <w:rPr>
          <w:rFonts w:eastAsia="Times New Roman"/>
          <w:b/>
          <w:lang w:val="es-ES" w:eastAsia="es-ES"/>
        </w:rPr>
      </w:pPr>
      <w:hyperlink w:anchor="_Toc286835476" w:history="1">
        <w:r w:rsidR="00EF38D7" w:rsidRPr="009F28B0">
          <w:rPr>
            <w:rStyle w:val="Hipervnculo"/>
            <w:sz w:val="24"/>
            <w:szCs w:val="24"/>
          </w:rPr>
          <w:t>6.7</w:t>
        </w:r>
        <w:r w:rsidR="00EF38D7" w:rsidRPr="009F28B0">
          <w:rPr>
            <w:rFonts w:eastAsia="Times New Roman"/>
            <w:b/>
            <w:lang w:val="es-ES" w:eastAsia="es-ES"/>
          </w:rPr>
          <w:tab/>
        </w:r>
        <w:r w:rsidR="00EF38D7" w:rsidRPr="009F28B0">
          <w:rPr>
            <w:rStyle w:val="Hipervnculo"/>
            <w:sz w:val="24"/>
            <w:szCs w:val="24"/>
          </w:rPr>
          <w:t>Cronograma de actividades</w:t>
        </w:r>
        <w:r w:rsidR="00EF38D7" w:rsidRPr="009F28B0">
          <w:rPr>
            <w:webHidden/>
          </w:rPr>
          <w:tab/>
        </w:r>
        <w:r w:rsidRPr="009F28B0">
          <w:rPr>
            <w:webHidden/>
          </w:rPr>
          <w:fldChar w:fldCharType="begin"/>
        </w:r>
        <w:r w:rsidR="00EF38D7" w:rsidRPr="009F28B0">
          <w:rPr>
            <w:webHidden/>
          </w:rPr>
          <w:instrText xml:space="preserve"> PAGEREF _Toc286835476 \h </w:instrText>
        </w:r>
        <w:r w:rsidRPr="009F28B0">
          <w:rPr>
            <w:webHidden/>
          </w:rPr>
        </w:r>
        <w:r w:rsidRPr="009F28B0">
          <w:rPr>
            <w:webHidden/>
          </w:rPr>
          <w:fldChar w:fldCharType="separate"/>
        </w:r>
        <w:r w:rsidR="00EF38D7">
          <w:rPr>
            <w:webHidden/>
          </w:rPr>
          <w:t>42</w:t>
        </w:r>
        <w:r w:rsidRPr="009F28B0">
          <w:rPr>
            <w:webHidden/>
          </w:rPr>
          <w:fldChar w:fldCharType="end"/>
        </w:r>
      </w:hyperlink>
    </w:p>
    <w:p w:rsidR="00EF38D7" w:rsidRPr="009F28B0" w:rsidRDefault="00D943C3" w:rsidP="00C60B86">
      <w:pPr>
        <w:pStyle w:val="TDC2"/>
        <w:rPr>
          <w:rFonts w:eastAsia="Times New Roman"/>
          <w:b/>
          <w:lang w:val="es-ES" w:eastAsia="es-ES"/>
        </w:rPr>
      </w:pPr>
      <w:hyperlink w:anchor="_Toc286835477" w:history="1">
        <w:r w:rsidR="00EF38D7" w:rsidRPr="009F28B0">
          <w:rPr>
            <w:rStyle w:val="Hipervnculo"/>
            <w:sz w:val="24"/>
            <w:szCs w:val="24"/>
            <w:lang w:eastAsia="es-BO"/>
          </w:rPr>
          <w:t>6.8</w:t>
        </w:r>
        <w:r w:rsidR="00EF38D7" w:rsidRPr="009F28B0">
          <w:rPr>
            <w:rFonts w:eastAsia="Times New Roman"/>
            <w:b/>
            <w:lang w:val="es-ES" w:eastAsia="es-ES"/>
          </w:rPr>
          <w:tab/>
        </w:r>
        <w:r w:rsidR="00EF38D7" w:rsidRPr="009F28B0">
          <w:rPr>
            <w:rStyle w:val="Hipervnculo"/>
            <w:sz w:val="24"/>
            <w:szCs w:val="24"/>
            <w:lang w:eastAsia="es-BO"/>
          </w:rPr>
          <w:t>Resultados obtenidos</w:t>
        </w:r>
        <w:r w:rsidR="00EF38D7" w:rsidRPr="009F28B0">
          <w:rPr>
            <w:webHidden/>
          </w:rPr>
          <w:tab/>
        </w:r>
        <w:r w:rsidRPr="009F28B0">
          <w:rPr>
            <w:webHidden/>
          </w:rPr>
          <w:fldChar w:fldCharType="begin"/>
        </w:r>
        <w:r w:rsidR="00EF38D7" w:rsidRPr="009F28B0">
          <w:rPr>
            <w:webHidden/>
          </w:rPr>
          <w:instrText xml:space="preserve"> PAGEREF _Toc286835477 \h </w:instrText>
        </w:r>
        <w:r w:rsidRPr="009F28B0">
          <w:rPr>
            <w:webHidden/>
          </w:rPr>
        </w:r>
        <w:r w:rsidRPr="009F28B0">
          <w:rPr>
            <w:webHidden/>
          </w:rPr>
          <w:fldChar w:fldCharType="separate"/>
        </w:r>
        <w:r w:rsidR="00EF38D7">
          <w:rPr>
            <w:b/>
            <w:webHidden/>
            <w:lang w:val="es-ES"/>
          </w:rPr>
          <w:t>¡Error! Marcador no definido.</w:t>
        </w:r>
        <w:r w:rsidRPr="009F28B0">
          <w:rPr>
            <w:webHidden/>
          </w:rPr>
          <w:fldChar w:fldCharType="end"/>
        </w:r>
      </w:hyperlink>
    </w:p>
    <w:p w:rsidR="00EF38D7" w:rsidRPr="009F28B0" w:rsidRDefault="00D943C3" w:rsidP="00EF38D7">
      <w:pPr>
        <w:pStyle w:val="TDC1"/>
        <w:tabs>
          <w:tab w:val="right" w:leader="dot" w:pos="9395"/>
        </w:tabs>
        <w:rPr>
          <w:rFonts w:ascii="Arial" w:eastAsia="Times New Roman" w:hAnsi="Arial" w:cs="Arial"/>
          <w:b w:val="0"/>
          <w:bCs w:val="0"/>
          <w:caps w:val="0"/>
          <w:noProof/>
          <w:lang w:val="es-ES" w:eastAsia="es-ES"/>
        </w:rPr>
      </w:pPr>
      <w:hyperlink w:anchor="_Toc286835478" w:history="1">
        <w:r w:rsidR="00EF38D7" w:rsidRPr="009F28B0">
          <w:rPr>
            <w:rStyle w:val="Hipervnculo"/>
            <w:noProof/>
            <w:sz w:val="24"/>
            <w:szCs w:val="24"/>
            <w:lang w:eastAsia="es-BO"/>
          </w:rPr>
          <w:t>CONCLUSIONES</w:t>
        </w:r>
        <w:r w:rsidR="00EF38D7" w:rsidRPr="009F28B0">
          <w:rPr>
            <w:rFonts w:ascii="Arial" w:hAnsi="Arial" w:cs="Arial"/>
            <w:noProof/>
            <w:webHidden/>
          </w:rPr>
          <w:tab/>
        </w:r>
        <w:r w:rsidRPr="009F28B0">
          <w:rPr>
            <w:rFonts w:ascii="Arial" w:hAnsi="Arial" w:cs="Arial"/>
            <w:noProof/>
            <w:webHidden/>
          </w:rPr>
          <w:fldChar w:fldCharType="begin"/>
        </w:r>
        <w:r w:rsidR="00EF38D7" w:rsidRPr="009F28B0">
          <w:rPr>
            <w:rFonts w:ascii="Arial" w:hAnsi="Arial" w:cs="Arial"/>
            <w:noProof/>
            <w:webHidden/>
          </w:rPr>
          <w:instrText xml:space="preserve"> PAGEREF _Toc286835478 \h </w:instrText>
        </w:r>
        <w:r w:rsidRPr="009F28B0">
          <w:rPr>
            <w:rFonts w:ascii="Arial" w:hAnsi="Arial" w:cs="Arial"/>
            <w:noProof/>
            <w:webHidden/>
          </w:rPr>
        </w:r>
        <w:r w:rsidRPr="009F28B0">
          <w:rPr>
            <w:rFonts w:ascii="Arial" w:hAnsi="Arial" w:cs="Arial"/>
            <w:noProof/>
            <w:webHidden/>
          </w:rPr>
          <w:fldChar w:fldCharType="separate"/>
        </w:r>
        <w:r w:rsidR="00EF38D7">
          <w:rPr>
            <w:rFonts w:ascii="Arial" w:hAnsi="Arial" w:cs="Arial"/>
            <w:noProof/>
            <w:webHidden/>
          </w:rPr>
          <w:t>40</w:t>
        </w:r>
        <w:r w:rsidRPr="009F28B0">
          <w:rPr>
            <w:rFonts w:ascii="Arial" w:hAnsi="Arial" w:cs="Arial"/>
            <w:noProof/>
            <w:webHidden/>
          </w:rPr>
          <w:fldChar w:fldCharType="end"/>
        </w:r>
      </w:hyperlink>
    </w:p>
    <w:p w:rsidR="00EF38D7" w:rsidRPr="009F28B0" w:rsidRDefault="00D943C3" w:rsidP="00EF38D7">
      <w:pPr>
        <w:pStyle w:val="TDC1"/>
        <w:tabs>
          <w:tab w:val="right" w:leader="dot" w:pos="9395"/>
        </w:tabs>
        <w:rPr>
          <w:rFonts w:ascii="Arial" w:eastAsia="Times New Roman" w:hAnsi="Arial" w:cs="Arial"/>
          <w:b w:val="0"/>
          <w:bCs w:val="0"/>
          <w:caps w:val="0"/>
          <w:noProof/>
          <w:lang w:val="es-ES" w:eastAsia="es-ES"/>
        </w:rPr>
      </w:pPr>
      <w:hyperlink w:anchor="_Toc286835479" w:history="1">
        <w:r w:rsidR="00EF38D7" w:rsidRPr="009F28B0">
          <w:rPr>
            <w:rStyle w:val="Hipervnculo"/>
            <w:noProof/>
            <w:sz w:val="24"/>
            <w:szCs w:val="24"/>
            <w:lang w:eastAsia="es-BO"/>
          </w:rPr>
          <w:t>ANEXOS</w:t>
        </w:r>
        <w:r w:rsidR="00EF38D7" w:rsidRPr="009F28B0">
          <w:rPr>
            <w:rFonts w:ascii="Arial" w:hAnsi="Arial" w:cs="Arial"/>
            <w:noProof/>
            <w:webHidden/>
          </w:rPr>
          <w:tab/>
        </w:r>
        <w:r w:rsidRPr="009F28B0">
          <w:rPr>
            <w:rFonts w:ascii="Arial" w:hAnsi="Arial" w:cs="Arial"/>
            <w:noProof/>
            <w:webHidden/>
          </w:rPr>
          <w:fldChar w:fldCharType="begin"/>
        </w:r>
        <w:r w:rsidR="00EF38D7" w:rsidRPr="009F28B0">
          <w:rPr>
            <w:rFonts w:ascii="Arial" w:hAnsi="Arial" w:cs="Arial"/>
            <w:noProof/>
            <w:webHidden/>
          </w:rPr>
          <w:instrText xml:space="preserve"> PAGEREF _Toc286835479 \h </w:instrText>
        </w:r>
        <w:r w:rsidRPr="009F28B0">
          <w:rPr>
            <w:rFonts w:ascii="Arial" w:hAnsi="Arial" w:cs="Arial"/>
            <w:noProof/>
            <w:webHidden/>
          </w:rPr>
        </w:r>
        <w:r w:rsidRPr="009F28B0">
          <w:rPr>
            <w:rFonts w:ascii="Arial" w:hAnsi="Arial" w:cs="Arial"/>
            <w:noProof/>
            <w:webHidden/>
          </w:rPr>
          <w:fldChar w:fldCharType="separate"/>
        </w:r>
        <w:r w:rsidR="00EF38D7">
          <w:rPr>
            <w:rFonts w:ascii="Arial" w:hAnsi="Arial" w:cs="Arial"/>
            <w:noProof/>
            <w:webHidden/>
          </w:rPr>
          <w:t>45</w:t>
        </w:r>
        <w:r w:rsidRPr="009F28B0">
          <w:rPr>
            <w:rFonts w:ascii="Arial" w:hAnsi="Arial" w:cs="Arial"/>
            <w:noProof/>
            <w:webHidden/>
          </w:rPr>
          <w:fldChar w:fldCharType="end"/>
        </w:r>
      </w:hyperlink>
    </w:p>
    <w:p w:rsidR="00EF38D7" w:rsidRPr="009F28B0" w:rsidRDefault="00D943C3" w:rsidP="00EF38D7">
      <w:pPr>
        <w:pStyle w:val="TDC1"/>
        <w:tabs>
          <w:tab w:val="right" w:leader="dot" w:pos="9395"/>
        </w:tabs>
        <w:rPr>
          <w:rFonts w:ascii="Arial" w:eastAsia="Times New Roman" w:hAnsi="Arial" w:cs="Arial"/>
          <w:b w:val="0"/>
          <w:bCs w:val="0"/>
          <w:caps w:val="0"/>
          <w:noProof/>
          <w:lang w:val="es-ES" w:eastAsia="es-ES"/>
        </w:rPr>
      </w:pPr>
      <w:hyperlink w:anchor="_Toc286835480" w:history="1">
        <w:r w:rsidR="00EF38D7" w:rsidRPr="009F28B0">
          <w:rPr>
            <w:rStyle w:val="Hipervnculo"/>
            <w:noProof/>
            <w:sz w:val="24"/>
            <w:szCs w:val="24"/>
          </w:rPr>
          <w:t>BIBLIOGRAFIA</w:t>
        </w:r>
        <w:r w:rsidR="00EF38D7" w:rsidRPr="009F28B0">
          <w:rPr>
            <w:rFonts w:ascii="Arial" w:hAnsi="Arial" w:cs="Arial"/>
            <w:noProof/>
            <w:webHidden/>
          </w:rPr>
          <w:tab/>
        </w:r>
        <w:r w:rsidRPr="009F28B0">
          <w:rPr>
            <w:rFonts w:ascii="Arial" w:hAnsi="Arial" w:cs="Arial"/>
            <w:noProof/>
            <w:webHidden/>
          </w:rPr>
          <w:fldChar w:fldCharType="begin"/>
        </w:r>
        <w:r w:rsidR="00EF38D7" w:rsidRPr="009F28B0">
          <w:rPr>
            <w:rFonts w:ascii="Arial" w:hAnsi="Arial" w:cs="Arial"/>
            <w:noProof/>
            <w:webHidden/>
          </w:rPr>
          <w:instrText xml:space="preserve"> PAGEREF _Toc286835480 \h </w:instrText>
        </w:r>
        <w:r w:rsidRPr="009F28B0">
          <w:rPr>
            <w:rFonts w:ascii="Arial" w:hAnsi="Arial" w:cs="Arial"/>
            <w:noProof/>
            <w:webHidden/>
          </w:rPr>
        </w:r>
        <w:r w:rsidRPr="009F28B0">
          <w:rPr>
            <w:rFonts w:ascii="Arial" w:hAnsi="Arial" w:cs="Arial"/>
            <w:noProof/>
            <w:webHidden/>
          </w:rPr>
          <w:fldChar w:fldCharType="separate"/>
        </w:r>
        <w:r w:rsidR="00EF38D7">
          <w:rPr>
            <w:rFonts w:ascii="Arial" w:hAnsi="Arial" w:cs="Arial"/>
            <w:noProof/>
            <w:webHidden/>
          </w:rPr>
          <w:t>57</w:t>
        </w:r>
        <w:r w:rsidRPr="009F28B0">
          <w:rPr>
            <w:rFonts w:ascii="Arial" w:hAnsi="Arial" w:cs="Arial"/>
            <w:noProof/>
            <w:webHidden/>
          </w:rPr>
          <w:fldChar w:fldCharType="end"/>
        </w:r>
      </w:hyperlink>
    </w:p>
    <w:p w:rsidR="00EF38D7" w:rsidRPr="00D05D3E" w:rsidRDefault="00D943C3" w:rsidP="00EF38D7">
      <w:pPr>
        <w:spacing w:line="360" w:lineRule="auto"/>
        <w:rPr>
          <w:rFonts w:ascii="Cambria" w:hAnsi="Cambria"/>
          <w:b/>
          <w:bCs/>
          <w:caps/>
          <w:sz w:val="24"/>
          <w:szCs w:val="24"/>
          <w:lang w:val="es-ES"/>
        </w:rPr>
      </w:pPr>
      <w:r w:rsidRPr="009F28B0">
        <w:rPr>
          <w:rFonts w:ascii="Arial" w:hAnsi="Arial" w:cs="Arial"/>
          <w:b/>
          <w:bCs/>
          <w:caps/>
          <w:sz w:val="24"/>
          <w:szCs w:val="24"/>
          <w:lang w:val="es-ES"/>
        </w:rPr>
        <w:fldChar w:fldCharType="end"/>
      </w:r>
    </w:p>
    <w:p w:rsidR="00EF38D7" w:rsidRPr="00D05D3E" w:rsidRDefault="00EF38D7" w:rsidP="00EF38D7">
      <w:pPr>
        <w:spacing w:line="360" w:lineRule="auto"/>
        <w:rPr>
          <w:lang w:val="es-ES"/>
        </w:rPr>
      </w:pPr>
    </w:p>
    <w:p w:rsidR="00EF38D7" w:rsidRPr="00D05D3E" w:rsidRDefault="00EF38D7" w:rsidP="00EF38D7">
      <w:pPr>
        <w:spacing w:after="0" w:line="360" w:lineRule="auto"/>
        <w:jc w:val="center"/>
        <w:rPr>
          <w:rFonts w:ascii="Arial" w:hAnsi="Arial" w:cs="Arial"/>
          <w:b/>
        </w:rPr>
      </w:pPr>
    </w:p>
    <w:p w:rsidR="00EF38D7" w:rsidRPr="00D05D3E" w:rsidRDefault="00EF38D7" w:rsidP="00EF38D7">
      <w:pPr>
        <w:spacing w:after="0" w:line="360" w:lineRule="auto"/>
        <w:jc w:val="center"/>
        <w:rPr>
          <w:rFonts w:ascii="Arial" w:hAnsi="Arial" w:cs="Arial"/>
          <w:b/>
        </w:rPr>
      </w:pPr>
    </w:p>
    <w:p w:rsidR="00EF38D7" w:rsidRPr="00D05D3E" w:rsidRDefault="00EF38D7" w:rsidP="00EF38D7">
      <w:pPr>
        <w:spacing w:after="0" w:line="360" w:lineRule="auto"/>
        <w:jc w:val="center"/>
        <w:rPr>
          <w:rFonts w:ascii="Arial" w:hAnsi="Arial" w:cs="Arial"/>
          <w:b/>
        </w:rPr>
      </w:pPr>
    </w:p>
    <w:p w:rsidR="00EF38D7" w:rsidRPr="00D05D3E" w:rsidRDefault="00EF38D7" w:rsidP="00EF38D7">
      <w:pPr>
        <w:spacing w:after="0" w:line="360" w:lineRule="auto"/>
        <w:jc w:val="center"/>
        <w:rPr>
          <w:rFonts w:ascii="Arial" w:hAnsi="Arial" w:cs="Arial"/>
          <w:b/>
        </w:rPr>
      </w:pPr>
    </w:p>
    <w:p w:rsidR="00EF38D7" w:rsidRPr="00D05D3E" w:rsidRDefault="00EF38D7" w:rsidP="00EF38D7">
      <w:pPr>
        <w:spacing w:after="0" w:line="360" w:lineRule="auto"/>
        <w:jc w:val="center"/>
        <w:rPr>
          <w:rFonts w:ascii="Arial" w:hAnsi="Arial" w:cs="Arial"/>
          <w:b/>
        </w:rPr>
      </w:pPr>
    </w:p>
    <w:p w:rsidR="00EF38D7" w:rsidRPr="00D05D3E" w:rsidRDefault="00EF38D7" w:rsidP="00EF38D7">
      <w:pPr>
        <w:spacing w:after="0" w:line="360" w:lineRule="auto"/>
        <w:jc w:val="center"/>
        <w:rPr>
          <w:rFonts w:ascii="Arial" w:hAnsi="Arial" w:cs="Arial"/>
          <w:b/>
        </w:rPr>
      </w:pPr>
    </w:p>
    <w:p w:rsidR="00EF38D7" w:rsidRPr="00D05D3E" w:rsidRDefault="00EF38D7" w:rsidP="00EF38D7">
      <w:pPr>
        <w:spacing w:after="0" w:line="360" w:lineRule="auto"/>
        <w:jc w:val="center"/>
        <w:rPr>
          <w:rFonts w:ascii="Arial" w:hAnsi="Arial" w:cs="Arial"/>
          <w:b/>
        </w:rPr>
      </w:pPr>
    </w:p>
    <w:p w:rsidR="00EF38D7" w:rsidRPr="00D05D3E" w:rsidRDefault="00EF38D7" w:rsidP="00EF38D7">
      <w:pPr>
        <w:spacing w:after="0" w:line="360" w:lineRule="auto"/>
        <w:jc w:val="center"/>
        <w:rPr>
          <w:rFonts w:ascii="Arial" w:hAnsi="Arial" w:cs="Arial"/>
          <w:b/>
        </w:rPr>
      </w:pPr>
    </w:p>
    <w:p w:rsidR="00EF38D7" w:rsidRPr="00D05D3E" w:rsidRDefault="00EF38D7" w:rsidP="00EF38D7">
      <w:pPr>
        <w:spacing w:after="0" w:line="360" w:lineRule="auto"/>
        <w:jc w:val="center"/>
        <w:rPr>
          <w:rFonts w:ascii="Arial" w:hAnsi="Arial" w:cs="Arial"/>
          <w:b/>
        </w:rPr>
      </w:pPr>
    </w:p>
    <w:p w:rsidR="00EF38D7" w:rsidRPr="00D05D3E" w:rsidRDefault="00EF38D7" w:rsidP="00EF38D7">
      <w:pPr>
        <w:spacing w:after="0" w:line="360" w:lineRule="auto"/>
        <w:jc w:val="center"/>
        <w:rPr>
          <w:rFonts w:ascii="Arial" w:hAnsi="Arial" w:cs="Arial"/>
          <w:b/>
        </w:rPr>
      </w:pPr>
    </w:p>
    <w:p w:rsidR="00EF38D7" w:rsidRPr="00D05D3E" w:rsidRDefault="00EF38D7" w:rsidP="00EF38D7">
      <w:pPr>
        <w:spacing w:after="0" w:line="360" w:lineRule="auto"/>
        <w:jc w:val="center"/>
        <w:rPr>
          <w:rFonts w:ascii="Arial" w:hAnsi="Arial" w:cs="Arial"/>
          <w:b/>
        </w:rPr>
      </w:pPr>
    </w:p>
    <w:p w:rsidR="00EF38D7" w:rsidRPr="00D05D3E" w:rsidRDefault="00EF38D7" w:rsidP="00EF38D7">
      <w:pPr>
        <w:spacing w:after="0" w:line="360" w:lineRule="auto"/>
        <w:jc w:val="center"/>
        <w:rPr>
          <w:rFonts w:ascii="Arial" w:hAnsi="Arial" w:cs="Arial"/>
          <w:b/>
        </w:rPr>
      </w:pPr>
    </w:p>
    <w:p w:rsidR="00EF38D7" w:rsidRPr="00D05D3E" w:rsidRDefault="00EF38D7" w:rsidP="00EF38D7">
      <w:pPr>
        <w:spacing w:after="0" w:line="360" w:lineRule="auto"/>
        <w:jc w:val="center"/>
        <w:rPr>
          <w:rFonts w:ascii="Arial" w:hAnsi="Arial" w:cs="Arial"/>
          <w:b/>
        </w:rPr>
      </w:pPr>
    </w:p>
    <w:p w:rsidR="00EF38D7" w:rsidRPr="00D05D3E" w:rsidRDefault="00EF38D7" w:rsidP="00EF38D7">
      <w:pPr>
        <w:spacing w:after="0" w:line="360" w:lineRule="auto"/>
        <w:jc w:val="center"/>
        <w:rPr>
          <w:rFonts w:ascii="Arial" w:hAnsi="Arial" w:cs="Arial"/>
          <w:b/>
        </w:rPr>
      </w:pPr>
    </w:p>
    <w:p w:rsidR="00EF38D7" w:rsidRPr="00D05D3E" w:rsidRDefault="00EF38D7" w:rsidP="00EF38D7">
      <w:pPr>
        <w:spacing w:after="0" w:line="360" w:lineRule="auto"/>
        <w:jc w:val="center"/>
        <w:rPr>
          <w:rFonts w:ascii="Arial" w:hAnsi="Arial" w:cs="Arial"/>
          <w:b/>
        </w:rPr>
      </w:pPr>
    </w:p>
    <w:p w:rsidR="00EF38D7" w:rsidRPr="00D05D3E" w:rsidRDefault="00EF38D7" w:rsidP="00EF38D7">
      <w:pPr>
        <w:spacing w:after="0" w:line="360" w:lineRule="auto"/>
        <w:jc w:val="center"/>
        <w:rPr>
          <w:rFonts w:ascii="Arial" w:hAnsi="Arial" w:cs="Arial"/>
          <w:b/>
        </w:rPr>
      </w:pPr>
    </w:p>
    <w:p w:rsidR="00EF38D7" w:rsidRPr="00D05D3E" w:rsidRDefault="00EF38D7" w:rsidP="00EF38D7">
      <w:pPr>
        <w:spacing w:after="0" w:line="360" w:lineRule="auto"/>
        <w:jc w:val="center"/>
        <w:rPr>
          <w:rFonts w:ascii="Arial" w:hAnsi="Arial" w:cs="Arial"/>
          <w:b/>
        </w:rPr>
      </w:pPr>
    </w:p>
    <w:p w:rsidR="00EF38D7" w:rsidRPr="00D05D3E" w:rsidRDefault="00EF38D7" w:rsidP="00EF38D7">
      <w:pPr>
        <w:pStyle w:val="Ttulo1"/>
        <w:spacing w:before="0"/>
      </w:pPr>
      <w:bookmarkStart w:id="0" w:name="_Toc285446038"/>
      <w:bookmarkStart w:id="1" w:name="_Toc285447023"/>
      <w:bookmarkStart w:id="2" w:name="_Toc286835411"/>
      <w:r w:rsidRPr="00D05D3E">
        <w:lastRenderedPageBreak/>
        <w:t>DATOS DE LA INSTITUCIÓN</w:t>
      </w:r>
      <w:bookmarkEnd w:id="0"/>
      <w:bookmarkEnd w:id="1"/>
      <w:bookmarkEnd w:id="2"/>
      <w:r w:rsidR="00D943C3" w:rsidRPr="00D05D3E">
        <w:rPr>
          <w:rStyle w:val="normal0"/>
        </w:rPr>
        <w:fldChar w:fldCharType="begin"/>
      </w:r>
      <w:r w:rsidRPr="00D05D3E">
        <w:rPr>
          <w:rStyle w:val="normal0"/>
        </w:rPr>
        <w:instrText xml:space="preserve"> XE "</w:instrText>
      </w:r>
      <w:r w:rsidRPr="00D05D3E">
        <w:instrText>DATOS DE LA INSTITUCION</w:instrText>
      </w:r>
      <w:r w:rsidRPr="00D05D3E">
        <w:rPr>
          <w:rStyle w:val="normal0"/>
        </w:rPr>
        <w:instrText xml:space="preserve">" \b </w:instrText>
      </w:r>
      <w:r w:rsidR="00D943C3" w:rsidRPr="00D05D3E">
        <w:rPr>
          <w:rStyle w:val="normal0"/>
        </w:rPr>
        <w:fldChar w:fldCharType="end"/>
      </w:r>
    </w:p>
    <w:p w:rsidR="00EF38D7" w:rsidRPr="00D05D3E" w:rsidRDefault="00EF38D7" w:rsidP="00EF38D7">
      <w:pPr>
        <w:pStyle w:val="Ttulo2"/>
        <w:spacing w:before="0" w:line="360" w:lineRule="auto"/>
        <w:ind w:left="1134" w:hanging="567"/>
        <w:rPr>
          <w:rStyle w:val="normal0"/>
          <w:rFonts w:cs="Arial"/>
          <w:szCs w:val="22"/>
        </w:rPr>
      </w:pPr>
      <w:bookmarkStart w:id="3" w:name="_Toc285443892"/>
      <w:bookmarkStart w:id="4" w:name="_Toc285445379"/>
      <w:bookmarkStart w:id="5" w:name="_Toc285445677"/>
      <w:bookmarkStart w:id="6" w:name="_Toc285445699"/>
      <w:bookmarkStart w:id="7" w:name="_Toc285446039"/>
      <w:bookmarkStart w:id="8" w:name="_Toc285447024"/>
      <w:bookmarkStart w:id="9" w:name="_Toc286835412"/>
      <w:r w:rsidRPr="00D05D3E">
        <w:rPr>
          <w:rStyle w:val="normal0"/>
          <w:rFonts w:cs="Arial"/>
          <w:szCs w:val="22"/>
        </w:rPr>
        <w:t>DATOS GENERALES</w:t>
      </w:r>
      <w:bookmarkEnd w:id="3"/>
      <w:bookmarkEnd w:id="4"/>
      <w:bookmarkEnd w:id="5"/>
      <w:bookmarkEnd w:id="6"/>
      <w:bookmarkEnd w:id="7"/>
      <w:bookmarkEnd w:id="8"/>
      <w:bookmarkEnd w:id="9"/>
      <w:r w:rsidR="00D943C3" w:rsidRPr="00D05D3E">
        <w:rPr>
          <w:rStyle w:val="normal0"/>
          <w:rFonts w:cs="Arial"/>
          <w:szCs w:val="22"/>
        </w:rPr>
        <w:fldChar w:fldCharType="begin"/>
      </w:r>
      <w:r w:rsidRPr="00D05D3E">
        <w:rPr>
          <w:rStyle w:val="normal0"/>
          <w:rFonts w:cs="Arial"/>
          <w:szCs w:val="22"/>
        </w:rPr>
        <w:instrText xml:space="preserve"> XE "</w:instrText>
      </w:r>
      <w:r w:rsidRPr="00D05D3E">
        <w:rPr>
          <w:rFonts w:cs="Arial"/>
          <w:szCs w:val="22"/>
        </w:rPr>
        <w:instrText>DATOS DE LA INSTITUCION</w:instrText>
      </w:r>
      <w:r w:rsidRPr="00D05D3E">
        <w:rPr>
          <w:rStyle w:val="normal0"/>
          <w:rFonts w:cs="Arial"/>
          <w:szCs w:val="22"/>
        </w:rPr>
        <w:instrText xml:space="preserve">" </w:instrText>
      </w:r>
      <w:r w:rsidR="00D943C3" w:rsidRPr="00D05D3E">
        <w:rPr>
          <w:rStyle w:val="normal0"/>
          <w:rFonts w:cs="Arial"/>
          <w:szCs w:val="22"/>
        </w:rPr>
        <w:fldChar w:fldCharType="end"/>
      </w:r>
      <w:r w:rsidR="00D943C3" w:rsidRPr="00D05D3E">
        <w:rPr>
          <w:rStyle w:val="normal0"/>
          <w:rFonts w:cs="Arial"/>
          <w:szCs w:val="22"/>
        </w:rPr>
        <w:fldChar w:fldCharType="begin"/>
      </w:r>
      <w:r w:rsidRPr="00D05D3E">
        <w:rPr>
          <w:rStyle w:val="normal0"/>
          <w:rFonts w:cs="Arial"/>
          <w:szCs w:val="22"/>
        </w:rPr>
        <w:instrText xml:space="preserve"> XE "</w:instrText>
      </w:r>
      <w:r w:rsidRPr="00D05D3E">
        <w:rPr>
          <w:rFonts w:cs="Arial"/>
          <w:szCs w:val="22"/>
        </w:rPr>
        <w:instrText>DATOS DE LA INSTITUCION</w:instrText>
      </w:r>
      <w:r w:rsidRPr="00D05D3E">
        <w:rPr>
          <w:rStyle w:val="normal0"/>
          <w:rFonts w:cs="Arial"/>
          <w:szCs w:val="22"/>
        </w:rPr>
        <w:instrText xml:space="preserve">" </w:instrText>
      </w:r>
      <w:r w:rsidR="00D943C3" w:rsidRPr="00D05D3E">
        <w:rPr>
          <w:rStyle w:val="normal0"/>
          <w:rFonts w:cs="Arial"/>
          <w:szCs w:val="22"/>
        </w:rPr>
        <w:fldChar w:fldCharType="end"/>
      </w:r>
      <w:r w:rsidR="00D943C3" w:rsidRPr="00D05D3E">
        <w:rPr>
          <w:rStyle w:val="normal0"/>
          <w:rFonts w:cs="Arial"/>
          <w:szCs w:val="22"/>
        </w:rPr>
        <w:fldChar w:fldCharType="begin"/>
      </w:r>
      <w:r w:rsidRPr="00D05D3E">
        <w:rPr>
          <w:rStyle w:val="normal0"/>
          <w:rFonts w:cs="Arial"/>
          <w:szCs w:val="22"/>
        </w:rPr>
        <w:instrText xml:space="preserve"> XE "DATOS DE LA INSTITUCION" </w:instrText>
      </w:r>
      <w:r w:rsidR="00D943C3" w:rsidRPr="00D05D3E">
        <w:rPr>
          <w:rStyle w:val="normal0"/>
          <w:rFonts w:cs="Arial"/>
          <w:szCs w:val="22"/>
        </w:rPr>
        <w:fldChar w:fldCharType="end"/>
      </w:r>
    </w:p>
    <w:p w:rsidR="00EF38D7" w:rsidRPr="00D05D3E" w:rsidRDefault="00EF38D7" w:rsidP="00EF38D7">
      <w:pPr>
        <w:spacing w:line="360" w:lineRule="auto"/>
        <w:rPr>
          <w:rFonts w:ascii="Arial" w:hAnsi="Arial" w:cs="Arial"/>
          <w:lang w:val="es-ES"/>
        </w:rPr>
      </w:pPr>
      <w:r w:rsidRPr="00D05D3E">
        <w:rPr>
          <w:rFonts w:ascii="Arial" w:hAnsi="Arial" w:cs="Arial"/>
          <w:lang w:val="es-ES"/>
        </w:rPr>
        <w:t>El centro de salud de Jaihuayco es un centro de atención  primer nivel  en el cual los horarios de atención son de 8:00 am a 14:00 pm.</w:t>
      </w:r>
    </w:p>
    <w:p w:rsidR="00EF38D7" w:rsidRPr="00D05D3E" w:rsidRDefault="00EF38D7" w:rsidP="00EF38D7">
      <w:pPr>
        <w:spacing w:line="360" w:lineRule="auto"/>
        <w:rPr>
          <w:rFonts w:ascii="Arial" w:hAnsi="Arial" w:cs="Arial"/>
          <w:lang w:val="es-ES"/>
        </w:rPr>
      </w:pPr>
      <w:r w:rsidRPr="00D05D3E">
        <w:rPr>
          <w:rFonts w:ascii="Arial" w:hAnsi="Arial" w:cs="Arial"/>
          <w:lang w:val="es-ES"/>
        </w:rPr>
        <w:t>Se encuentra bajo la siguiente descripción:</w:t>
      </w:r>
    </w:p>
    <w:p w:rsidR="00EF38D7" w:rsidRPr="00D05D3E" w:rsidRDefault="00EF38D7" w:rsidP="00EF38D7">
      <w:pPr>
        <w:spacing w:line="360" w:lineRule="auto"/>
        <w:rPr>
          <w:rFonts w:ascii="Arial" w:hAnsi="Arial" w:cs="Arial"/>
          <w:lang w:val="es-ES"/>
        </w:rPr>
      </w:pPr>
      <w:r w:rsidRPr="00D05D3E">
        <w:rPr>
          <w:rFonts w:ascii="Arial" w:hAnsi="Arial" w:cs="Arial"/>
          <w:lang w:val="es-ES"/>
        </w:rPr>
        <w:t>Departamento: Cochabamba</w:t>
      </w:r>
    </w:p>
    <w:p w:rsidR="00EF38D7" w:rsidRPr="00D05D3E" w:rsidRDefault="00EF38D7" w:rsidP="00EF38D7">
      <w:pPr>
        <w:spacing w:line="360" w:lineRule="auto"/>
        <w:rPr>
          <w:rFonts w:ascii="Arial" w:hAnsi="Arial" w:cs="Arial"/>
          <w:lang w:val="es-ES"/>
        </w:rPr>
      </w:pPr>
      <w:r w:rsidRPr="00D05D3E">
        <w:rPr>
          <w:rFonts w:ascii="Arial" w:hAnsi="Arial" w:cs="Arial"/>
          <w:lang w:val="es-ES"/>
        </w:rPr>
        <w:t>Municipio: Cercado</w:t>
      </w:r>
    </w:p>
    <w:p w:rsidR="00EF38D7" w:rsidRPr="00D05D3E" w:rsidRDefault="00EF38D7" w:rsidP="00EF38D7">
      <w:pPr>
        <w:spacing w:line="360" w:lineRule="auto"/>
        <w:rPr>
          <w:rFonts w:ascii="Arial" w:hAnsi="Arial" w:cs="Arial"/>
          <w:lang w:val="es-ES"/>
        </w:rPr>
      </w:pPr>
      <w:r w:rsidRPr="00D05D3E">
        <w:rPr>
          <w:rFonts w:ascii="Arial" w:hAnsi="Arial" w:cs="Arial"/>
          <w:lang w:val="es-ES"/>
        </w:rPr>
        <w:t>Distrito: metropolitano sud</w:t>
      </w:r>
    </w:p>
    <w:p w:rsidR="00EF38D7" w:rsidRPr="00D05D3E" w:rsidRDefault="00EF38D7" w:rsidP="00EF38D7">
      <w:pPr>
        <w:spacing w:line="360" w:lineRule="auto"/>
        <w:rPr>
          <w:rFonts w:ascii="Arial" w:hAnsi="Arial" w:cs="Arial"/>
          <w:lang w:val="es-ES"/>
        </w:rPr>
      </w:pPr>
      <w:r w:rsidRPr="00D05D3E">
        <w:rPr>
          <w:rFonts w:ascii="Arial" w:hAnsi="Arial" w:cs="Arial"/>
          <w:lang w:val="es-ES"/>
        </w:rPr>
        <w:t>Dirección: Chimoré entre Mamoré y Juntas</w:t>
      </w:r>
    </w:p>
    <w:p w:rsidR="00EF38D7" w:rsidRDefault="00EF38D7" w:rsidP="00EF38D7">
      <w:pPr>
        <w:spacing w:line="360" w:lineRule="auto"/>
        <w:rPr>
          <w:rFonts w:ascii="Arial" w:hAnsi="Arial" w:cs="Arial"/>
          <w:lang w:val="es-ES"/>
        </w:rPr>
      </w:pPr>
      <w:r w:rsidRPr="00D05D3E">
        <w:rPr>
          <w:rFonts w:ascii="Arial" w:hAnsi="Arial" w:cs="Arial"/>
          <w:lang w:val="es-ES"/>
        </w:rPr>
        <w:t>Teléfono: 4590637</w:t>
      </w:r>
    </w:p>
    <w:p w:rsidR="00EF38D7" w:rsidRPr="00AB1D2C" w:rsidRDefault="00EF38D7" w:rsidP="00EF38D7">
      <w:pPr>
        <w:pStyle w:val="Ttulo2"/>
        <w:rPr>
          <w:rFonts w:cs="Arial"/>
          <w:lang w:val="es-ES"/>
        </w:rPr>
      </w:pPr>
      <w:bookmarkStart w:id="10" w:name="_Toc285443893"/>
      <w:bookmarkStart w:id="11" w:name="_Toc285445380"/>
      <w:bookmarkStart w:id="12" w:name="_Toc285445678"/>
      <w:bookmarkStart w:id="13" w:name="_Toc285445700"/>
      <w:bookmarkStart w:id="14" w:name="_Toc285446040"/>
      <w:bookmarkStart w:id="15" w:name="_Toc285447025"/>
      <w:bookmarkStart w:id="16" w:name="_Toc286835413"/>
      <w:r w:rsidRPr="00D05D3E">
        <w:t xml:space="preserve">ANALISIS DE </w:t>
      </w:r>
      <w:smartTag w:uri="urn:schemas-microsoft-com:office:smarttags" w:element="PersonName">
        <w:smartTagPr>
          <w:attr w:name="ProductID" w:val="LA SITUACIￓN"/>
        </w:smartTagPr>
        <w:r w:rsidRPr="00D05D3E">
          <w:t>LA SITUACIÓN</w:t>
        </w:r>
      </w:smartTag>
      <w:bookmarkEnd w:id="10"/>
      <w:bookmarkEnd w:id="11"/>
      <w:bookmarkEnd w:id="12"/>
      <w:bookmarkEnd w:id="13"/>
      <w:bookmarkEnd w:id="14"/>
      <w:bookmarkEnd w:id="15"/>
      <w:bookmarkEnd w:id="16"/>
    </w:p>
    <w:p w:rsidR="00EF38D7" w:rsidRPr="00D05D3E" w:rsidRDefault="00EF38D7" w:rsidP="00EF38D7">
      <w:pPr>
        <w:pStyle w:val="Ttulo3"/>
        <w:spacing w:before="0" w:line="360" w:lineRule="auto"/>
        <w:ind w:left="1418"/>
        <w:rPr>
          <w:rStyle w:val="normal0"/>
          <w:rFonts w:cs="Arial"/>
          <w:szCs w:val="22"/>
        </w:rPr>
      </w:pPr>
      <w:bookmarkStart w:id="17" w:name="_Toc286835414"/>
      <w:r w:rsidRPr="00D05D3E">
        <w:rPr>
          <w:rStyle w:val="normal0"/>
          <w:rFonts w:cs="Arial"/>
          <w:szCs w:val="22"/>
        </w:rPr>
        <w:t>Características geográficas</w:t>
      </w:r>
      <w:bookmarkEnd w:id="17"/>
    </w:p>
    <w:p w:rsidR="00EF38D7" w:rsidRPr="00D05D3E" w:rsidRDefault="00EF38D7" w:rsidP="00EF38D7">
      <w:pPr>
        <w:pStyle w:val="Ttulo4"/>
        <w:numPr>
          <w:ilvl w:val="0"/>
          <w:numId w:val="0"/>
        </w:numPr>
        <w:spacing w:before="0" w:line="360" w:lineRule="auto"/>
        <w:ind w:left="864" w:hanging="864"/>
        <w:rPr>
          <w:rStyle w:val="normal0"/>
          <w:rFonts w:cs="Arial"/>
          <w:szCs w:val="22"/>
        </w:rPr>
      </w:pPr>
      <w:bookmarkStart w:id="18" w:name="_Toc286835415"/>
      <w:r w:rsidRPr="00D05D3E">
        <w:rPr>
          <w:rStyle w:val="normal0"/>
          <w:rFonts w:cs="Arial"/>
          <w:szCs w:val="22"/>
        </w:rPr>
        <w:t>Limites</w:t>
      </w:r>
      <w:bookmarkEnd w:id="18"/>
      <w:r w:rsidRPr="00D05D3E">
        <w:rPr>
          <w:rStyle w:val="normal0"/>
          <w:rFonts w:cs="Arial"/>
          <w:szCs w:val="22"/>
        </w:rPr>
        <w:t xml:space="preserve"> </w:t>
      </w:r>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lang w:val="es-ES"/>
        </w:rPr>
        <w:t>Norte: Línea férrea</w:t>
      </w:r>
    </w:p>
    <w:p w:rsidR="00EF38D7" w:rsidRPr="00D05D3E" w:rsidRDefault="00EF38D7" w:rsidP="00EF38D7">
      <w:pPr>
        <w:tabs>
          <w:tab w:val="center" w:pos="1701"/>
        </w:tabs>
        <w:spacing w:line="360" w:lineRule="auto"/>
        <w:rPr>
          <w:rFonts w:ascii="Arial" w:hAnsi="Arial" w:cs="Arial"/>
          <w:lang w:val="es-ES"/>
        </w:rPr>
      </w:pPr>
      <w:r w:rsidRPr="00D05D3E">
        <w:rPr>
          <w:rFonts w:ascii="Arial" w:hAnsi="Arial" w:cs="Arial"/>
          <w:lang w:val="es-ES"/>
        </w:rPr>
        <w:t xml:space="preserve">Sud: Av. Virreyra y Santa Bárbara </w:t>
      </w:r>
      <w:r w:rsidRPr="00D05D3E">
        <w:rPr>
          <w:rFonts w:ascii="Arial" w:hAnsi="Arial" w:cs="Arial"/>
          <w:lang w:val="es-ES"/>
        </w:rPr>
        <w:tab/>
      </w:r>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lang w:val="es-ES"/>
        </w:rPr>
        <w:t>Este: línea Férrea y Av. Independencia</w:t>
      </w:r>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lang w:val="es-ES"/>
        </w:rPr>
        <w:t>Oeste: alambrado del aeropuerto</w:t>
      </w:r>
    </w:p>
    <w:p w:rsidR="00EF38D7" w:rsidRPr="00D05D3E" w:rsidRDefault="00EF38D7" w:rsidP="00EF38D7">
      <w:pPr>
        <w:pStyle w:val="Prrafodelista"/>
        <w:keepNext/>
        <w:numPr>
          <w:ilvl w:val="0"/>
          <w:numId w:val="4"/>
        </w:numPr>
        <w:spacing w:after="60" w:line="360" w:lineRule="auto"/>
        <w:contextualSpacing w:val="0"/>
        <w:outlineLvl w:val="1"/>
        <w:rPr>
          <w:rFonts w:ascii="Arial" w:eastAsia="Times New Roman" w:hAnsi="Arial" w:cs="Arial"/>
          <w:b/>
          <w:bCs/>
          <w:iCs/>
          <w:vanish/>
        </w:rPr>
      </w:pPr>
      <w:bookmarkStart w:id="19" w:name="_Toc285450347"/>
      <w:bookmarkStart w:id="20" w:name="_Toc285450875"/>
      <w:bookmarkStart w:id="21" w:name="_Toc285450936"/>
      <w:bookmarkStart w:id="22" w:name="_Toc285451236"/>
      <w:bookmarkStart w:id="23" w:name="_Toc286057272"/>
      <w:bookmarkStart w:id="24" w:name="_Toc286564316"/>
      <w:bookmarkStart w:id="25" w:name="_Toc286577154"/>
      <w:bookmarkStart w:id="26" w:name="_Toc286835346"/>
      <w:bookmarkStart w:id="27" w:name="_Toc286835416"/>
      <w:bookmarkEnd w:id="19"/>
      <w:bookmarkEnd w:id="20"/>
      <w:bookmarkEnd w:id="21"/>
      <w:bookmarkEnd w:id="22"/>
      <w:bookmarkEnd w:id="23"/>
      <w:bookmarkEnd w:id="24"/>
      <w:bookmarkEnd w:id="25"/>
      <w:bookmarkEnd w:id="26"/>
      <w:bookmarkEnd w:id="27"/>
    </w:p>
    <w:p w:rsidR="00EF38D7" w:rsidRPr="00D05D3E" w:rsidRDefault="00EF38D7" w:rsidP="00EF38D7">
      <w:pPr>
        <w:pStyle w:val="Prrafodelista"/>
        <w:keepNext/>
        <w:numPr>
          <w:ilvl w:val="2"/>
          <w:numId w:val="4"/>
        </w:numPr>
        <w:spacing w:after="60" w:line="360" w:lineRule="auto"/>
        <w:contextualSpacing w:val="0"/>
        <w:outlineLvl w:val="2"/>
        <w:rPr>
          <w:rFonts w:ascii="Arial" w:eastAsia="Times New Roman" w:hAnsi="Arial" w:cs="Arial"/>
          <w:b/>
          <w:bCs/>
          <w:vanish/>
        </w:rPr>
      </w:pPr>
      <w:bookmarkStart w:id="28" w:name="_Toc285450348"/>
      <w:bookmarkStart w:id="29" w:name="_Toc285450876"/>
      <w:bookmarkStart w:id="30" w:name="_Toc285450937"/>
      <w:bookmarkStart w:id="31" w:name="_Toc285451237"/>
      <w:bookmarkStart w:id="32" w:name="_Toc286057273"/>
      <w:bookmarkStart w:id="33" w:name="_Toc286564317"/>
      <w:bookmarkStart w:id="34" w:name="_Toc286577155"/>
      <w:bookmarkStart w:id="35" w:name="_Toc286835347"/>
      <w:bookmarkStart w:id="36" w:name="_Toc286835417"/>
      <w:bookmarkEnd w:id="28"/>
      <w:bookmarkEnd w:id="29"/>
      <w:bookmarkEnd w:id="30"/>
      <w:bookmarkEnd w:id="31"/>
      <w:bookmarkEnd w:id="32"/>
      <w:bookmarkEnd w:id="33"/>
      <w:bookmarkEnd w:id="34"/>
      <w:bookmarkEnd w:id="35"/>
      <w:bookmarkEnd w:id="36"/>
    </w:p>
    <w:p w:rsidR="00EF38D7" w:rsidRPr="00D05D3E" w:rsidRDefault="00EF38D7" w:rsidP="00EF38D7">
      <w:pPr>
        <w:pStyle w:val="Ttulo4"/>
        <w:numPr>
          <w:ilvl w:val="0"/>
          <w:numId w:val="0"/>
        </w:numPr>
        <w:spacing w:before="0" w:line="360" w:lineRule="auto"/>
        <w:ind w:left="864" w:hanging="864"/>
      </w:pPr>
      <w:bookmarkStart w:id="37" w:name="_Toc286835418"/>
      <w:r w:rsidRPr="00D05D3E">
        <w:t>Clima</w:t>
      </w:r>
      <w:bookmarkEnd w:id="37"/>
    </w:p>
    <w:p w:rsidR="00EF38D7" w:rsidRPr="00D05D3E" w:rsidRDefault="00EF38D7" w:rsidP="00EF38D7">
      <w:pPr>
        <w:tabs>
          <w:tab w:val="left" w:pos="1134"/>
        </w:tabs>
        <w:spacing w:line="360" w:lineRule="auto"/>
        <w:rPr>
          <w:rFonts w:ascii="Arial" w:hAnsi="Arial" w:cs="Arial"/>
          <w:lang w:val="es-ES"/>
        </w:rPr>
      </w:pPr>
      <w:r w:rsidRPr="0062533F">
        <w:rPr>
          <w:rFonts w:ascii="Arial" w:hAnsi="Arial" w:cs="Arial"/>
          <w:lang w:val="es-ES"/>
        </w:rPr>
        <w:t>T</w:t>
      </w:r>
      <w:r w:rsidRPr="00D05D3E">
        <w:rPr>
          <w:rFonts w:ascii="Arial" w:hAnsi="Arial" w:cs="Arial"/>
          <w:lang w:val="es-ES"/>
        </w:rPr>
        <w:t>emplado de acuerdo al cambio ambiental de las estaciones del año.</w:t>
      </w:r>
    </w:p>
    <w:p w:rsidR="00EF38D7" w:rsidRPr="00D05D3E" w:rsidRDefault="00EF38D7" w:rsidP="00EF38D7">
      <w:pPr>
        <w:pStyle w:val="Ttulo4"/>
        <w:numPr>
          <w:ilvl w:val="0"/>
          <w:numId w:val="0"/>
        </w:numPr>
        <w:spacing w:before="0" w:line="360" w:lineRule="auto"/>
        <w:ind w:left="864" w:hanging="864"/>
      </w:pPr>
      <w:bookmarkStart w:id="38" w:name="_Toc286835419"/>
      <w:r w:rsidRPr="00D05D3E">
        <w:t>Geografía</w:t>
      </w:r>
      <w:bookmarkEnd w:id="38"/>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lang w:val="es-ES"/>
        </w:rPr>
        <w:t>A pesar de ser una zona periférica tiene buena accesibilidad tiene calles asfaltadas por la que transitan varios medios de transporte como micros, trufis y taxis.</w:t>
      </w:r>
    </w:p>
    <w:p w:rsidR="00EF38D7" w:rsidRPr="00D05D3E" w:rsidRDefault="00EF38D7" w:rsidP="00EF38D7">
      <w:pPr>
        <w:pStyle w:val="Ttulo4"/>
        <w:numPr>
          <w:ilvl w:val="0"/>
          <w:numId w:val="0"/>
        </w:numPr>
        <w:spacing w:before="0" w:line="360" w:lineRule="auto"/>
        <w:ind w:left="864" w:hanging="864"/>
      </w:pPr>
      <w:bookmarkStart w:id="39" w:name="_Toc286835420"/>
      <w:r w:rsidRPr="00D05D3E">
        <w:t>Hidrografía.</w:t>
      </w:r>
      <w:bookmarkEnd w:id="39"/>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lang w:val="es-ES"/>
        </w:rPr>
        <w:t>Solo cuenta con el rio seco héroes de la democracia, rio Rocha</w:t>
      </w:r>
    </w:p>
    <w:p w:rsidR="00EF38D7" w:rsidRPr="00D05D3E" w:rsidRDefault="00EF38D7" w:rsidP="00EF38D7">
      <w:pPr>
        <w:pStyle w:val="Ttulo4"/>
        <w:numPr>
          <w:ilvl w:val="0"/>
          <w:numId w:val="0"/>
        </w:numPr>
        <w:spacing w:before="0" w:line="360" w:lineRule="auto"/>
        <w:ind w:left="864" w:hanging="864"/>
        <w:rPr>
          <w:lang w:val="es-ES"/>
        </w:rPr>
      </w:pPr>
      <w:bookmarkStart w:id="40" w:name="_Toc286835421"/>
      <w:r w:rsidRPr="00D05D3E">
        <w:rPr>
          <w:lang w:val="es-ES"/>
        </w:rPr>
        <w:lastRenderedPageBreak/>
        <w:t>Accesibilidad</w:t>
      </w:r>
      <w:bookmarkEnd w:id="40"/>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lang w:val="es-ES"/>
        </w:rPr>
        <w:t xml:space="preserve">De transporte.- los medios de transporte que pasan por el sector son micros F – U.  trufis 9, 36, 233, 202. Taxi trufi 102, tomando en cuenta el traslado del casco viejo a Jaihuayco </w:t>
      </w:r>
      <w:smartTag w:uri="urn:schemas-microsoft-com:office:smarttags" w:element="metricconverter">
        <w:smartTagPr>
          <w:attr w:name="ProductID" w:val="10 a"/>
        </w:smartTagPr>
        <w:r w:rsidRPr="00D05D3E">
          <w:rPr>
            <w:rFonts w:ascii="Arial" w:hAnsi="Arial" w:cs="Arial"/>
            <w:lang w:val="es-ES"/>
          </w:rPr>
          <w:t>10 a</w:t>
        </w:r>
      </w:smartTag>
      <w:r w:rsidRPr="00D05D3E">
        <w:rPr>
          <w:rFonts w:ascii="Arial" w:hAnsi="Arial" w:cs="Arial"/>
          <w:lang w:val="es-ES"/>
        </w:rPr>
        <w:t xml:space="preserve"> 15 minutos y de la periferia </w:t>
      </w:r>
      <w:smartTag w:uri="urn:schemas-microsoft-com:office:smarttags" w:element="metricconverter">
        <w:smartTagPr>
          <w:attr w:name="ProductID" w:val="30 a"/>
        </w:smartTagPr>
        <w:r w:rsidRPr="00D05D3E">
          <w:rPr>
            <w:rFonts w:ascii="Arial" w:hAnsi="Arial" w:cs="Arial"/>
            <w:lang w:val="es-ES"/>
          </w:rPr>
          <w:t>30 a</w:t>
        </w:r>
      </w:smartTag>
      <w:r w:rsidRPr="00D05D3E">
        <w:rPr>
          <w:rFonts w:ascii="Arial" w:hAnsi="Arial" w:cs="Arial"/>
          <w:lang w:val="es-ES"/>
        </w:rPr>
        <w:t xml:space="preserve"> 45 minutos.</w:t>
      </w:r>
    </w:p>
    <w:p w:rsidR="00EF38D7" w:rsidRPr="00D05D3E" w:rsidRDefault="00EF38D7" w:rsidP="00EF38D7">
      <w:pPr>
        <w:pStyle w:val="Ttulo4"/>
        <w:numPr>
          <w:ilvl w:val="0"/>
          <w:numId w:val="0"/>
        </w:numPr>
        <w:spacing w:before="0" w:line="360" w:lineRule="auto"/>
        <w:ind w:left="864" w:hanging="864"/>
        <w:rPr>
          <w:lang w:val="es-ES"/>
        </w:rPr>
      </w:pPr>
      <w:bookmarkStart w:id="41" w:name="_Toc286835422"/>
      <w:r w:rsidRPr="00D05D3E">
        <w:rPr>
          <w:lang w:val="es-ES"/>
        </w:rPr>
        <w:t>Economía de la institución.</w:t>
      </w:r>
      <w:bookmarkEnd w:id="41"/>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lang w:val="es-ES"/>
        </w:rPr>
        <w:t>Los precios de consultas y venta de medicamentos así como curación e inyectables, etc. Son de acuerdo al ingreso económico de la población.</w:t>
      </w:r>
    </w:p>
    <w:p w:rsidR="00EF38D7" w:rsidRPr="00D05D3E" w:rsidRDefault="00EF38D7" w:rsidP="00EF38D7">
      <w:pPr>
        <w:pStyle w:val="Ttulo4"/>
        <w:numPr>
          <w:ilvl w:val="0"/>
          <w:numId w:val="0"/>
        </w:numPr>
        <w:spacing w:before="0" w:line="360" w:lineRule="auto"/>
        <w:ind w:left="864" w:hanging="864"/>
      </w:pPr>
      <w:bookmarkStart w:id="42" w:name="_Toc286835423"/>
      <w:r w:rsidRPr="00D05D3E">
        <w:t>Funcional.</w:t>
      </w:r>
      <w:bookmarkEnd w:id="42"/>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Presta horas diurnas en la atención </w:t>
      </w:r>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lang w:val="es-ES"/>
        </w:rPr>
        <w:t xml:space="preserve">Cultural y religioso: presta atención a toda la población en general sin distinción de cultura o religión </w:t>
      </w:r>
    </w:p>
    <w:p w:rsidR="00EF38D7" w:rsidRPr="00D05D3E" w:rsidRDefault="00EF38D7" w:rsidP="00EF38D7">
      <w:pPr>
        <w:pStyle w:val="Prrafodelista"/>
        <w:numPr>
          <w:ilvl w:val="0"/>
          <w:numId w:val="2"/>
        </w:numPr>
        <w:tabs>
          <w:tab w:val="left" w:pos="2785"/>
        </w:tabs>
        <w:spacing w:line="360" w:lineRule="auto"/>
        <w:rPr>
          <w:rFonts w:ascii="Arial" w:hAnsi="Arial" w:cs="Arial"/>
          <w:b/>
          <w:vanish/>
          <w:lang w:val="es-ES"/>
        </w:rPr>
      </w:pPr>
    </w:p>
    <w:p w:rsidR="00EF38D7" w:rsidRPr="00D05D3E" w:rsidRDefault="00EF38D7" w:rsidP="00EF38D7">
      <w:pPr>
        <w:pStyle w:val="Prrafodelista"/>
        <w:numPr>
          <w:ilvl w:val="1"/>
          <w:numId w:val="2"/>
        </w:numPr>
        <w:tabs>
          <w:tab w:val="left" w:pos="2785"/>
        </w:tabs>
        <w:spacing w:line="360" w:lineRule="auto"/>
        <w:rPr>
          <w:rFonts w:ascii="Arial" w:hAnsi="Arial" w:cs="Arial"/>
          <w:b/>
          <w:vanish/>
          <w:lang w:val="es-ES"/>
        </w:rPr>
      </w:pPr>
    </w:p>
    <w:p w:rsidR="00EF38D7" w:rsidRPr="00D05D3E" w:rsidRDefault="00EF38D7" w:rsidP="00EF38D7">
      <w:pPr>
        <w:pStyle w:val="Prrafodelista"/>
        <w:numPr>
          <w:ilvl w:val="1"/>
          <w:numId w:val="2"/>
        </w:numPr>
        <w:tabs>
          <w:tab w:val="left" w:pos="2785"/>
        </w:tabs>
        <w:spacing w:line="360" w:lineRule="auto"/>
        <w:rPr>
          <w:rFonts w:ascii="Arial" w:hAnsi="Arial" w:cs="Arial"/>
          <w:b/>
          <w:vanish/>
          <w:lang w:val="es-ES"/>
        </w:rPr>
      </w:pPr>
    </w:p>
    <w:p w:rsidR="00EF38D7" w:rsidRPr="00D05D3E" w:rsidRDefault="00EF38D7" w:rsidP="00EF38D7">
      <w:pPr>
        <w:pStyle w:val="Ttulo3"/>
        <w:spacing w:before="0" w:line="360" w:lineRule="auto"/>
        <w:ind w:left="1134"/>
        <w:rPr>
          <w:lang w:val="es-ES"/>
        </w:rPr>
      </w:pPr>
      <w:bookmarkStart w:id="43" w:name="_Toc286835424"/>
      <w:r w:rsidRPr="00D05D3E">
        <w:rPr>
          <w:lang w:val="es-ES"/>
        </w:rPr>
        <w:t>Características demográficas.</w:t>
      </w:r>
      <w:bookmarkEnd w:id="43"/>
    </w:p>
    <w:p w:rsidR="00EF38D7" w:rsidRPr="00D05D3E" w:rsidRDefault="00EF38D7" w:rsidP="00EF38D7">
      <w:pPr>
        <w:spacing w:line="360" w:lineRule="auto"/>
        <w:rPr>
          <w:lang w:val="es-ES"/>
        </w:rPr>
      </w:pP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 xml:space="preserve">Población </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Población total.- 40806</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Menores de 1 año.- 1002</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1 ano.- 1001</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Menores de 2 años.- 2004</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2 a"/>
        </w:smartTagPr>
        <w:r w:rsidRPr="00D05D3E">
          <w:rPr>
            <w:rFonts w:ascii="Arial" w:hAnsi="Arial" w:cs="Arial"/>
            <w:lang w:val="es-ES"/>
          </w:rPr>
          <w:t>2 a</w:t>
        </w:r>
      </w:smartTag>
      <w:r w:rsidRPr="00D05D3E">
        <w:rPr>
          <w:rFonts w:ascii="Arial" w:hAnsi="Arial" w:cs="Arial"/>
          <w:lang w:val="es-ES"/>
        </w:rPr>
        <w:t xml:space="preserve"> 4 años.- 3029</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Menores de 5 años.- 5033</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5 a"/>
        </w:smartTagPr>
        <w:r w:rsidRPr="00D05D3E">
          <w:rPr>
            <w:rFonts w:ascii="Arial" w:hAnsi="Arial" w:cs="Arial"/>
            <w:lang w:val="es-ES"/>
          </w:rPr>
          <w:t>5 a</w:t>
        </w:r>
      </w:smartTag>
      <w:r w:rsidRPr="00D05D3E">
        <w:rPr>
          <w:rFonts w:ascii="Arial" w:hAnsi="Arial" w:cs="Arial"/>
          <w:lang w:val="es-ES"/>
        </w:rPr>
        <w:t xml:space="preserve"> 9 años.- 4797</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10 a"/>
        </w:smartTagPr>
        <w:r w:rsidRPr="00D05D3E">
          <w:rPr>
            <w:rFonts w:ascii="Arial" w:hAnsi="Arial" w:cs="Arial"/>
            <w:lang w:val="es-ES"/>
          </w:rPr>
          <w:t>10 a</w:t>
        </w:r>
      </w:smartTag>
      <w:r w:rsidRPr="00D05D3E">
        <w:rPr>
          <w:rFonts w:ascii="Arial" w:hAnsi="Arial" w:cs="Arial"/>
          <w:lang w:val="es-ES"/>
        </w:rPr>
        <w:t xml:space="preserve"> 20 años.- 11143</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21 a"/>
        </w:smartTagPr>
        <w:r w:rsidRPr="00D05D3E">
          <w:rPr>
            <w:rFonts w:ascii="Arial" w:hAnsi="Arial" w:cs="Arial"/>
            <w:lang w:val="es-ES"/>
          </w:rPr>
          <w:t>21 a</w:t>
        </w:r>
      </w:smartTag>
      <w:r w:rsidRPr="00D05D3E">
        <w:rPr>
          <w:rFonts w:ascii="Arial" w:hAnsi="Arial" w:cs="Arial"/>
          <w:lang w:val="es-ES"/>
        </w:rPr>
        <w:t xml:space="preserve"> 59 anos.- 22596</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De 60 años y más.-3238</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Mujeres en edad fértil.- 13621</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Embarazos esperados.- 1674</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Partos esperados.- 1472</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Nacimientos esperados.- 1470</w:t>
      </w:r>
    </w:p>
    <w:p w:rsidR="00EF38D7" w:rsidRPr="00D05D3E" w:rsidRDefault="00EF38D7" w:rsidP="00EF38D7">
      <w:pPr>
        <w:pStyle w:val="Prrafodelista"/>
        <w:tabs>
          <w:tab w:val="left" w:pos="2785"/>
        </w:tabs>
        <w:spacing w:line="360" w:lineRule="auto"/>
        <w:rPr>
          <w:rFonts w:ascii="Arial" w:hAnsi="Arial" w:cs="Arial"/>
          <w:lang w:val="es-ES"/>
        </w:rPr>
      </w:pPr>
    </w:p>
    <w:p w:rsidR="00EF38D7" w:rsidRPr="00D05D3E" w:rsidRDefault="00EF38D7" w:rsidP="00EF38D7">
      <w:pPr>
        <w:pStyle w:val="Prrafodelista"/>
        <w:tabs>
          <w:tab w:val="left" w:pos="2785"/>
        </w:tabs>
        <w:spacing w:line="360" w:lineRule="auto"/>
        <w:rPr>
          <w:rFonts w:ascii="Arial" w:hAnsi="Arial" w:cs="Arial"/>
          <w:lang w:val="es-ES"/>
        </w:rPr>
      </w:pPr>
    </w:p>
    <w:p w:rsidR="00EF38D7" w:rsidRPr="00D05D3E" w:rsidRDefault="00EF38D7" w:rsidP="00EF38D7">
      <w:pPr>
        <w:pStyle w:val="Prrafodelista"/>
        <w:tabs>
          <w:tab w:val="left" w:pos="2785"/>
        </w:tabs>
        <w:spacing w:line="360" w:lineRule="auto"/>
        <w:rPr>
          <w:rFonts w:ascii="Arial" w:hAnsi="Arial" w:cs="Arial"/>
          <w:lang w:val="es-ES"/>
        </w:rPr>
      </w:pPr>
    </w:p>
    <w:p w:rsidR="00EF38D7" w:rsidRPr="00D05D3E" w:rsidRDefault="00EF38D7" w:rsidP="00EF38D7">
      <w:pPr>
        <w:pStyle w:val="Prrafodelista"/>
        <w:numPr>
          <w:ilvl w:val="1"/>
          <w:numId w:val="1"/>
        </w:numPr>
        <w:tabs>
          <w:tab w:val="left" w:pos="1701"/>
        </w:tabs>
        <w:spacing w:line="360" w:lineRule="auto"/>
        <w:contextualSpacing w:val="0"/>
        <w:rPr>
          <w:rFonts w:ascii="Arial" w:hAnsi="Arial" w:cs="Arial"/>
          <w:b/>
          <w:vanish/>
          <w:lang w:val="es-ES"/>
        </w:rPr>
      </w:pPr>
    </w:p>
    <w:p w:rsidR="00EF38D7" w:rsidRPr="00D05D3E" w:rsidRDefault="00EF38D7" w:rsidP="00EF38D7">
      <w:pPr>
        <w:pStyle w:val="Ttulo3"/>
        <w:spacing w:before="0" w:after="0" w:line="360" w:lineRule="auto"/>
        <w:ind w:left="1134"/>
        <w:rPr>
          <w:lang w:val="es-ES"/>
        </w:rPr>
      </w:pPr>
      <w:bookmarkStart w:id="44" w:name="_Toc286835425"/>
      <w:r w:rsidRPr="00D05D3E">
        <w:rPr>
          <w:lang w:val="es-ES"/>
        </w:rPr>
        <w:t>Actividad productiva</w:t>
      </w:r>
      <w:bookmarkEnd w:id="44"/>
    </w:p>
    <w:p w:rsidR="00EF38D7" w:rsidRPr="00D05D3E" w:rsidRDefault="00EF38D7" w:rsidP="00EF38D7">
      <w:pPr>
        <w:tabs>
          <w:tab w:val="left" w:pos="2785"/>
        </w:tabs>
        <w:spacing w:after="0" w:line="360" w:lineRule="auto"/>
        <w:rPr>
          <w:rFonts w:ascii="Arial" w:hAnsi="Arial" w:cs="Arial"/>
          <w:lang w:val="es-ES"/>
        </w:rPr>
      </w:pPr>
    </w:p>
    <w:p w:rsidR="00EF38D7" w:rsidRPr="00D05D3E" w:rsidRDefault="00EF38D7" w:rsidP="00EF38D7">
      <w:pPr>
        <w:tabs>
          <w:tab w:val="left" w:pos="2785"/>
        </w:tabs>
        <w:spacing w:after="0" w:line="360" w:lineRule="auto"/>
        <w:rPr>
          <w:rFonts w:ascii="Arial" w:hAnsi="Arial" w:cs="Arial"/>
          <w:lang w:val="es-ES"/>
        </w:rPr>
      </w:pPr>
      <w:r w:rsidRPr="00D05D3E">
        <w:rPr>
          <w:rFonts w:ascii="Arial" w:hAnsi="Arial" w:cs="Arial"/>
          <w:lang w:val="es-ES"/>
        </w:rPr>
        <w:t>La comunidad se dedica o realiza diferentes actividades para su desarrollo productivo y familiar los cuales son:</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Economía informal</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Artesanía</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Transporte</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Profesionales técnicos</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Albañiles y plomeros</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Comerciantes</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Carpinteros</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Ladrilleros</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Mecánicos</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Amas de casa</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Chaperos</w:t>
      </w:r>
    </w:p>
    <w:p w:rsidR="00EF38D7" w:rsidRPr="00D05D3E" w:rsidRDefault="00EF38D7" w:rsidP="00EF38D7">
      <w:pPr>
        <w:pStyle w:val="Prrafodelista"/>
        <w:tabs>
          <w:tab w:val="left" w:pos="2785"/>
        </w:tabs>
        <w:spacing w:after="0" w:line="360" w:lineRule="auto"/>
        <w:rPr>
          <w:rFonts w:ascii="Arial" w:hAnsi="Arial" w:cs="Arial"/>
          <w:lang w:val="es-ES"/>
        </w:rPr>
      </w:pPr>
      <w:r w:rsidRPr="00D05D3E">
        <w:rPr>
          <w:rFonts w:ascii="Arial" w:hAnsi="Arial" w:cs="Arial"/>
          <w:lang w:val="es-ES"/>
        </w:rPr>
        <w:t>Atención en chicherías, tiendas y pensiones.</w:t>
      </w:r>
    </w:p>
    <w:p w:rsidR="00EF38D7" w:rsidRPr="00D05D3E" w:rsidRDefault="00EF38D7" w:rsidP="00EF38D7">
      <w:pPr>
        <w:pStyle w:val="Prrafodelista"/>
        <w:tabs>
          <w:tab w:val="left" w:pos="2785"/>
        </w:tabs>
        <w:spacing w:after="0" w:line="360" w:lineRule="auto"/>
        <w:rPr>
          <w:rFonts w:ascii="Arial" w:hAnsi="Arial" w:cs="Arial"/>
          <w:lang w:val="es-ES"/>
        </w:rPr>
      </w:pPr>
    </w:p>
    <w:p w:rsidR="00EF38D7" w:rsidRPr="00D05D3E" w:rsidRDefault="00EF38D7" w:rsidP="00EF38D7">
      <w:pPr>
        <w:pStyle w:val="Prrafodelista"/>
        <w:numPr>
          <w:ilvl w:val="1"/>
          <w:numId w:val="1"/>
        </w:numPr>
        <w:tabs>
          <w:tab w:val="left" w:pos="1985"/>
        </w:tabs>
        <w:spacing w:after="0" w:line="360" w:lineRule="auto"/>
        <w:contextualSpacing w:val="0"/>
        <w:rPr>
          <w:rFonts w:ascii="Arial" w:hAnsi="Arial" w:cs="Arial"/>
          <w:b/>
          <w:vanish/>
          <w:lang w:val="es-ES"/>
        </w:rPr>
      </w:pPr>
    </w:p>
    <w:p w:rsidR="00EF38D7" w:rsidRPr="00D05D3E" w:rsidRDefault="00EF38D7" w:rsidP="00EF38D7">
      <w:pPr>
        <w:pStyle w:val="Prrafodelista"/>
        <w:numPr>
          <w:ilvl w:val="1"/>
          <w:numId w:val="1"/>
        </w:numPr>
        <w:tabs>
          <w:tab w:val="left" w:pos="1985"/>
        </w:tabs>
        <w:spacing w:after="0" w:line="360" w:lineRule="auto"/>
        <w:contextualSpacing w:val="0"/>
        <w:rPr>
          <w:rFonts w:ascii="Arial" w:hAnsi="Arial" w:cs="Arial"/>
          <w:b/>
          <w:vanish/>
          <w:lang w:val="es-ES"/>
        </w:rPr>
      </w:pPr>
    </w:p>
    <w:p w:rsidR="00EF38D7" w:rsidRPr="00D05D3E" w:rsidRDefault="00EF38D7" w:rsidP="00EF38D7">
      <w:pPr>
        <w:pStyle w:val="Prrafodelista"/>
        <w:numPr>
          <w:ilvl w:val="1"/>
          <w:numId w:val="1"/>
        </w:numPr>
        <w:tabs>
          <w:tab w:val="left" w:pos="1985"/>
        </w:tabs>
        <w:spacing w:after="0" w:line="360" w:lineRule="auto"/>
        <w:contextualSpacing w:val="0"/>
        <w:rPr>
          <w:rFonts w:ascii="Arial" w:hAnsi="Arial" w:cs="Arial"/>
          <w:b/>
          <w:vanish/>
          <w:lang w:val="es-ES"/>
        </w:rPr>
      </w:pPr>
    </w:p>
    <w:p w:rsidR="00EF38D7" w:rsidRPr="00D05D3E" w:rsidRDefault="00EF38D7" w:rsidP="00EF38D7">
      <w:pPr>
        <w:pStyle w:val="Ttulo3"/>
        <w:spacing w:before="0" w:after="0" w:line="360" w:lineRule="auto"/>
        <w:ind w:left="1134"/>
        <w:rPr>
          <w:lang w:val="es-ES"/>
        </w:rPr>
      </w:pPr>
      <w:bookmarkStart w:id="45" w:name="_Toc286835426"/>
      <w:r w:rsidRPr="00D05D3E">
        <w:rPr>
          <w:lang w:val="es-ES"/>
        </w:rPr>
        <w:t>Actividad socioeconómica.</w:t>
      </w:r>
      <w:bookmarkEnd w:id="45"/>
    </w:p>
    <w:p w:rsidR="00EF38D7" w:rsidRPr="00D05D3E" w:rsidRDefault="00EF38D7" w:rsidP="00EF38D7">
      <w:pPr>
        <w:tabs>
          <w:tab w:val="left" w:pos="2785"/>
        </w:tabs>
        <w:spacing w:after="0" w:line="360" w:lineRule="auto"/>
        <w:rPr>
          <w:rFonts w:ascii="Arial" w:hAnsi="Arial" w:cs="Arial"/>
          <w:lang w:val="es-ES"/>
        </w:rPr>
      </w:pPr>
    </w:p>
    <w:p w:rsidR="00EF38D7" w:rsidRPr="00D05D3E" w:rsidRDefault="00EF38D7" w:rsidP="00EF38D7">
      <w:pPr>
        <w:tabs>
          <w:tab w:val="left" w:pos="2785"/>
        </w:tabs>
        <w:spacing w:after="0" w:line="360" w:lineRule="auto"/>
        <w:rPr>
          <w:rFonts w:ascii="Arial" w:hAnsi="Arial" w:cs="Arial"/>
          <w:lang w:val="es-ES"/>
        </w:rPr>
      </w:pPr>
      <w:r w:rsidRPr="00D05D3E">
        <w:rPr>
          <w:rFonts w:ascii="Arial" w:hAnsi="Arial" w:cs="Arial"/>
          <w:lang w:val="es-ES"/>
        </w:rPr>
        <w:t>Medios de comunicación.- Televisión, radio, prensa, perifoneo de la iglesia.</w:t>
      </w:r>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lang w:val="es-ES"/>
        </w:rPr>
        <w:t>Ideología de los dirigentes.- pese a que todos conocen la realidad del sector se muestran indiferentes a la salud en general de la población.</w:t>
      </w:r>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lang w:val="es-ES"/>
        </w:rPr>
        <w:t>Sistema educativo.- cuenta con doce unidades educativas que son:</w:t>
      </w:r>
    </w:p>
    <w:p w:rsidR="00EF38D7" w:rsidRPr="00D05D3E" w:rsidRDefault="00EF38D7" w:rsidP="00EF38D7">
      <w:pPr>
        <w:pStyle w:val="Prrafodelista"/>
        <w:tabs>
          <w:tab w:val="left" w:pos="2785"/>
        </w:tabs>
        <w:spacing w:line="360" w:lineRule="auto"/>
        <w:ind w:left="0"/>
        <w:rPr>
          <w:rFonts w:ascii="Arial" w:hAnsi="Arial" w:cs="Arial"/>
          <w:b/>
          <w:lang w:val="es-ES"/>
        </w:rPr>
      </w:pPr>
      <w:r w:rsidRPr="00D05D3E">
        <w:rPr>
          <w:rFonts w:ascii="Arial" w:hAnsi="Arial" w:cs="Arial"/>
          <w:lang w:val="es-ES"/>
        </w:rPr>
        <w:t xml:space="preserve">             </w:t>
      </w:r>
      <w:r w:rsidRPr="00D05D3E">
        <w:rPr>
          <w:rFonts w:ascii="Arial" w:hAnsi="Arial" w:cs="Arial"/>
          <w:b/>
          <w:lang w:val="es-ES"/>
        </w:rPr>
        <w:t>Unidad educativa</w:t>
      </w:r>
      <w:r w:rsidRPr="00D05D3E">
        <w:rPr>
          <w:rFonts w:ascii="Arial" w:hAnsi="Arial" w:cs="Arial"/>
          <w:b/>
          <w:lang w:val="es-ES"/>
        </w:rPr>
        <w:tab/>
        <w:t xml:space="preserve">                                    Primaria  y secundaria</w:t>
      </w:r>
    </w:p>
    <w:p w:rsidR="00EF38D7" w:rsidRPr="00D05D3E" w:rsidRDefault="00EF38D7" w:rsidP="00EF38D7">
      <w:pPr>
        <w:pStyle w:val="Prrafodelista"/>
        <w:tabs>
          <w:tab w:val="left" w:pos="2785"/>
          <w:tab w:val="left" w:pos="5387"/>
          <w:tab w:val="left" w:pos="5529"/>
        </w:tabs>
        <w:spacing w:line="360" w:lineRule="auto"/>
        <w:rPr>
          <w:rFonts w:ascii="Arial" w:hAnsi="Arial" w:cs="Arial"/>
          <w:lang w:val="es-ES"/>
        </w:rPr>
      </w:pPr>
      <w:r w:rsidRPr="00D05D3E">
        <w:rPr>
          <w:rFonts w:ascii="Arial" w:hAnsi="Arial" w:cs="Arial"/>
          <w:lang w:val="es-ES"/>
        </w:rPr>
        <w:t>Santo Domingo Savio                                   Mañana y tarde</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Víctor cabrera Lozada                                   Mañana y tarde</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Sergio Almaraz paz.                                      Mañana y tarde</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Sagrada familia                                             Mañana y tarde</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República del Perú                                        Mañana y tarde</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Ismael Vázquez                                             Mañana y tarde</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Particular san Joaquín                                   Mañana y tarde</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 xml:space="preserve">Kínder Jaihuayco                                          </w:t>
      </w:r>
      <w:r>
        <w:rPr>
          <w:rFonts w:ascii="Arial" w:hAnsi="Arial" w:cs="Arial"/>
          <w:lang w:val="es-ES"/>
        </w:rPr>
        <w:t xml:space="preserve"> </w:t>
      </w:r>
      <w:r w:rsidRPr="00D05D3E">
        <w:rPr>
          <w:rFonts w:ascii="Arial" w:hAnsi="Arial" w:cs="Arial"/>
          <w:lang w:val="es-ES"/>
        </w:rPr>
        <w:t>Mañana y tarde</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 xml:space="preserve">Yugoslavia                        </w:t>
      </w:r>
      <w:r w:rsidRPr="00D05D3E">
        <w:rPr>
          <w:rFonts w:ascii="Arial" w:hAnsi="Arial" w:cs="Arial"/>
          <w:lang w:val="es-ES"/>
        </w:rPr>
        <w:tab/>
      </w:r>
      <w:r w:rsidRPr="00D05D3E">
        <w:rPr>
          <w:rFonts w:ascii="Arial" w:hAnsi="Arial" w:cs="Arial"/>
          <w:lang w:val="es-ES"/>
        </w:rPr>
        <w:tab/>
      </w:r>
      <w:r w:rsidRPr="00D05D3E">
        <w:rPr>
          <w:rFonts w:ascii="Arial" w:hAnsi="Arial" w:cs="Arial"/>
          <w:lang w:val="es-ES"/>
        </w:rPr>
        <w:tab/>
        <w:t xml:space="preserve"> </w:t>
      </w:r>
      <w:r>
        <w:rPr>
          <w:rFonts w:ascii="Arial" w:hAnsi="Arial" w:cs="Arial"/>
          <w:lang w:val="es-ES"/>
        </w:rPr>
        <w:t xml:space="preserve"> </w:t>
      </w:r>
      <w:r w:rsidRPr="00D05D3E">
        <w:rPr>
          <w:rFonts w:ascii="Arial" w:hAnsi="Arial" w:cs="Arial"/>
          <w:lang w:val="es-ES"/>
        </w:rPr>
        <w:t>Mañana y tarde</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 xml:space="preserve">Honorato Salazar                                          </w:t>
      </w:r>
      <w:r>
        <w:rPr>
          <w:rFonts w:ascii="Arial" w:hAnsi="Arial" w:cs="Arial"/>
          <w:lang w:val="es-ES"/>
        </w:rPr>
        <w:t xml:space="preserve"> </w:t>
      </w:r>
      <w:r w:rsidRPr="00D05D3E">
        <w:rPr>
          <w:rFonts w:ascii="Arial" w:hAnsi="Arial" w:cs="Arial"/>
          <w:lang w:val="es-ES"/>
        </w:rPr>
        <w:t>Mañana y tarde</w:t>
      </w:r>
    </w:p>
    <w:p w:rsidR="00EF38D7" w:rsidRPr="00D05D3E" w:rsidRDefault="00EF38D7" w:rsidP="00EF38D7">
      <w:pPr>
        <w:pStyle w:val="Prrafodelista"/>
        <w:tabs>
          <w:tab w:val="left" w:pos="2785"/>
        </w:tabs>
        <w:spacing w:line="360" w:lineRule="auto"/>
        <w:rPr>
          <w:rFonts w:ascii="Arial" w:hAnsi="Arial" w:cs="Arial"/>
          <w:lang w:val="es-ES"/>
        </w:rPr>
      </w:pPr>
      <w:r>
        <w:rPr>
          <w:rFonts w:ascii="Arial" w:hAnsi="Arial" w:cs="Arial"/>
          <w:lang w:val="es-ES"/>
        </w:rPr>
        <w:lastRenderedPageBreak/>
        <w:t>Estados U</w:t>
      </w:r>
      <w:r w:rsidRPr="00D05D3E">
        <w:rPr>
          <w:rFonts w:ascii="Arial" w:hAnsi="Arial" w:cs="Arial"/>
          <w:lang w:val="es-ES"/>
        </w:rPr>
        <w:t>nidos                                             Mañana y tarde</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Marisc</w:t>
      </w:r>
      <w:r>
        <w:rPr>
          <w:rFonts w:ascii="Arial" w:hAnsi="Arial" w:cs="Arial"/>
          <w:lang w:val="es-ES"/>
        </w:rPr>
        <w:t>al S</w:t>
      </w:r>
      <w:r w:rsidRPr="00D05D3E">
        <w:rPr>
          <w:rFonts w:ascii="Arial" w:hAnsi="Arial" w:cs="Arial"/>
          <w:lang w:val="es-ES"/>
        </w:rPr>
        <w:t xml:space="preserve">anta cruz                                      </w:t>
      </w:r>
      <w:r>
        <w:rPr>
          <w:rFonts w:ascii="Arial" w:hAnsi="Arial" w:cs="Arial"/>
          <w:lang w:val="es-ES"/>
        </w:rPr>
        <w:t xml:space="preserve"> </w:t>
      </w:r>
      <w:r w:rsidRPr="00D05D3E">
        <w:rPr>
          <w:rFonts w:ascii="Arial" w:hAnsi="Arial" w:cs="Arial"/>
          <w:lang w:val="es-ES"/>
        </w:rPr>
        <w:t>Mañana y tarde</w:t>
      </w:r>
    </w:p>
    <w:p w:rsidR="00EF38D7" w:rsidRPr="00D05D3E" w:rsidRDefault="00EF38D7" w:rsidP="00EF38D7">
      <w:pPr>
        <w:pStyle w:val="Prrafodelista"/>
        <w:tabs>
          <w:tab w:val="left" w:pos="2785"/>
        </w:tabs>
        <w:spacing w:line="360" w:lineRule="auto"/>
        <w:rPr>
          <w:rFonts w:ascii="Arial" w:hAnsi="Arial" w:cs="Arial"/>
          <w:lang w:val="es-ES"/>
        </w:rPr>
      </w:pPr>
      <w:r>
        <w:rPr>
          <w:rFonts w:ascii="Arial" w:hAnsi="Arial" w:cs="Arial"/>
          <w:lang w:val="es-ES"/>
        </w:rPr>
        <w:t>Fuerzas A</w:t>
      </w:r>
      <w:r w:rsidRPr="00D05D3E">
        <w:rPr>
          <w:rFonts w:ascii="Arial" w:hAnsi="Arial" w:cs="Arial"/>
          <w:lang w:val="es-ES"/>
        </w:rPr>
        <w:t xml:space="preserve">rmadas                                         </w:t>
      </w:r>
      <w:r>
        <w:rPr>
          <w:rFonts w:ascii="Arial" w:hAnsi="Arial" w:cs="Arial"/>
          <w:lang w:val="es-ES"/>
        </w:rPr>
        <w:t xml:space="preserve"> </w:t>
      </w:r>
      <w:r w:rsidRPr="00D05D3E">
        <w:rPr>
          <w:rFonts w:ascii="Arial" w:hAnsi="Arial" w:cs="Arial"/>
          <w:lang w:val="es-ES"/>
        </w:rPr>
        <w:t>Mañana y tarde</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 xml:space="preserve">Rafael Canedo                                            </w:t>
      </w:r>
      <w:r>
        <w:rPr>
          <w:rFonts w:ascii="Arial" w:hAnsi="Arial" w:cs="Arial"/>
          <w:lang w:val="es-ES"/>
        </w:rPr>
        <w:t xml:space="preserve"> </w:t>
      </w:r>
      <w:r w:rsidRPr="00D05D3E">
        <w:rPr>
          <w:rFonts w:ascii="Arial" w:hAnsi="Arial" w:cs="Arial"/>
          <w:lang w:val="es-ES"/>
        </w:rPr>
        <w:t xml:space="preserve"> Mañana y tarde</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 xml:space="preserve">Kínder Loreto </w:t>
      </w:r>
      <w:r w:rsidRPr="00D05D3E">
        <w:rPr>
          <w:rFonts w:ascii="Arial" w:hAnsi="Arial" w:cs="Arial"/>
          <w:lang w:val="es-ES"/>
        </w:rPr>
        <w:tab/>
        <w:t xml:space="preserve">                                    Mañana y tarde</w:t>
      </w:r>
    </w:p>
    <w:p w:rsidR="00EF38D7" w:rsidRPr="00D05D3E" w:rsidRDefault="00EF38D7" w:rsidP="00EF38D7">
      <w:pPr>
        <w:pStyle w:val="Prrafodelista"/>
        <w:tabs>
          <w:tab w:val="left" w:pos="2785"/>
        </w:tabs>
        <w:spacing w:line="360" w:lineRule="auto"/>
        <w:ind w:left="0"/>
        <w:jc w:val="both"/>
        <w:rPr>
          <w:rFonts w:ascii="Arial" w:hAnsi="Arial" w:cs="Arial"/>
          <w:b/>
          <w:lang w:val="es-ES"/>
        </w:rPr>
      </w:pPr>
    </w:p>
    <w:p w:rsidR="00EF38D7" w:rsidRPr="00D05D3E" w:rsidRDefault="00EF38D7" w:rsidP="00EF38D7">
      <w:pPr>
        <w:pStyle w:val="Prrafodelista"/>
        <w:numPr>
          <w:ilvl w:val="1"/>
          <w:numId w:val="1"/>
        </w:numPr>
        <w:tabs>
          <w:tab w:val="left" w:pos="1985"/>
        </w:tabs>
        <w:spacing w:line="360" w:lineRule="auto"/>
        <w:rPr>
          <w:rFonts w:ascii="Arial" w:hAnsi="Arial" w:cs="Arial"/>
          <w:b/>
          <w:vanish/>
          <w:lang w:val="es-ES"/>
        </w:rPr>
      </w:pPr>
    </w:p>
    <w:p w:rsidR="00EF38D7" w:rsidRPr="00D05D3E" w:rsidRDefault="00EF38D7" w:rsidP="00EF38D7">
      <w:pPr>
        <w:pStyle w:val="Ttulo3"/>
        <w:spacing w:before="0" w:line="360" w:lineRule="auto"/>
        <w:ind w:left="1134"/>
        <w:rPr>
          <w:lang w:val="es-ES"/>
        </w:rPr>
      </w:pPr>
      <w:bookmarkStart w:id="46" w:name="_Toc286835427"/>
      <w:r w:rsidRPr="00D05D3E">
        <w:rPr>
          <w:lang w:val="es-ES"/>
        </w:rPr>
        <w:t>Tensiones sociales</w:t>
      </w:r>
      <w:bookmarkEnd w:id="46"/>
    </w:p>
    <w:p w:rsidR="00EF38D7" w:rsidRPr="00D05D3E" w:rsidRDefault="00EF38D7" w:rsidP="00EF38D7">
      <w:pPr>
        <w:pStyle w:val="Prrafodelista"/>
        <w:tabs>
          <w:tab w:val="left" w:pos="2785"/>
        </w:tabs>
        <w:spacing w:line="360" w:lineRule="auto"/>
        <w:ind w:left="0"/>
        <w:rPr>
          <w:rFonts w:ascii="Arial" w:hAnsi="Arial" w:cs="Arial"/>
          <w:lang w:val="es-ES"/>
        </w:rPr>
      </w:pP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Existe delincuencia juvenil, falta de educación vial, alcoholismo, desempleo y pobreza. </w:t>
      </w:r>
    </w:p>
    <w:p w:rsidR="00EF38D7" w:rsidRPr="00D05D3E" w:rsidRDefault="00EF38D7" w:rsidP="00EF38D7">
      <w:pPr>
        <w:pStyle w:val="Ttulo3"/>
        <w:spacing w:before="0" w:line="360" w:lineRule="auto"/>
        <w:ind w:left="1134"/>
        <w:rPr>
          <w:lang w:val="es-ES"/>
        </w:rPr>
      </w:pPr>
      <w:bookmarkStart w:id="47" w:name="_Toc286835428"/>
      <w:r w:rsidRPr="00D05D3E">
        <w:rPr>
          <w:lang w:val="es-ES"/>
        </w:rPr>
        <w:t>Práctica religiosa:</w:t>
      </w:r>
      <w:bookmarkEnd w:id="47"/>
    </w:p>
    <w:p w:rsidR="00EF38D7" w:rsidRPr="00D05D3E" w:rsidRDefault="00EF38D7" w:rsidP="00EF38D7">
      <w:pPr>
        <w:pStyle w:val="Prrafodelista"/>
        <w:tabs>
          <w:tab w:val="left" w:pos="2785"/>
        </w:tabs>
        <w:spacing w:line="360" w:lineRule="auto"/>
        <w:rPr>
          <w:rFonts w:ascii="Arial" w:hAnsi="Arial" w:cs="Arial"/>
          <w:lang w:val="es-ES"/>
        </w:rPr>
      </w:pP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La religión católica no activos</w:t>
      </w:r>
    </w:p>
    <w:p w:rsidR="00EF38D7" w:rsidRPr="00D05D3E" w:rsidRDefault="00EF38D7" w:rsidP="00EF38D7">
      <w:pPr>
        <w:pStyle w:val="Prrafodelista"/>
        <w:tabs>
          <w:tab w:val="left" w:pos="2785"/>
        </w:tabs>
        <w:spacing w:line="360" w:lineRule="auto"/>
        <w:rPr>
          <w:rFonts w:ascii="Arial" w:hAnsi="Arial" w:cs="Arial"/>
          <w:lang w:val="es-ES"/>
        </w:rPr>
      </w:pPr>
      <w:r>
        <w:rPr>
          <w:rFonts w:ascii="Arial" w:hAnsi="Arial" w:cs="Arial"/>
          <w:lang w:val="es-ES"/>
        </w:rPr>
        <w:t>Religión E</w:t>
      </w:r>
      <w:r w:rsidRPr="00D05D3E">
        <w:rPr>
          <w:rFonts w:ascii="Arial" w:hAnsi="Arial" w:cs="Arial"/>
          <w:lang w:val="es-ES"/>
        </w:rPr>
        <w:t>vangélica</w:t>
      </w:r>
    </w:p>
    <w:p w:rsidR="00EF38D7" w:rsidRPr="00D05D3E" w:rsidRDefault="00EF38D7" w:rsidP="00EF38D7">
      <w:pPr>
        <w:pStyle w:val="Prrafodelista"/>
        <w:tabs>
          <w:tab w:val="left" w:pos="2785"/>
        </w:tabs>
        <w:spacing w:line="360" w:lineRule="auto"/>
        <w:rPr>
          <w:rFonts w:ascii="Arial" w:hAnsi="Arial" w:cs="Arial"/>
          <w:lang w:val="es-ES"/>
        </w:rPr>
      </w:pPr>
      <w:r>
        <w:rPr>
          <w:rFonts w:ascii="Arial" w:hAnsi="Arial" w:cs="Arial"/>
          <w:lang w:val="es-ES"/>
        </w:rPr>
        <w:t>Testigos de J</w:t>
      </w:r>
      <w:r w:rsidRPr="00D05D3E">
        <w:rPr>
          <w:rFonts w:ascii="Arial" w:hAnsi="Arial" w:cs="Arial"/>
          <w:lang w:val="es-ES"/>
        </w:rPr>
        <w:t>ehová</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Mormones</w:t>
      </w:r>
    </w:p>
    <w:p w:rsidR="00EF38D7" w:rsidRPr="00D05D3E" w:rsidRDefault="00EF38D7" w:rsidP="00EF38D7">
      <w:pPr>
        <w:pStyle w:val="Prrafodelista"/>
        <w:tabs>
          <w:tab w:val="left" w:pos="2785"/>
        </w:tabs>
        <w:spacing w:line="360" w:lineRule="auto"/>
        <w:rPr>
          <w:rFonts w:ascii="Arial" w:hAnsi="Arial" w:cs="Arial"/>
          <w:lang w:val="es-ES"/>
        </w:rPr>
      </w:pPr>
    </w:p>
    <w:p w:rsidR="00EF38D7" w:rsidRPr="00D05D3E" w:rsidRDefault="00EF38D7" w:rsidP="00EF38D7">
      <w:pPr>
        <w:pStyle w:val="Ttulo3"/>
        <w:spacing w:before="0" w:line="360" w:lineRule="auto"/>
        <w:ind w:left="1134"/>
        <w:rPr>
          <w:lang w:val="es-ES"/>
        </w:rPr>
      </w:pPr>
      <w:bookmarkStart w:id="48" w:name="_Toc286835429"/>
      <w:r w:rsidRPr="00D05D3E">
        <w:rPr>
          <w:lang w:val="es-ES"/>
        </w:rPr>
        <w:t>Movimientos asociacionistas</w:t>
      </w:r>
      <w:bookmarkEnd w:id="48"/>
    </w:p>
    <w:p w:rsidR="00EF38D7" w:rsidRPr="00D05D3E" w:rsidRDefault="00EF38D7" w:rsidP="00EF38D7">
      <w:pPr>
        <w:pStyle w:val="Prrafodelista"/>
        <w:tabs>
          <w:tab w:val="left" w:pos="2785"/>
        </w:tabs>
        <w:spacing w:line="360" w:lineRule="auto"/>
        <w:ind w:left="0"/>
        <w:rPr>
          <w:rFonts w:ascii="Arial" w:hAnsi="Arial" w:cs="Arial"/>
          <w:b/>
          <w:lang w:val="es-ES"/>
        </w:rPr>
      </w:pPr>
    </w:p>
    <w:p w:rsidR="00EF38D7" w:rsidRPr="00D05D3E" w:rsidRDefault="00EF38D7" w:rsidP="00EF38D7">
      <w:pPr>
        <w:pStyle w:val="Prrafodelista"/>
        <w:tabs>
          <w:tab w:val="left" w:pos="1843"/>
        </w:tabs>
        <w:spacing w:line="360" w:lineRule="auto"/>
        <w:rPr>
          <w:rFonts w:ascii="Arial" w:hAnsi="Arial" w:cs="Arial"/>
          <w:lang w:val="es-ES"/>
        </w:rPr>
      </w:pPr>
      <w:r w:rsidRPr="00D05D3E">
        <w:rPr>
          <w:rFonts w:ascii="Arial" w:hAnsi="Arial" w:cs="Arial"/>
          <w:lang w:val="es-ES"/>
        </w:rPr>
        <w:t>OTB:   Marcelo Quiroga</w:t>
      </w:r>
    </w:p>
    <w:p w:rsidR="00EF38D7" w:rsidRPr="00D05D3E" w:rsidRDefault="00EF38D7" w:rsidP="00EF38D7">
      <w:pPr>
        <w:pStyle w:val="Prrafodelista"/>
        <w:tabs>
          <w:tab w:val="left" w:pos="2785"/>
        </w:tabs>
        <w:spacing w:line="360" w:lineRule="auto"/>
        <w:ind w:left="1440"/>
        <w:rPr>
          <w:rFonts w:ascii="Arial" w:hAnsi="Arial" w:cs="Arial"/>
          <w:lang w:val="es-ES"/>
        </w:rPr>
      </w:pPr>
      <w:r w:rsidRPr="00D05D3E">
        <w:rPr>
          <w:rFonts w:ascii="Arial" w:hAnsi="Arial" w:cs="Arial"/>
          <w:lang w:val="es-ES"/>
        </w:rPr>
        <w:t>Tercera villa</w:t>
      </w:r>
    </w:p>
    <w:p w:rsidR="00EF38D7" w:rsidRPr="00D05D3E" w:rsidRDefault="00EF38D7" w:rsidP="00EF38D7">
      <w:pPr>
        <w:pStyle w:val="Prrafodelista"/>
        <w:tabs>
          <w:tab w:val="left" w:pos="2785"/>
        </w:tabs>
        <w:spacing w:line="360" w:lineRule="auto"/>
        <w:ind w:left="1440"/>
        <w:rPr>
          <w:rFonts w:ascii="Arial" w:hAnsi="Arial" w:cs="Arial"/>
          <w:lang w:val="es-ES"/>
        </w:rPr>
      </w:pPr>
      <w:r w:rsidRPr="00D05D3E">
        <w:rPr>
          <w:rFonts w:ascii="Arial" w:hAnsi="Arial" w:cs="Arial"/>
          <w:lang w:val="es-ES"/>
        </w:rPr>
        <w:t>Barrio lindo</w:t>
      </w:r>
    </w:p>
    <w:p w:rsidR="00EF38D7" w:rsidRPr="00D05D3E" w:rsidRDefault="00EF38D7" w:rsidP="00EF38D7">
      <w:pPr>
        <w:pStyle w:val="Prrafodelista"/>
        <w:tabs>
          <w:tab w:val="left" w:pos="2785"/>
        </w:tabs>
        <w:spacing w:line="360" w:lineRule="auto"/>
        <w:ind w:left="1440"/>
        <w:rPr>
          <w:rFonts w:ascii="Arial" w:hAnsi="Arial" w:cs="Arial"/>
          <w:lang w:val="es-ES"/>
        </w:rPr>
      </w:pPr>
      <w:r w:rsidRPr="00D05D3E">
        <w:rPr>
          <w:rFonts w:ascii="Arial" w:hAnsi="Arial" w:cs="Arial"/>
          <w:lang w:val="es-ES"/>
        </w:rPr>
        <w:t>Kanata</w:t>
      </w:r>
    </w:p>
    <w:p w:rsidR="00EF38D7" w:rsidRPr="00D05D3E" w:rsidRDefault="00EF38D7" w:rsidP="00EF38D7">
      <w:pPr>
        <w:pStyle w:val="Prrafodelista"/>
        <w:tabs>
          <w:tab w:val="left" w:pos="2785"/>
        </w:tabs>
        <w:spacing w:line="360" w:lineRule="auto"/>
        <w:ind w:left="1440"/>
        <w:rPr>
          <w:rFonts w:ascii="Arial" w:hAnsi="Arial" w:cs="Arial"/>
          <w:lang w:val="es-ES"/>
        </w:rPr>
      </w:pPr>
      <w:r w:rsidRPr="00D05D3E">
        <w:rPr>
          <w:rFonts w:ascii="Arial" w:hAnsi="Arial" w:cs="Arial"/>
          <w:lang w:val="es-ES"/>
        </w:rPr>
        <w:t>Panamericana</w:t>
      </w:r>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lang w:val="es-ES"/>
        </w:rPr>
        <w:t>Grupos juveniles: Jaihuayco y Bayer</w:t>
      </w:r>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lang w:val="es-ES"/>
        </w:rPr>
        <w:t>Club de madres: Barrio lindo y evangélico</w:t>
      </w:r>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lang w:val="es-ES"/>
        </w:rPr>
        <w:t xml:space="preserve">ONG.- </w:t>
      </w:r>
      <w:r>
        <w:rPr>
          <w:rFonts w:ascii="Arial" w:hAnsi="Arial" w:cs="Arial"/>
          <w:lang w:val="es-ES"/>
        </w:rPr>
        <w:t>P</w:t>
      </w:r>
      <w:r w:rsidRPr="00D05D3E">
        <w:rPr>
          <w:rFonts w:ascii="Arial" w:hAnsi="Arial" w:cs="Arial"/>
          <w:lang w:val="es-ES"/>
        </w:rPr>
        <w:t xml:space="preserve">ro </w:t>
      </w:r>
      <w:r>
        <w:rPr>
          <w:rFonts w:ascii="Arial" w:hAnsi="Arial" w:cs="Arial"/>
          <w:lang w:val="es-ES"/>
        </w:rPr>
        <w:t>M</w:t>
      </w:r>
      <w:r w:rsidRPr="00D05D3E">
        <w:rPr>
          <w:rFonts w:ascii="Arial" w:hAnsi="Arial" w:cs="Arial"/>
          <w:lang w:val="es-ES"/>
        </w:rPr>
        <w:t>ujer</w:t>
      </w:r>
    </w:p>
    <w:p w:rsidR="00EF38D7" w:rsidRPr="00D05D3E" w:rsidRDefault="00EF38D7" w:rsidP="00EF38D7">
      <w:pPr>
        <w:pStyle w:val="Ttulo3"/>
        <w:spacing w:before="0" w:after="0" w:line="360" w:lineRule="auto"/>
        <w:ind w:left="1134"/>
        <w:rPr>
          <w:lang w:val="es-ES"/>
        </w:rPr>
      </w:pPr>
      <w:bookmarkStart w:id="49" w:name="_Toc286835430"/>
      <w:r w:rsidRPr="00D05D3E">
        <w:rPr>
          <w:lang w:val="es-ES"/>
        </w:rPr>
        <w:t>Organizaciones estatales</w:t>
      </w:r>
      <w:bookmarkEnd w:id="49"/>
      <w:r w:rsidRPr="00D05D3E">
        <w:rPr>
          <w:lang w:val="es-ES"/>
        </w:rPr>
        <w:t xml:space="preserve"> </w:t>
      </w:r>
    </w:p>
    <w:p w:rsidR="00EF38D7" w:rsidRPr="00D05D3E" w:rsidRDefault="00EF38D7" w:rsidP="00EF38D7">
      <w:pPr>
        <w:spacing w:after="0" w:line="360" w:lineRule="auto"/>
        <w:rPr>
          <w:lang w:val="es-ES"/>
        </w:rPr>
      </w:pPr>
    </w:p>
    <w:p w:rsidR="00EF38D7" w:rsidRPr="00D05D3E" w:rsidRDefault="00EF38D7" w:rsidP="00EF38D7">
      <w:pPr>
        <w:pStyle w:val="Prrafodelista"/>
        <w:tabs>
          <w:tab w:val="left" w:pos="2785"/>
        </w:tabs>
        <w:spacing w:after="0" w:line="360" w:lineRule="auto"/>
        <w:rPr>
          <w:rFonts w:ascii="Arial" w:hAnsi="Arial" w:cs="Arial"/>
          <w:lang w:val="es-ES"/>
        </w:rPr>
      </w:pPr>
      <w:r w:rsidRPr="00D05D3E">
        <w:rPr>
          <w:rFonts w:ascii="Arial" w:hAnsi="Arial" w:cs="Arial"/>
          <w:lang w:val="es-ES"/>
        </w:rPr>
        <w:t>Unidades educativas</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Juntas vecinales</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Mercados de abasto</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Bibliotecas.</w:t>
      </w:r>
    </w:p>
    <w:p w:rsidR="00EF38D7" w:rsidRPr="00D05D3E" w:rsidRDefault="00EF38D7" w:rsidP="00EF38D7">
      <w:pPr>
        <w:pStyle w:val="Ttulo3"/>
        <w:spacing w:before="0" w:after="0" w:line="360" w:lineRule="auto"/>
        <w:ind w:left="1134"/>
        <w:rPr>
          <w:lang w:val="es-ES"/>
        </w:rPr>
      </w:pPr>
      <w:bookmarkStart w:id="50" w:name="_Toc286835431"/>
      <w:r w:rsidRPr="00D05D3E">
        <w:rPr>
          <w:lang w:val="es-ES"/>
        </w:rPr>
        <w:lastRenderedPageBreak/>
        <w:t>Organizaciones privadas</w:t>
      </w:r>
      <w:bookmarkEnd w:id="50"/>
    </w:p>
    <w:p w:rsidR="00EF38D7" w:rsidRPr="00D05D3E" w:rsidRDefault="00EF38D7" w:rsidP="00EF38D7">
      <w:pPr>
        <w:spacing w:after="0" w:line="360" w:lineRule="auto"/>
        <w:rPr>
          <w:lang w:val="es-ES"/>
        </w:rPr>
      </w:pPr>
    </w:p>
    <w:p w:rsidR="00EF38D7" w:rsidRPr="00D05D3E" w:rsidRDefault="00EF38D7" w:rsidP="00EF38D7">
      <w:pPr>
        <w:pStyle w:val="Prrafodelista"/>
        <w:tabs>
          <w:tab w:val="left" w:pos="2785"/>
        </w:tabs>
        <w:spacing w:after="0" w:line="360" w:lineRule="auto"/>
        <w:rPr>
          <w:rFonts w:ascii="Arial" w:hAnsi="Arial" w:cs="Arial"/>
          <w:b/>
          <w:lang w:val="es-ES"/>
        </w:rPr>
      </w:pPr>
      <w:r w:rsidRPr="00D05D3E">
        <w:rPr>
          <w:rFonts w:ascii="Arial" w:hAnsi="Arial" w:cs="Arial"/>
          <w:b/>
          <w:lang w:val="es-ES"/>
        </w:rPr>
        <w:t>Farmacias</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Consultorios dentales</w:t>
      </w:r>
    </w:p>
    <w:p w:rsidR="00EF38D7" w:rsidRPr="00D05D3E" w:rsidRDefault="00EF38D7" w:rsidP="00EF38D7">
      <w:pPr>
        <w:pStyle w:val="Prrafodelista"/>
        <w:tabs>
          <w:tab w:val="left" w:pos="2785"/>
        </w:tabs>
        <w:spacing w:line="360" w:lineRule="auto"/>
        <w:rPr>
          <w:rFonts w:ascii="Arial" w:hAnsi="Arial" w:cs="Arial"/>
          <w:lang w:val="es-ES"/>
        </w:rPr>
      </w:pPr>
      <w:r w:rsidRPr="00D05D3E">
        <w:rPr>
          <w:rFonts w:ascii="Arial" w:hAnsi="Arial" w:cs="Arial"/>
          <w:lang w:val="es-ES"/>
        </w:rPr>
        <w:t xml:space="preserve">Consultorios médicos privados. </w:t>
      </w:r>
    </w:p>
    <w:tbl>
      <w:tblPr>
        <w:tblW w:w="0" w:type="auto"/>
        <w:tblInd w:w="828" w:type="dxa"/>
        <w:tblLook w:val="04A0"/>
      </w:tblPr>
      <w:tblGrid>
        <w:gridCol w:w="3598"/>
        <w:gridCol w:w="3598"/>
      </w:tblGrid>
      <w:tr w:rsidR="00EF38D7" w:rsidRPr="00D05D3E">
        <w:trPr>
          <w:trHeight w:val="239"/>
        </w:trPr>
        <w:tc>
          <w:tcPr>
            <w:tcW w:w="3598" w:type="dxa"/>
          </w:tcPr>
          <w:p w:rsidR="00EF38D7" w:rsidRPr="00D05D3E" w:rsidRDefault="00EF38D7" w:rsidP="00364147">
            <w:pPr>
              <w:tabs>
                <w:tab w:val="left" w:pos="2785"/>
              </w:tabs>
              <w:spacing w:line="360" w:lineRule="auto"/>
              <w:rPr>
                <w:rFonts w:ascii="Arial" w:hAnsi="Arial" w:cs="Arial"/>
                <w:b/>
                <w:lang w:val="es-ES"/>
              </w:rPr>
            </w:pPr>
            <w:r w:rsidRPr="00D05D3E">
              <w:rPr>
                <w:rFonts w:ascii="Arial" w:hAnsi="Arial" w:cs="Arial"/>
                <w:b/>
                <w:lang w:val="es-ES"/>
              </w:rPr>
              <w:t xml:space="preserve">Nombre de la clínica </w:t>
            </w:r>
          </w:p>
        </w:tc>
        <w:tc>
          <w:tcPr>
            <w:tcW w:w="3598" w:type="dxa"/>
          </w:tcPr>
          <w:p w:rsidR="00EF38D7" w:rsidRPr="00D05D3E" w:rsidRDefault="00EF38D7" w:rsidP="00364147">
            <w:pPr>
              <w:tabs>
                <w:tab w:val="left" w:pos="2785"/>
              </w:tabs>
              <w:spacing w:line="360" w:lineRule="auto"/>
              <w:rPr>
                <w:rFonts w:ascii="Arial" w:hAnsi="Arial" w:cs="Arial"/>
                <w:b/>
                <w:lang w:val="es-ES"/>
              </w:rPr>
            </w:pPr>
            <w:r w:rsidRPr="00D05D3E">
              <w:rPr>
                <w:rFonts w:ascii="Arial" w:hAnsi="Arial" w:cs="Arial"/>
                <w:b/>
                <w:lang w:val="es-ES"/>
              </w:rPr>
              <w:t xml:space="preserve">Horario de atención </w:t>
            </w:r>
          </w:p>
        </w:tc>
      </w:tr>
      <w:tr w:rsidR="00EF38D7" w:rsidRPr="00D05D3E">
        <w:trPr>
          <w:trHeight w:val="4388"/>
        </w:trPr>
        <w:tc>
          <w:tcPr>
            <w:tcW w:w="3598" w:type="dxa"/>
          </w:tcPr>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Brasil</w:t>
            </w:r>
          </w:p>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San Miguel</w:t>
            </w:r>
          </w:p>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Burgos</w:t>
            </w:r>
          </w:p>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San Joaquín</w:t>
            </w:r>
          </w:p>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 xml:space="preserve">Poli consultorio </w:t>
            </w:r>
            <w:r>
              <w:rPr>
                <w:rFonts w:ascii="Arial" w:hAnsi="Arial" w:cs="Arial"/>
                <w:lang w:val="es-ES"/>
              </w:rPr>
              <w:t>K</w:t>
            </w:r>
            <w:r w:rsidRPr="00D05D3E">
              <w:rPr>
                <w:rFonts w:ascii="Arial" w:hAnsi="Arial" w:cs="Arial"/>
                <w:lang w:val="es-ES"/>
              </w:rPr>
              <w:t>anata</w:t>
            </w:r>
          </w:p>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Poli consultorio Loreto</w:t>
            </w:r>
          </w:p>
          <w:p w:rsidR="00EF38D7" w:rsidRPr="00D05D3E" w:rsidRDefault="00EF38D7" w:rsidP="00364147">
            <w:pPr>
              <w:tabs>
                <w:tab w:val="left" w:pos="2785"/>
              </w:tabs>
              <w:spacing w:line="360" w:lineRule="auto"/>
              <w:rPr>
                <w:rFonts w:ascii="Arial" w:hAnsi="Arial" w:cs="Arial"/>
                <w:lang w:val="es-ES"/>
              </w:rPr>
            </w:pPr>
            <w:r>
              <w:rPr>
                <w:rFonts w:ascii="Arial" w:hAnsi="Arial" w:cs="Arial"/>
                <w:lang w:val="es-ES"/>
              </w:rPr>
              <w:t>Clínica C</w:t>
            </w:r>
            <w:r w:rsidRPr="00D05D3E">
              <w:rPr>
                <w:rFonts w:ascii="Arial" w:hAnsi="Arial" w:cs="Arial"/>
                <w:lang w:val="es-ES"/>
              </w:rPr>
              <w:t>ubana</w:t>
            </w:r>
          </w:p>
          <w:p w:rsidR="00EF38D7" w:rsidRPr="00D05D3E" w:rsidRDefault="00EF38D7" w:rsidP="00364147">
            <w:pPr>
              <w:tabs>
                <w:tab w:val="left" w:pos="2785"/>
              </w:tabs>
              <w:spacing w:line="360" w:lineRule="auto"/>
              <w:rPr>
                <w:rFonts w:ascii="Arial" w:hAnsi="Arial" w:cs="Arial"/>
                <w:lang w:val="es-ES"/>
              </w:rPr>
            </w:pPr>
            <w:r>
              <w:rPr>
                <w:rFonts w:ascii="Arial" w:hAnsi="Arial" w:cs="Arial"/>
                <w:lang w:val="es-ES"/>
              </w:rPr>
              <w:t>San P</w:t>
            </w:r>
            <w:r w:rsidRPr="00D05D3E">
              <w:rPr>
                <w:rFonts w:ascii="Arial" w:hAnsi="Arial" w:cs="Arial"/>
                <w:lang w:val="es-ES"/>
              </w:rPr>
              <w:t>ablo</w:t>
            </w:r>
          </w:p>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Santa Mónica</w:t>
            </w:r>
          </w:p>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 xml:space="preserve">Clínica de especialidades. </w:t>
            </w:r>
          </w:p>
        </w:tc>
        <w:tc>
          <w:tcPr>
            <w:tcW w:w="3598" w:type="dxa"/>
          </w:tcPr>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24 horas</w:t>
            </w:r>
          </w:p>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24 horas</w:t>
            </w:r>
          </w:p>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24 horas</w:t>
            </w:r>
          </w:p>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24 horas</w:t>
            </w:r>
          </w:p>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8 a"/>
              </w:smartTagPr>
              <w:r w:rsidRPr="00D05D3E">
                <w:rPr>
                  <w:rFonts w:ascii="Arial" w:hAnsi="Arial" w:cs="Arial"/>
                  <w:lang w:val="es-ES"/>
                </w:rPr>
                <w:t>8 a</w:t>
              </w:r>
            </w:smartTag>
            <w:r w:rsidRPr="00D05D3E">
              <w:rPr>
                <w:rFonts w:ascii="Arial" w:hAnsi="Arial" w:cs="Arial"/>
                <w:lang w:val="es-ES"/>
              </w:rPr>
              <w:t xml:space="preserve"> 18</w:t>
            </w:r>
          </w:p>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8 a"/>
              </w:smartTagPr>
              <w:r w:rsidRPr="00D05D3E">
                <w:rPr>
                  <w:rFonts w:ascii="Arial" w:hAnsi="Arial" w:cs="Arial"/>
                  <w:lang w:val="es-ES"/>
                </w:rPr>
                <w:t>8 a</w:t>
              </w:r>
            </w:smartTag>
            <w:r w:rsidRPr="00D05D3E">
              <w:rPr>
                <w:rFonts w:ascii="Arial" w:hAnsi="Arial" w:cs="Arial"/>
                <w:lang w:val="es-ES"/>
              </w:rPr>
              <w:t xml:space="preserve"> 18</w:t>
            </w:r>
          </w:p>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24 horas</w:t>
            </w:r>
          </w:p>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24 horas</w:t>
            </w:r>
          </w:p>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24 horas</w:t>
            </w:r>
          </w:p>
          <w:p w:rsidR="00EF38D7" w:rsidRPr="00D05D3E" w:rsidRDefault="00EF38D7" w:rsidP="00364147">
            <w:pPr>
              <w:tabs>
                <w:tab w:val="left" w:pos="2785"/>
              </w:tabs>
              <w:spacing w:line="360" w:lineRule="auto"/>
              <w:rPr>
                <w:rFonts w:ascii="Arial" w:hAnsi="Arial" w:cs="Arial"/>
                <w:lang w:val="es-ES"/>
              </w:rPr>
            </w:pPr>
            <w:r w:rsidRPr="00D05D3E">
              <w:rPr>
                <w:rFonts w:ascii="Arial" w:hAnsi="Arial" w:cs="Arial"/>
                <w:lang w:val="es-ES"/>
              </w:rPr>
              <w:t>24 horas</w:t>
            </w:r>
          </w:p>
        </w:tc>
      </w:tr>
    </w:tbl>
    <w:p w:rsidR="00EF38D7" w:rsidRPr="00D05D3E" w:rsidRDefault="004369CA" w:rsidP="00EF38D7">
      <w:pPr>
        <w:tabs>
          <w:tab w:val="left" w:pos="2785"/>
        </w:tabs>
        <w:spacing w:line="360" w:lineRule="auto"/>
        <w:rPr>
          <w:rFonts w:ascii="Arial" w:hAnsi="Arial" w:cs="Arial"/>
          <w:lang w:val="es-ES"/>
        </w:rPr>
      </w:pPr>
      <w:r>
        <w:rPr>
          <w:rFonts w:ascii="Arial" w:hAnsi="Arial" w:cs="Arial"/>
          <w:lang w:val="es-ES"/>
        </w:rPr>
        <w:t xml:space="preserve">            </w:t>
      </w:r>
      <w:r w:rsidR="00EF38D7" w:rsidRPr="00D05D3E">
        <w:rPr>
          <w:rFonts w:ascii="Arial" w:hAnsi="Arial" w:cs="Arial"/>
          <w:lang w:val="es-ES"/>
        </w:rPr>
        <w:t>Información referente a los servicios del centro de salud.</w:t>
      </w:r>
    </w:p>
    <w:p w:rsidR="00EF38D7" w:rsidRPr="00D05D3E" w:rsidRDefault="00EF38D7" w:rsidP="00EF38D7">
      <w:pPr>
        <w:pStyle w:val="Ttulo3"/>
        <w:spacing w:before="0" w:line="360" w:lineRule="auto"/>
        <w:ind w:left="1134"/>
        <w:rPr>
          <w:lang w:val="es-ES"/>
        </w:rPr>
      </w:pPr>
      <w:bookmarkStart w:id="51" w:name="_Toc286835432"/>
      <w:r w:rsidRPr="00D05D3E">
        <w:rPr>
          <w:lang w:val="es-ES"/>
        </w:rPr>
        <w:t>Servicios del centro de salud</w:t>
      </w:r>
      <w:bookmarkEnd w:id="51"/>
      <w:r w:rsidRPr="00D05D3E">
        <w:rPr>
          <w:lang w:val="es-ES"/>
        </w:rPr>
        <w:t xml:space="preserve"> </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Medicina general</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Pediatría</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Ginecología</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Odontología</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Medicina familiar</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Farmacia</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Enfermería</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Laboratorio</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Curaciones ambulatorias</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Programa de seguro de salud que ofrece los siguientes servicios.</w:t>
      </w:r>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b/>
          <w:lang w:val="es-ES"/>
        </w:rPr>
        <w:lastRenderedPageBreak/>
        <w:t>Para la mujer</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Control prenatal</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Vacu</w:t>
      </w:r>
      <w:r>
        <w:rPr>
          <w:rFonts w:ascii="Arial" w:hAnsi="Arial" w:cs="Arial"/>
          <w:lang w:val="es-ES"/>
        </w:rPr>
        <w:t>n</w:t>
      </w:r>
      <w:r w:rsidRPr="00D05D3E">
        <w:rPr>
          <w:rFonts w:ascii="Arial" w:hAnsi="Arial" w:cs="Arial"/>
          <w:lang w:val="es-ES"/>
        </w:rPr>
        <w:t>a contra el tétanos</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Papanicolaou</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Planificación familiar</w:t>
      </w:r>
    </w:p>
    <w:p w:rsidR="00EF38D7" w:rsidRPr="00D05D3E" w:rsidRDefault="00EF38D7" w:rsidP="00EF38D7">
      <w:pPr>
        <w:tabs>
          <w:tab w:val="left" w:pos="2785"/>
        </w:tabs>
        <w:spacing w:line="360" w:lineRule="auto"/>
        <w:rPr>
          <w:rFonts w:ascii="Arial" w:hAnsi="Arial" w:cs="Arial"/>
          <w:b/>
          <w:lang w:val="es-ES"/>
        </w:rPr>
      </w:pPr>
      <w:r w:rsidRPr="00D05D3E">
        <w:rPr>
          <w:rFonts w:ascii="Arial" w:hAnsi="Arial" w:cs="Arial"/>
          <w:b/>
          <w:lang w:val="es-ES"/>
        </w:rPr>
        <w:t>Para la población en general</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tuberculosis</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rabia</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de heridas</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Curaciones menores</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de ITS</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odontológica</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chagas</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VIH Laboratorios. </w:t>
      </w:r>
    </w:p>
    <w:p w:rsidR="00EF38D7" w:rsidRPr="00D05D3E" w:rsidRDefault="00EF38D7" w:rsidP="00EF38D7">
      <w:pPr>
        <w:pStyle w:val="Ttulo3"/>
        <w:spacing w:before="0" w:after="0" w:line="360" w:lineRule="auto"/>
        <w:ind w:left="1134"/>
        <w:rPr>
          <w:lang w:val="es-ES"/>
        </w:rPr>
      </w:pPr>
      <w:bookmarkStart w:id="52" w:name="_Toc286835433"/>
      <w:r w:rsidRPr="00D05D3E">
        <w:rPr>
          <w:lang w:val="es-ES"/>
        </w:rPr>
        <w:t>Infraestructura</w:t>
      </w:r>
      <w:bookmarkEnd w:id="52"/>
      <w:r w:rsidRPr="00D05D3E">
        <w:rPr>
          <w:lang w:val="es-ES"/>
        </w:rPr>
        <w:t xml:space="preserve"> </w:t>
      </w:r>
    </w:p>
    <w:p w:rsidR="00EF38D7" w:rsidRPr="00D05D3E" w:rsidRDefault="00EF38D7" w:rsidP="00EF38D7">
      <w:pPr>
        <w:spacing w:after="0" w:line="360" w:lineRule="auto"/>
        <w:rPr>
          <w:lang w:val="es-ES"/>
        </w:rPr>
      </w:pPr>
    </w:p>
    <w:p w:rsidR="00EF38D7" w:rsidRPr="00D05D3E" w:rsidRDefault="00EF38D7" w:rsidP="00EF38D7">
      <w:pPr>
        <w:tabs>
          <w:tab w:val="left" w:pos="2785"/>
        </w:tabs>
        <w:spacing w:after="0" w:line="360" w:lineRule="auto"/>
        <w:rPr>
          <w:rFonts w:ascii="Arial" w:hAnsi="Arial" w:cs="Arial"/>
          <w:lang w:val="es-ES"/>
        </w:rPr>
      </w:pPr>
      <w:r w:rsidRPr="00D05D3E">
        <w:rPr>
          <w:rFonts w:ascii="Arial" w:hAnsi="Arial" w:cs="Arial"/>
          <w:b/>
          <w:lang w:val="es-ES"/>
        </w:rPr>
        <w:t>Estructura física.-</w:t>
      </w:r>
      <w:r w:rsidRPr="00D05D3E">
        <w:rPr>
          <w:rFonts w:ascii="Arial" w:hAnsi="Arial" w:cs="Arial"/>
          <w:lang w:val="es-ES"/>
        </w:rPr>
        <w:t xml:space="preserve"> cuenta con:</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3 consultorios médicos equipados</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odontológico</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1 auditorio</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1 sala de admisión</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de enfermería</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de farmacia</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1 sala de laboratorio</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1 casillero con baño</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1 sala computación </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PAI</w:t>
      </w:r>
    </w:p>
    <w:p w:rsidR="00EF38D7" w:rsidRPr="00D05D3E" w:rsidRDefault="00EF38D7" w:rsidP="00EF38D7">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Recepción </w:t>
      </w:r>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lang w:val="es-ES"/>
        </w:rPr>
        <w:t>Horario de atención: 8:00 am hasta 14:00 pm atención en general.</w:t>
      </w:r>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lang w:val="es-ES"/>
        </w:rPr>
        <w:t>Tarifas de los servicios:</w:t>
      </w:r>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lang w:val="es-ES"/>
        </w:rPr>
        <w:t>Medicina general.- 5 bs (no cubierto por el seguro)</w:t>
      </w:r>
    </w:p>
    <w:p w:rsidR="00EF38D7" w:rsidRPr="00D05D3E" w:rsidRDefault="00EF38D7" w:rsidP="00EF38D7">
      <w:pPr>
        <w:tabs>
          <w:tab w:val="left" w:pos="2785"/>
        </w:tabs>
        <w:spacing w:line="360" w:lineRule="auto"/>
        <w:rPr>
          <w:rFonts w:ascii="Arial" w:hAnsi="Arial" w:cs="Arial"/>
          <w:lang w:val="es-ES"/>
        </w:rPr>
      </w:pPr>
      <w:r w:rsidRPr="00D05D3E">
        <w:rPr>
          <w:rFonts w:ascii="Arial" w:hAnsi="Arial" w:cs="Arial"/>
          <w:lang w:val="es-ES"/>
        </w:rPr>
        <w:lastRenderedPageBreak/>
        <w:t>Pediatría.- Cubierto por el seguro</w:t>
      </w:r>
    </w:p>
    <w:p w:rsidR="00EF38D7" w:rsidRPr="00D05D3E" w:rsidRDefault="00EF38D7" w:rsidP="00EF38D7">
      <w:pPr>
        <w:pStyle w:val="Ttulo3"/>
        <w:spacing w:before="0" w:after="0" w:line="360" w:lineRule="auto"/>
        <w:ind w:left="1134"/>
        <w:rPr>
          <w:lang w:val="es-ES"/>
        </w:rPr>
      </w:pPr>
      <w:bookmarkStart w:id="53" w:name="_Toc286835434"/>
      <w:r w:rsidRPr="00D05D3E">
        <w:rPr>
          <w:lang w:val="es-ES"/>
        </w:rPr>
        <w:t>Personal del centro:</w:t>
      </w:r>
      <w:bookmarkEnd w:id="53"/>
    </w:p>
    <w:p w:rsidR="00EF38D7" w:rsidRPr="00D05D3E" w:rsidRDefault="00EF38D7" w:rsidP="00EF38D7">
      <w:pPr>
        <w:spacing w:after="0" w:line="360" w:lineRule="auto"/>
        <w:rPr>
          <w:lang w:val="es-ES"/>
        </w:rPr>
      </w:pPr>
    </w:p>
    <w:p w:rsidR="00EF38D7" w:rsidRPr="00D05D3E" w:rsidRDefault="00EF38D7" w:rsidP="00EF38D7">
      <w:pPr>
        <w:pStyle w:val="Prrafodelista"/>
        <w:spacing w:after="0" w:line="360" w:lineRule="auto"/>
        <w:ind w:left="0"/>
        <w:rPr>
          <w:rFonts w:ascii="Arial" w:hAnsi="Arial" w:cs="Arial"/>
          <w:lang w:val="es-ES"/>
        </w:rPr>
      </w:pPr>
      <w:r w:rsidRPr="00D05D3E">
        <w:rPr>
          <w:rFonts w:ascii="Arial" w:hAnsi="Arial" w:cs="Arial"/>
          <w:lang w:val="es-ES"/>
        </w:rPr>
        <w:t>Director: Dra. Carmen Amaya</w:t>
      </w:r>
    </w:p>
    <w:p w:rsidR="00EF38D7" w:rsidRPr="00D05D3E" w:rsidRDefault="00EF38D7" w:rsidP="00EF38D7">
      <w:pPr>
        <w:pStyle w:val="Prrafodelista"/>
        <w:spacing w:line="360" w:lineRule="auto"/>
        <w:ind w:left="0"/>
        <w:rPr>
          <w:rFonts w:ascii="Arial" w:hAnsi="Arial" w:cs="Arial"/>
          <w:lang w:val="es-ES"/>
        </w:rPr>
      </w:pPr>
      <w:r w:rsidRPr="00D05D3E">
        <w:rPr>
          <w:rFonts w:ascii="Arial" w:hAnsi="Arial" w:cs="Arial"/>
          <w:lang w:val="es-ES"/>
        </w:rPr>
        <w:t>Ginecología: Dra. Gladis Alanís</w:t>
      </w:r>
    </w:p>
    <w:p w:rsidR="00EF38D7" w:rsidRPr="00D05D3E" w:rsidRDefault="00EF38D7" w:rsidP="00EF38D7">
      <w:pPr>
        <w:pStyle w:val="Prrafodelista"/>
        <w:spacing w:line="360" w:lineRule="auto"/>
        <w:ind w:left="0"/>
        <w:rPr>
          <w:rFonts w:ascii="Arial" w:hAnsi="Arial" w:cs="Arial"/>
          <w:lang w:val="es-ES"/>
        </w:rPr>
      </w:pPr>
      <w:r w:rsidRPr="00D05D3E">
        <w:rPr>
          <w:rFonts w:ascii="Arial" w:hAnsi="Arial" w:cs="Arial"/>
          <w:lang w:val="es-ES"/>
        </w:rPr>
        <w:t xml:space="preserve">Medico de planta: Víctor Quispe </w:t>
      </w:r>
    </w:p>
    <w:p w:rsidR="00EF38D7" w:rsidRPr="00D05D3E" w:rsidRDefault="00EF38D7" w:rsidP="00EF38D7">
      <w:pPr>
        <w:pStyle w:val="Prrafodelista"/>
        <w:spacing w:line="360" w:lineRule="auto"/>
        <w:ind w:left="0"/>
        <w:rPr>
          <w:rFonts w:ascii="Arial" w:hAnsi="Arial" w:cs="Arial"/>
          <w:lang w:val="es-ES"/>
        </w:rPr>
      </w:pPr>
      <w:r w:rsidRPr="00D05D3E">
        <w:rPr>
          <w:rFonts w:ascii="Arial" w:hAnsi="Arial" w:cs="Arial"/>
          <w:lang w:val="es-ES"/>
        </w:rPr>
        <w:t>Enfermería: Lic. Beatriz Méndez</w:t>
      </w:r>
    </w:p>
    <w:p w:rsidR="00EF38D7" w:rsidRPr="00D05D3E" w:rsidRDefault="00EF38D7" w:rsidP="00EF38D7">
      <w:pPr>
        <w:pStyle w:val="Prrafodelista"/>
        <w:spacing w:line="360" w:lineRule="auto"/>
        <w:ind w:left="0"/>
        <w:rPr>
          <w:rFonts w:ascii="Arial" w:hAnsi="Arial" w:cs="Arial"/>
          <w:lang w:val="es-ES"/>
        </w:rPr>
      </w:pPr>
      <w:r w:rsidRPr="00D05D3E">
        <w:rPr>
          <w:rFonts w:ascii="Arial" w:hAnsi="Arial" w:cs="Arial"/>
          <w:lang w:val="es-ES"/>
        </w:rPr>
        <w:t>Aux. Enf. Etelvina Villegas</w:t>
      </w:r>
    </w:p>
    <w:p w:rsidR="00EF38D7" w:rsidRPr="00D05D3E" w:rsidRDefault="00EF38D7" w:rsidP="00EF38D7">
      <w:pPr>
        <w:pStyle w:val="Prrafodelista"/>
        <w:spacing w:line="360" w:lineRule="auto"/>
        <w:ind w:left="0"/>
        <w:rPr>
          <w:rFonts w:ascii="Arial" w:hAnsi="Arial" w:cs="Arial"/>
          <w:lang w:val="es-ES"/>
        </w:rPr>
      </w:pPr>
      <w:r w:rsidRPr="00D05D3E">
        <w:rPr>
          <w:rFonts w:ascii="Arial" w:hAnsi="Arial" w:cs="Arial"/>
          <w:lang w:val="es-ES"/>
        </w:rPr>
        <w:t>Aux. Enf. Yolanda Romero</w:t>
      </w:r>
    </w:p>
    <w:p w:rsidR="00EF38D7" w:rsidRPr="00D05D3E" w:rsidRDefault="00EF38D7" w:rsidP="00EF38D7">
      <w:pPr>
        <w:pStyle w:val="Prrafodelista"/>
        <w:spacing w:line="360" w:lineRule="auto"/>
        <w:ind w:left="0"/>
        <w:rPr>
          <w:rFonts w:ascii="Arial" w:hAnsi="Arial" w:cs="Arial"/>
          <w:lang w:val="es-ES"/>
        </w:rPr>
      </w:pPr>
      <w:r w:rsidRPr="00D05D3E">
        <w:rPr>
          <w:rFonts w:ascii="Arial" w:hAnsi="Arial" w:cs="Arial"/>
          <w:lang w:val="es-ES"/>
        </w:rPr>
        <w:t>Laboratorio: tec. Paula Pérez.</w:t>
      </w:r>
    </w:p>
    <w:p w:rsidR="00EF38D7" w:rsidRPr="00D05D3E" w:rsidRDefault="00EF38D7" w:rsidP="00EF38D7">
      <w:pPr>
        <w:pStyle w:val="Prrafodelista"/>
        <w:spacing w:line="360" w:lineRule="auto"/>
        <w:ind w:left="0"/>
        <w:rPr>
          <w:rFonts w:ascii="Arial" w:hAnsi="Arial" w:cs="Arial"/>
          <w:lang w:val="es-ES"/>
        </w:rPr>
      </w:pPr>
      <w:r w:rsidRPr="00D05D3E">
        <w:rPr>
          <w:rFonts w:ascii="Arial" w:hAnsi="Arial" w:cs="Arial"/>
          <w:lang w:val="es-ES"/>
        </w:rPr>
        <w:t xml:space="preserve">Farmacia: Betzabe </w:t>
      </w:r>
    </w:p>
    <w:p w:rsidR="00EF38D7" w:rsidRPr="00D05D3E" w:rsidRDefault="00EF38D7" w:rsidP="00EF38D7">
      <w:pPr>
        <w:pStyle w:val="Prrafodelista"/>
        <w:spacing w:line="360" w:lineRule="auto"/>
        <w:ind w:left="0"/>
        <w:rPr>
          <w:rFonts w:ascii="Arial" w:hAnsi="Arial" w:cs="Arial"/>
          <w:lang w:val="es-ES"/>
        </w:rPr>
      </w:pPr>
      <w:r w:rsidRPr="00D05D3E">
        <w:rPr>
          <w:rFonts w:ascii="Arial" w:hAnsi="Arial" w:cs="Arial"/>
          <w:lang w:val="es-ES"/>
        </w:rPr>
        <w:t>Odontología: Dr. Fernando Tapia</w:t>
      </w:r>
    </w:p>
    <w:p w:rsidR="00EF38D7" w:rsidRPr="00D05D3E" w:rsidRDefault="00EF38D7" w:rsidP="00EF38D7">
      <w:pPr>
        <w:pStyle w:val="Prrafodelista"/>
        <w:spacing w:line="360" w:lineRule="auto"/>
        <w:ind w:left="0"/>
        <w:rPr>
          <w:rFonts w:ascii="Arial" w:hAnsi="Arial" w:cs="Arial"/>
          <w:lang w:val="es-ES"/>
        </w:rPr>
      </w:pPr>
      <w:r w:rsidRPr="00D05D3E">
        <w:rPr>
          <w:rFonts w:ascii="Arial" w:hAnsi="Arial" w:cs="Arial"/>
          <w:lang w:val="es-ES"/>
        </w:rPr>
        <w:t>Médicos provinciales: Jhoana Pinto</w:t>
      </w:r>
    </w:p>
    <w:p w:rsidR="00EF38D7" w:rsidRPr="00D05D3E" w:rsidRDefault="00EF38D7" w:rsidP="00EF38D7">
      <w:pPr>
        <w:spacing w:line="360" w:lineRule="auto"/>
        <w:rPr>
          <w:rFonts w:ascii="Arial" w:hAnsi="Arial" w:cs="Arial"/>
          <w:lang w:val="es-ES"/>
        </w:rPr>
      </w:pPr>
      <w:r w:rsidRPr="00D05D3E">
        <w:rPr>
          <w:rFonts w:ascii="Arial" w:hAnsi="Arial" w:cs="Arial"/>
          <w:lang w:val="es-ES"/>
        </w:rPr>
        <w:t xml:space="preserve">                                    Cecilia Veizaga</w:t>
      </w:r>
    </w:p>
    <w:p w:rsidR="00EF38D7" w:rsidRPr="00D05D3E" w:rsidRDefault="00EF38D7" w:rsidP="00EF38D7">
      <w:pPr>
        <w:pStyle w:val="Prrafodelista"/>
        <w:spacing w:line="360" w:lineRule="auto"/>
        <w:ind w:left="360"/>
        <w:rPr>
          <w:rFonts w:ascii="Arial" w:hAnsi="Arial" w:cs="Arial"/>
          <w:lang w:val="es-ES"/>
        </w:rPr>
      </w:pPr>
      <w:r w:rsidRPr="00D05D3E">
        <w:rPr>
          <w:rFonts w:ascii="Arial" w:hAnsi="Arial" w:cs="Arial"/>
          <w:lang w:val="es-ES"/>
        </w:rPr>
        <w:t>Recepción: Nelly Caballero</w:t>
      </w:r>
    </w:p>
    <w:p w:rsidR="00EF38D7" w:rsidRPr="00D05D3E" w:rsidRDefault="00EF38D7" w:rsidP="00EF38D7">
      <w:pPr>
        <w:pStyle w:val="Prrafodelista"/>
        <w:spacing w:line="360" w:lineRule="auto"/>
        <w:ind w:left="360"/>
        <w:rPr>
          <w:rFonts w:ascii="Arial" w:hAnsi="Arial" w:cs="Arial"/>
          <w:lang w:val="es-ES"/>
        </w:rPr>
      </w:pPr>
      <w:r w:rsidRPr="00D05D3E">
        <w:rPr>
          <w:rFonts w:ascii="Arial" w:hAnsi="Arial" w:cs="Arial"/>
          <w:lang w:val="es-ES"/>
        </w:rPr>
        <w:t>Portería: Claudia Castro</w:t>
      </w:r>
    </w:p>
    <w:p w:rsidR="00EF38D7" w:rsidRPr="00D05D3E" w:rsidRDefault="00EF38D7" w:rsidP="00EF38D7">
      <w:pPr>
        <w:pStyle w:val="Prrafodelista"/>
        <w:spacing w:line="360" w:lineRule="auto"/>
        <w:ind w:left="360"/>
        <w:rPr>
          <w:rFonts w:ascii="Arial" w:hAnsi="Arial" w:cs="Arial"/>
          <w:lang w:val="es-ES"/>
        </w:rPr>
      </w:pPr>
    </w:p>
    <w:p w:rsidR="00EF38D7" w:rsidRPr="00D05D3E" w:rsidRDefault="00EF38D7" w:rsidP="00EF38D7">
      <w:pPr>
        <w:pStyle w:val="Ttulo1"/>
        <w:spacing w:before="0" w:after="0"/>
        <w:ind w:left="426" w:hanging="426"/>
      </w:pPr>
      <w:bookmarkStart w:id="54" w:name="_Toc286835435"/>
      <w:r w:rsidRPr="00D05D3E">
        <w:t xml:space="preserve"> SINTESIS DEL PROBLEMA:</w:t>
      </w:r>
      <w:bookmarkEnd w:id="54"/>
    </w:p>
    <w:p w:rsidR="00EF38D7" w:rsidRPr="00D05D3E" w:rsidRDefault="00EF38D7" w:rsidP="00EF38D7">
      <w:pPr>
        <w:spacing w:line="360" w:lineRule="auto"/>
      </w:pPr>
    </w:p>
    <w:p w:rsidR="00EF38D7" w:rsidRPr="00D05D3E" w:rsidRDefault="00EF38D7" w:rsidP="00EF38D7">
      <w:pPr>
        <w:pStyle w:val="Prrafodelista"/>
        <w:spacing w:after="0" w:line="360" w:lineRule="auto"/>
        <w:ind w:left="0"/>
        <w:jc w:val="both"/>
        <w:rPr>
          <w:rFonts w:ascii="Arial" w:hAnsi="Arial" w:cs="Arial"/>
        </w:rPr>
      </w:pPr>
      <w:r w:rsidRPr="00D05D3E">
        <w:rPr>
          <w:rFonts w:ascii="Arial" w:hAnsi="Arial" w:cs="Arial"/>
        </w:rPr>
        <w:t xml:space="preserve">La creencia de </w:t>
      </w:r>
      <w:r w:rsidRPr="00B26DDA">
        <w:rPr>
          <w:rFonts w:ascii="Arial" w:hAnsi="Arial" w:cs="Arial"/>
        </w:rPr>
        <w:t>hombre</w:t>
      </w:r>
      <w:r>
        <w:rPr>
          <w:rFonts w:ascii="Arial" w:hAnsi="Arial" w:cs="Arial"/>
        </w:rPr>
        <w:t>s y mujeres</w:t>
      </w:r>
      <w:r w:rsidRPr="00D05D3E">
        <w:rPr>
          <w:rFonts w:ascii="Arial" w:hAnsi="Arial" w:cs="Arial"/>
        </w:rPr>
        <w:t xml:space="preserve"> de que no es un factor importante la nutrición antes durante el embarazo puede ser una de las causas que  puede ocasionar discapacidades de tipo motor, cognitiva, u  otros, determinando un riesgo para el bebé. </w:t>
      </w:r>
    </w:p>
    <w:p w:rsidR="00EF38D7" w:rsidRPr="00D05D3E" w:rsidRDefault="00EF38D7" w:rsidP="00EF38D7">
      <w:pPr>
        <w:pStyle w:val="Prrafodelista"/>
        <w:spacing w:after="0" w:line="360" w:lineRule="auto"/>
        <w:ind w:left="0"/>
        <w:jc w:val="both"/>
        <w:rPr>
          <w:rFonts w:ascii="Arial" w:hAnsi="Arial" w:cs="Arial"/>
        </w:rPr>
      </w:pPr>
    </w:p>
    <w:p w:rsidR="00EF38D7" w:rsidRPr="00D05D3E" w:rsidRDefault="00EF38D7" w:rsidP="00EF38D7">
      <w:pPr>
        <w:pStyle w:val="Prrafodelista"/>
        <w:spacing w:after="0" w:line="360" w:lineRule="auto"/>
        <w:ind w:left="0"/>
        <w:jc w:val="both"/>
        <w:rPr>
          <w:rFonts w:ascii="Arial" w:hAnsi="Arial" w:cs="Arial"/>
        </w:rPr>
      </w:pPr>
      <w:r w:rsidRPr="00D05D3E">
        <w:rPr>
          <w:rFonts w:ascii="Arial" w:hAnsi="Arial" w:cs="Arial"/>
        </w:rPr>
        <w:t>El nivel socioeconómico de las familias, la disminución de fuentes laborales, son factores que en la sociedad influyen dentro la alimentación de cada familia.</w:t>
      </w:r>
    </w:p>
    <w:p w:rsidR="00EF38D7" w:rsidRPr="00D05D3E" w:rsidRDefault="00EF38D7" w:rsidP="00EF38D7">
      <w:pPr>
        <w:pStyle w:val="Prrafodelista"/>
        <w:spacing w:after="0" w:line="360" w:lineRule="auto"/>
        <w:ind w:left="0"/>
        <w:jc w:val="both"/>
        <w:rPr>
          <w:rStyle w:val="normal0"/>
          <w:rFonts w:ascii="Arial" w:hAnsi="Arial" w:cs="Arial"/>
        </w:rPr>
      </w:pPr>
    </w:p>
    <w:p w:rsidR="00EF38D7" w:rsidRPr="00D05D3E" w:rsidRDefault="00EF38D7" w:rsidP="00EF38D7">
      <w:pPr>
        <w:spacing w:line="360" w:lineRule="auto"/>
        <w:jc w:val="both"/>
        <w:rPr>
          <w:rStyle w:val="normal0"/>
          <w:rFonts w:ascii="Arial" w:hAnsi="Arial" w:cs="Arial"/>
          <w:color w:val="FF0000"/>
        </w:rPr>
      </w:pPr>
      <w:smartTag w:uri="urn:schemas-microsoft-com:office:smarttags" w:element="PersonName">
        <w:smartTagPr>
          <w:attr w:name="ProductID" w:val="La Agencia"/>
        </w:smartTagPr>
        <w:r w:rsidRPr="00D05D3E">
          <w:rPr>
            <w:rStyle w:val="normal0"/>
            <w:rFonts w:ascii="Arial" w:hAnsi="Arial" w:cs="Arial"/>
          </w:rPr>
          <w:t>La Agencia</w:t>
        </w:r>
      </w:smartTag>
      <w:r w:rsidRPr="00D05D3E">
        <w:rPr>
          <w:rStyle w:val="normal0"/>
          <w:rFonts w:ascii="Arial" w:hAnsi="Arial" w:cs="Arial"/>
        </w:rPr>
        <w:t xml:space="preserve"> de Noticias Fides, señala, que en Bolivia el impacto de la desnutrición significó más de 28.000 casos en </w:t>
      </w:r>
      <w:r w:rsidRPr="00AB1D2C">
        <w:rPr>
          <w:rStyle w:val="normal0"/>
          <w:rFonts w:ascii="Arial" w:hAnsi="Arial" w:cs="Arial"/>
        </w:rPr>
        <w:t>la población menor de 5 años. El PMA (Programa Mundial de Alimentos) estableció que la desnutrición llega al 26 por ciento en el país.</w:t>
      </w:r>
      <w:r w:rsidRPr="00D05D3E">
        <w:rPr>
          <w:rStyle w:val="normal0"/>
          <w:rFonts w:ascii="Arial" w:hAnsi="Arial" w:cs="Arial"/>
          <w:color w:val="FF0000"/>
        </w:rPr>
        <w:t xml:space="preserve"> </w:t>
      </w:r>
    </w:p>
    <w:p w:rsidR="00EF38D7" w:rsidRPr="00D05D3E" w:rsidRDefault="00EF38D7" w:rsidP="00EF38D7">
      <w:pPr>
        <w:pStyle w:val="Prrafodelista"/>
        <w:spacing w:after="0" w:line="360" w:lineRule="auto"/>
        <w:ind w:left="0"/>
        <w:jc w:val="both"/>
        <w:rPr>
          <w:rStyle w:val="normal0"/>
          <w:rFonts w:ascii="Arial" w:hAnsi="Arial" w:cs="Arial"/>
        </w:rPr>
      </w:pPr>
      <w:r w:rsidRPr="00D05D3E">
        <w:rPr>
          <w:rStyle w:val="normal0"/>
          <w:rFonts w:ascii="Arial" w:hAnsi="Arial" w:cs="Arial"/>
        </w:rPr>
        <w:t xml:space="preserve">De acuerdo con el PMA, cada año mueren 623 mujeres por complicaciones del embarazo, parto y posparto; 222 pierden la vida por cada 100 mil nacidos vivos, y 27 niños fallecen por cada </w:t>
      </w:r>
      <w:r w:rsidRPr="00D05D3E">
        <w:rPr>
          <w:rStyle w:val="normal0"/>
          <w:rFonts w:ascii="Arial" w:hAnsi="Arial" w:cs="Arial"/>
        </w:rPr>
        <w:lastRenderedPageBreak/>
        <w:t>1.000 nacidos vivos. El 50 por ciento de la mortalidad infantil está representada por las muertes neonatales (menores de un año), y el 40 por ciento restante por niños menores de cinco años.</w:t>
      </w:r>
      <w:r w:rsidRPr="00D05D3E">
        <w:rPr>
          <w:rStyle w:val="Refdenotaalpie"/>
          <w:rFonts w:ascii="Arial" w:hAnsi="Arial" w:cs="Arial"/>
        </w:rPr>
        <w:footnoteReference w:id="2"/>
      </w:r>
    </w:p>
    <w:p w:rsidR="00EF38D7" w:rsidRPr="00D05D3E" w:rsidRDefault="00EF38D7" w:rsidP="00EF38D7">
      <w:pPr>
        <w:pStyle w:val="Prrafodelista"/>
        <w:spacing w:after="0" w:line="360" w:lineRule="auto"/>
        <w:ind w:left="0"/>
        <w:jc w:val="both"/>
        <w:rPr>
          <w:rStyle w:val="normal0"/>
          <w:rFonts w:ascii="Arial" w:hAnsi="Arial" w:cs="Arial"/>
        </w:rPr>
      </w:pPr>
    </w:p>
    <w:p w:rsidR="00EF38D7" w:rsidRPr="00D05D3E" w:rsidRDefault="00EF38D7" w:rsidP="00EF38D7">
      <w:pPr>
        <w:pStyle w:val="Prrafodelista"/>
        <w:spacing w:after="0" w:line="360" w:lineRule="auto"/>
        <w:ind w:left="0"/>
        <w:jc w:val="both"/>
        <w:rPr>
          <w:rStyle w:val="normal0"/>
          <w:rFonts w:ascii="Arial" w:hAnsi="Arial" w:cs="Arial"/>
        </w:rPr>
      </w:pPr>
      <w:r w:rsidRPr="00D05D3E">
        <w:rPr>
          <w:rStyle w:val="normal0"/>
          <w:rFonts w:ascii="Arial" w:hAnsi="Arial" w:cs="Arial"/>
        </w:rPr>
        <w:t>Como manera de prevención, el estado trata de aplacar este suceso, mediante programas en salud (bono Juana Azurduy, suplementos nutricionales, suplemento de hierro), los cuales en ciertas circunstancias no llegan a toda la población, o se suspende</w:t>
      </w:r>
      <w:r>
        <w:rPr>
          <w:rStyle w:val="normal0"/>
          <w:rFonts w:ascii="Arial" w:hAnsi="Arial" w:cs="Arial"/>
        </w:rPr>
        <w:t>n</w:t>
      </w:r>
      <w:r w:rsidRPr="00D05D3E">
        <w:rPr>
          <w:rStyle w:val="normal0"/>
          <w:rFonts w:ascii="Arial" w:hAnsi="Arial" w:cs="Arial"/>
        </w:rPr>
        <w:t xml:space="preserve"> las provisiones o los mismos son tomados por la población como fuente de negocio al ser comercializados para proveerse de algunos insumos que puedan cubrir las necesidades de la familia, o simplemente dárselos a sus hijos más pequeños.</w:t>
      </w:r>
    </w:p>
    <w:p w:rsidR="00EF38D7" w:rsidRPr="00D05D3E" w:rsidRDefault="00EF38D7" w:rsidP="00EF38D7">
      <w:pPr>
        <w:pStyle w:val="Prrafodelista"/>
        <w:spacing w:after="0" w:line="360" w:lineRule="auto"/>
        <w:ind w:left="0"/>
        <w:jc w:val="both"/>
        <w:rPr>
          <w:rStyle w:val="normal0"/>
          <w:rFonts w:ascii="Arial" w:hAnsi="Arial" w:cs="Arial"/>
        </w:rPr>
      </w:pPr>
    </w:p>
    <w:p w:rsidR="00EF38D7" w:rsidRPr="00D05D3E" w:rsidRDefault="00EF38D7" w:rsidP="00EF38D7">
      <w:pPr>
        <w:pStyle w:val="Prrafodelista"/>
        <w:spacing w:after="0" w:line="360" w:lineRule="auto"/>
        <w:ind w:left="0"/>
        <w:jc w:val="both"/>
        <w:rPr>
          <w:rStyle w:val="normal0"/>
          <w:rFonts w:ascii="Arial" w:hAnsi="Arial" w:cs="Arial"/>
        </w:rPr>
      </w:pPr>
      <w:r w:rsidRPr="00D05D3E">
        <w:rPr>
          <w:rStyle w:val="normal0"/>
          <w:rFonts w:ascii="Arial" w:hAnsi="Arial" w:cs="Arial"/>
        </w:rPr>
        <w:t>De la misma forma tomando los datos de la institución sobre el tema expresamos los siguientes datos:</w:t>
      </w:r>
    </w:p>
    <w:p w:rsidR="00EF38D7" w:rsidRPr="00D05D3E" w:rsidRDefault="00EF38D7" w:rsidP="00EF38D7">
      <w:pPr>
        <w:pStyle w:val="Prrafodelista"/>
        <w:spacing w:after="0" w:line="360" w:lineRule="auto"/>
        <w:ind w:left="0"/>
        <w:jc w:val="both"/>
        <w:rPr>
          <w:rStyle w:val="normal0"/>
          <w:rFonts w:ascii="Arial" w:hAnsi="Arial" w:cs="Arial"/>
        </w:rPr>
      </w:pPr>
    </w:p>
    <w:p w:rsidR="00EF38D7" w:rsidRPr="00693A0C" w:rsidRDefault="00EF38D7" w:rsidP="00EF38D7">
      <w:pPr>
        <w:pStyle w:val="Prrafodelista"/>
        <w:spacing w:after="0" w:line="360" w:lineRule="auto"/>
        <w:ind w:left="0"/>
        <w:jc w:val="both"/>
        <w:rPr>
          <w:rStyle w:val="normal0"/>
          <w:rFonts w:ascii="Arial" w:hAnsi="Arial" w:cs="Arial"/>
        </w:rPr>
      </w:pPr>
      <w:bookmarkStart w:id="55" w:name="OLE_LINK3"/>
      <w:r w:rsidRPr="00693A0C">
        <w:rPr>
          <w:rFonts w:ascii="Arial" w:hAnsi="Arial" w:cs="Arial"/>
          <w:rPrChange w:id="56" w:author="Fundación Waal" w:date="2011-05-26T09:42:00Z">
            <w:rPr>
              <w:rFonts w:ascii="Arial" w:hAnsi="Arial" w:cs="Arial"/>
              <w:sz w:val="18"/>
              <w:szCs w:val="18"/>
            </w:rPr>
          </w:rPrChange>
        </w:rPr>
        <w:t>El personal de la institución</w:t>
      </w:r>
      <w:r w:rsidRPr="00693A0C">
        <w:rPr>
          <w:rFonts w:ascii="Arial" w:hAnsi="Arial" w:cs="Arial"/>
          <w:lang w:val="es-ES_tradnl"/>
          <w:rPrChange w:id="57" w:author="Fundación Waal" w:date="2011-05-26T09:42:00Z">
            <w:rPr>
              <w:rFonts w:ascii="Arial" w:hAnsi="Arial" w:cs="Arial"/>
              <w:sz w:val="18"/>
              <w:szCs w:val="18"/>
              <w:lang w:val="es-ES_tradnl"/>
            </w:rPr>
          </w:rPrChange>
        </w:rPr>
        <w:t xml:space="preserve"> promueve parcialmente en la población, consumir una alimentación adecuada y nutritiva, </w:t>
      </w:r>
      <w:del w:id="58" w:author="Fundación Waal" w:date="2011-05-26T09:49:00Z">
        <w:r w:rsidRPr="00983229" w:rsidDel="00650EBC">
          <w:rPr>
            <w:rFonts w:ascii="Arial" w:hAnsi="Arial" w:cs="Arial"/>
            <w:highlight w:val="yellow"/>
            <w:lang w:val="es-ES_tradnl"/>
            <w:rPrChange w:id="59" w:author="Fundación Waal" w:date="2011-05-26T09:45:00Z">
              <w:rPr>
                <w:rFonts w:ascii="Arial" w:hAnsi="Arial" w:cs="Arial"/>
                <w:sz w:val="18"/>
                <w:szCs w:val="18"/>
                <w:lang w:val="es-ES_tradnl"/>
              </w:rPr>
            </w:rPrChange>
          </w:rPr>
          <w:delText>sobre todo en las mujeres embarazadas</w:delText>
        </w:r>
      </w:del>
      <w:ins w:id="60" w:author="Fundación Waal" w:date="2011-05-26T09:49:00Z">
        <w:r w:rsidR="00650EBC">
          <w:rPr>
            <w:rFonts w:ascii="Arial" w:hAnsi="Arial" w:cs="Arial"/>
            <w:lang w:val="es-ES_tradnl"/>
          </w:rPr>
          <w:t>antes y durante el embarazo</w:t>
        </w:r>
      </w:ins>
      <w:r w:rsidRPr="00693A0C">
        <w:rPr>
          <w:rFonts w:ascii="Arial" w:hAnsi="Arial" w:cs="Arial"/>
          <w:lang w:val="es-ES_tradnl"/>
          <w:rPrChange w:id="61" w:author="Fundación Waal" w:date="2011-05-26T09:42:00Z">
            <w:rPr>
              <w:rFonts w:ascii="Arial" w:hAnsi="Arial" w:cs="Arial"/>
              <w:sz w:val="18"/>
              <w:szCs w:val="18"/>
              <w:lang w:val="es-ES_tradnl"/>
            </w:rPr>
          </w:rPrChange>
        </w:rPr>
        <w:t>.</w:t>
      </w:r>
      <w:bookmarkEnd w:id="55"/>
    </w:p>
    <w:p w:rsidR="00EF38D7" w:rsidRPr="00D05D3E" w:rsidRDefault="00EF38D7" w:rsidP="00EF38D7">
      <w:pPr>
        <w:pStyle w:val="Prrafodelista"/>
        <w:spacing w:after="0" w:line="360" w:lineRule="auto"/>
        <w:ind w:left="0"/>
        <w:jc w:val="both"/>
        <w:rPr>
          <w:rStyle w:val="normal0"/>
          <w:rFonts w:ascii="Arial" w:hAnsi="Arial" w:cs="Arial"/>
        </w:rPr>
      </w:pPr>
      <w:r w:rsidRPr="00D05D3E">
        <w:rPr>
          <w:rStyle w:val="normal0"/>
          <w:rFonts w:ascii="Arial" w:hAnsi="Arial" w:cs="Arial"/>
        </w:rPr>
        <w:t xml:space="preserve">   </w:t>
      </w:r>
    </w:p>
    <w:p w:rsidR="00EF38D7" w:rsidRPr="00D05D3E" w:rsidRDefault="00EF38D7" w:rsidP="00EF38D7">
      <w:pPr>
        <w:pStyle w:val="Prrafodelista"/>
        <w:spacing w:after="0" w:line="360" w:lineRule="auto"/>
        <w:ind w:left="0"/>
        <w:jc w:val="both"/>
        <w:rPr>
          <w:rStyle w:val="normal0"/>
          <w:rFonts w:ascii="Arial" w:hAnsi="Arial" w:cs="Arial"/>
        </w:rPr>
      </w:pPr>
      <w:r>
        <w:rPr>
          <w:rStyle w:val="normal0"/>
          <w:rFonts w:ascii="Arial" w:hAnsi="Arial" w:cs="Arial"/>
        </w:rPr>
        <w:t>M</w:t>
      </w:r>
      <w:r w:rsidRPr="00D05D3E">
        <w:rPr>
          <w:rStyle w:val="normal0"/>
          <w:rFonts w:ascii="Arial" w:hAnsi="Arial" w:cs="Arial"/>
        </w:rPr>
        <w:t>ediante la promoción y charlas espo</w:t>
      </w:r>
      <w:r>
        <w:rPr>
          <w:rStyle w:val="normal0"/>
          <w:rFonts w:ascii="Arial" w:hAnsi="Arial" w:cs="Arial"/>
        </w:rPr>
        <w:t>rádicas es que la institución de salud trata de aminorar este problema,</w:t>
      </w:r>
      <w:r w:rsidRPr="00D05D3E">
        <w:rPr>
          <w:rStyle w:val="normal0"/>
          <w:rFonts w:ascii="Arial" w:hAnsi="Arial" w:cs="Arial"/>
        </w:rPr>
        <w:t xml:space="preserve"> </w:t>
      </w:r>
      <w:r>
        <w:rPr>
          <w:rStyle w:val="normal0"/>
          <w:rFonts w:ascii="Arial" w:hAnsi="Arial" w:cs="Arial"/>
        </w:rPr>
        <w:t>sin embargo</w:t>
      </w:r>
      <w:r w:rsidRPr="00D05D3E">
        <w:rPr>
          <w:rStyle w:val="normal0"/>
          <w:rFonts w:ascii="Arial" w:hAnsi="Arial" w:cs="Arial"/>
        </w:rPr>
        <w:t xml:space="preserve"> la población es indiferente a los recaudos que se les insta a </w:t>
      </w:r>
      <w:r>
        <w:rPr>
          <w:rStyle w:val="normal0"/>
          <w:rFonts w:ascii="Arial" w:hAnsi="Arial" w:cs="Arial"/>
        </w:rPr>
        <w:t xml:space="preserve">tomar. </w:t>
      </w:r>
    </w:p>
    <w:p w:rsidR="00EF38D7" w:rsidRPr="00D05D3E" w:rsidRDefault="00EF38D7" w:rsidP="00EF38D7">
      <w:pPr>
        <w:pStyle w:val="Prrafodelista"/>
        <w:spacing w:after="0" w:line="360" w:lineRule="auto"/>
        <w:ind w:left="0"/>
        <w:jc w:val="both"/>
        <w:rPr>
          <w:rStyle w:val="normal0"/>
          <w:rFonts w:ascii="Arial" w:hAnsi="Arial" w:cs="Arial"/>
        </w:rPr>
      </w:pPr>
      <w:r w:rsidRPr="00D05D3E">
        <w:rPr>
          <w:rStyle w:val="normal0"/>
          <w:rFonts w:ascii="Arial" w:hAnsi="Arial" w:cs="Arial"/>
        </w:rPr>
        <w:t>Todo proceso cognitivo adquirido previamente y manifestado en el medio, es el que forma el carácter del hombre y la mujer con el cual construye su presente</w:t>
      </w:r>
      <w:r>
        <w:rPr>
          <w:rStyle w:val="normal0"/>
          <w:rFonts w:ascii="Arial" w:hAnsi="Arial" w:cs="Arial"/>
        </w:rPr>
        <w:t>,</w:t>
      </w:r>
      <w:r w:rsidRPr="00D05D3E">
        <w:rPr>
          <w:rStyle w:val="normal0"/>
          <w:rFonts w:ascii="Arial" w:hAnsi="Arial" w:cs="Arial"/>
        </w:rPr>
        <w:t xml:space="preserve"> futuro y dejan algo en el pasado, así se estructura la familia, como un proceso constructivo de planificar y desarrollar las acciones que uno desea, por esta razón se toma la temática de esta propuesta para encarar que la educación en el ser humano, es preponderante para saber y medir consecuencias de malas acciones que pueden acontecer o cambiar el estilo de vida de nuestras familias. </w:t>
      </w:r>
    </w:p>
    <w:p w:rsidR="00EF38D7" w:rsidRPr="00D05D3E" w:rsidRDefault="00EF38D7" w:rsidP="00EF38D7">
      <w:pPr>
        <w:pStyle w:val="Prrafodelista"/>
        <w:spacing w:after="0" w:line="360" w:lineRule="auto"/>
        <w:ind w:left="0"/>
        <w:jc w:val="both"/>
        <w:rPr>
          <w:rStyle w:val="normal0"/>
          <w:rFonts w:ascii="Arial" w:hAnsi="Arial" w:cs="Arial"/>
        </w:rPr>
      </w:pPr>
    </w:p>
    <w:p w:rsidR="00EF38D7" w:rsidRDefault="00EF38D7" w:rsidP="00EF38D7">
      <w:pPr>
        <w:pStyle w:val="Prrafodelista"/>
        <w:spacing w:after="0" w:line="360" w:lineRule="auto"/>
        <w:ind w:left="0"/>
        <w:jc w:val="both"/>
        <w:rPr>
          <w:rFonts w:ascii="Arial" w:hAnsi="Arial" w:cs="Arial"/>
          <w:iCs/>
          <w:lang w:eastAsia="es-BO"/>
        </w:rPr>
      </w:pPr>
      <w:r w:rsidRPr="00D05D3E">
        <w:rPr>
          <w:rFonts w:ascii="Arial" w:hAnsi="Arial" w:cs="Arial"/>
          <w:iCs/>
          <w:lang w:eastAsia="es-BO"/>
        </w:rPr>
        <w:t>La desnutrición tiene que ver con conductas cotidianas inadecuadas, como comer comida chatarra, o alimentos que no guarden condiciones de salubridad, o deficiente alimentación debido a la pobreza.</w:t>
      </w:r>
      <w:r>
        <w:rPr>
          <w:rFonts w:ascii="Arial" w:hAnsi="Arial" w:cs="Arial"/>
          <w:iCs/>
          <w:lang w:eastAsia="es-BO"/>
        </w:rPr>
        <w:t xml:space="preserve"> Estos son algunos de los rasgos que se tienen en la población de mujeres en edad fértil que acuden al centro de salud de Jaihuayco ya que  </w:t>
      </w:r>
      <w:r w:rsidRPr="00650EBC">
        <w:rPr>
          <w:rFonts w:ascii="Arial" w:hAnsi="Arial" w:cs="Arial"/>
          <w:lang w:val="es-ES_tradnl"/>
          <w:rPrChange w:id="62" w:author="Fundación Waal" w:date="2011-05-26T09:48:00Z">
            <w:rPr>
              <w:rFonts w:ascii="Arial" w:hAnsi="Arial" w:cs="Arial"/>
              <w:sz w:val="18"/>
              <w:szCs w:val="18"/>
              <w:lang w:val="es-ES_tradnl"/>
            </w:rPr>
          </w:rPrChange>
        </w:rPr>
        <w:t xml:space="preserve">el 75% de las mujeres de </w:t>
      </w:r>
      <w:smartTag w:uri="urn:schemas-microsoft-com:office:smarttags" w:element="metricconverter">
        <w:smartTagPr>
          <w:attr w:name="ProductID" w:val="20 a"/>
        </w:smartTagPr>
        <w:r w:rsidRPr="00650EBC">
          <w:rPr>
            <w:rFonts w:ascii="Arial" w:hAnsi="Arial" w:cs="Arial"/>
            <w:lang w:val="es-ES_tradnl"/>
            <w:rPrChange w:id="63" w:author="Fundación Waal" w:date="2011-05-26T09:48:00Z">
              <w:rPr>
                <w:rFonts w:ascii="Arial" w:hAnsi="Arial" w:cs="Arial"/>
                <w:sz w:val="18"/>
                <w:szCs w:val="18"/>
                <w:lang w:val="es-ES_tradnl"/>
              </w:rPr>
            </w:rPrChange>
          </w:rPr>
          <w:t>20 a</w:t>
        </w:r>
      </w:smartTag>
      <w:r w:rsidRPr="00650EBC">
        <w:rPr>
          <w:rFonts w:ascii="Arial" w:hAnsi="Arial" w:cs="Arial"/>
          <w:lang w:val="es-ES_tradnl"/>
          <w:rPrChange w:id="64" w:author="Fundación Waal" w:date="2011-05-26T09:48:00Z">
            <w:rPr>
              <w:rFonts w:ascii="Arial" w:hAnsi="Arial" w:cs="Arial"/>
              <w:sz w:val="18"/>
              <w:szCs w:val="18"/>
              <w:lang w:val="es-ES_tradnl"/>
            </w:rPr>
          </w:rPrChange>
        </w:rPr>
        <w:t xml:space="preserve"> 42 años que acuden al centro  de  salud  de Jaihuayco  no considera que  la  mala alimentación    antes y   durante el  embarazo  sea un factor de riesgo para el  bebé por nacer.     </w:t>
      </w:r>
      <w:r w:rsidRPr="00D05D3E">
        <w:rPr>
          <w:rFonts w:ascii="Arial" w:hAnsi="Arial" w:cs="Arial"/>
          <w:sz w:val="18"/>
          <w:szCs w:val="18"/>
          <w:lang w:val="es-ES_tradnl"/>
        </w:rPr>
        <w:t xml:space="preserve">                                                                                                                                                                                                                                                                                                                                                    </w:t>
      </w:r>
      <w:r>
        <w:rPr>
          <w:rFonts w:ascii="Arial" w:hAnsi="Arial" w:cs="Arial"/>
          <w:iCs/>
          <w:lang w:eastAsia="es-BO"/>
        </w:rPr>
        <w:lastRenderedPageBreak/>
        <w:t>.</w:t>
      </w:r>
      <w:del w:id="65" w:author="Fundación Waal" w:date="2011-05-26T09:49:00Z">
        <w:r w:rsidDel="007B2EC4">
          <w:rPr>
            <w:rFonts w:ascii="Arial" w:hAnsi="Arial" w:cs="Arial"/>
            <w:iCs/>
            <w:lang w:eastAsia="es-BO"/>
          </w:rPr>
          <w:delText xml:space="preserve"> </w:delText>
        </w:r>
      </w:del>
      <w:r>
        <w:rPr>
          <w:rFonts w:ascii="Arial" w:hAnsi="Arial" w:cs="Arial"/>
          <w:iCs/>
          <w:lang w:eastAsia="es-BO"/>
        </w:rPr>
        <w:t>Es por esta razón que se decide implementar diferentes acciones para lograr cambios en la mujer que se encuentra en edad fértil y de esta manera prevenir discapacidades en el bebé por nacer.</w:t>
      </w:r>
    </w:p>
    <w:p w:rsidR="00EF38D7" w:rsidRDefault="00EF38D7" w:rsidP="00EF38D7">
      <w:pPr>
        <w:pStyle w:val="Prrafodelista"/>
        <w:spacing w:after="0" w:line="360" w:lineRule="auto"/>
        <w:ind w:left="0"/>
        <w:jc w:val="both"/>
        <w:rPr>
          <w:rFonts w:ascii="Arial" w:hAnsi="Arial" w:cs="Arial"/>
          <w:iCs/>
          <w:lang w:eastAsia="es-BO"/>
        </w:rPr>
      </w:pPr>
    </w:p>
    <w:p w:rsidR="00EF38D7" w:rsidRPr="00D05D3E" w:rsidRDefault="00EF38D7" w:rsidP="00EF38D7">
      <w:pPr>
        <w:pStyle w:val="Prrafodelista"/>
        <w:spacing w:after="0" w:line="360" w:lineRule="auto"/>
        <w:ind w:left="0"/>
        <w:jc w:val="both"/>
        <w:rPr>
          <w:rFonts w:ascii="Arial" w:hAnsi="Arial" w:cs="Arial"/>
          <w:lang w:eastAsia="es-BO"/>
        </w:rPr>
      </w:pPr>
      <w:r w:rsidRPr="00D05D3E">
        <w:rPr>
          <w:rFonts w:ascii="Arial" w:hAnsi="Arial" w:cs="Arial"/>
          <w:lang w:eastAsia="es-BO"/>
        </w:rPr>
        <w:t xml:space="preserve">La anemia se hereda desde el vientre. Según los índices que maneja el Programa Nacional de Desnutrición Cero del Ministerio de Salud, cuatro de cada diez embarazadas en el país son anémicas (menor cantidad de glóbulos rojos como consecuencia de la desnutrición), carencia alimenticia con la que puede nacer el hijo y que podría determinar su desarrollo. </w:t>
      </w:r>
    </w:p>
    <w:p w:rsidR="00EF38D7" w:rsidRDefault="00EF38D7" w:rsidP="00EF38D7">
      <w:pPr>
        <w:spacing w:after="0" w:line="360" w:lineRule="auto"/>
        <w:jc w:val="both"/>
        <w:rPr>
          <w:rFonts w:ascii="Arial" w:hAnsi="Arial" w:cs="Arial"/>
          <w:lang w:eastAsia="es-BO"/>
        </w:rPr>
      </w:pPr>
      <w:r w:rsidRPr="00D05D3E">
        <w:rPr>
          <w:rFonts w:ascii="Arial" w:hAnsi="Arial" w:cs="Arial"/>
          <w:lang w:eastAsia="es-BO"/>
        </w:rPr>
        <w:t xml:space="preserve">A nivel nacional, el 37 por ciento de las mujeres llega al embarazo con deficiencias alimentarias y nutricionales. </w:t>
      </w:r>
    </w:p>
    <w:p w:rsidR="00EF38D7" w:rsidRPr="00D05D3E" w:rsidRDefault="00EF38D7" w:rsidP="00EF38D7">
      <w:pPr>
        <w:spacing w:after="0" w:line="360" w:lineRule="auto"/>
        <w:jc w:val="both"/>
        <w:rPr>
          <w:rFonts w:ascii="Arial" w:hAnsi="Arial" w:cs="Arial"/>
          <w:lang w:eastAsia="es-BO"/>
        </w:rPr>
      </w:pPr>
    </w:p>
    <w:p w:rsidR="00EF38D7" w:rsidRDefault="00EF38D7" w:rsidP="00EF38D7">
      <w:pPr>
        <w:spacing w:after="0" w:line="360" w:lineRule="auto"/>
        <w:jc w:val="both"/>
        <w:rPr>
          <w:rFonts w:ascii="Arial" w:hAnsi="Arial" w:cs="Arial"/>
          <w:lang w:eastAsia="es-BO"/>
        </w:rPr>
      </w:pPr>
      <w:r w:rsidRPr="00D05D3E">
        <w:rPr>
          <w:rFonts w:ascii="Arial" w:hAnsi="Arial" w:cs="Arial"/>
          <w:lang w:eastAsia="es-BO"/>
        </w:rPr>
        <w:t xml:space="preserve">Esas cifras son uno de los rostros de la pobreza, que “obedece a causas estructurales”, desde la carencia de servicios básicos, los malos hábitos alimenticios y la deficiente educación. </w:t>
      </w:r>
    </w:p>
    <w:p w:rsidR="00EF38D7" w:rsidRPr="00D05D3E" w:rsidRDefault="00EF38D7" w:rsidP="00EF38D7">
      <w:pPr>
        <w:spacing w:after="0" w:line="360" w:lineRule="auto"/>
        <w:jc w:val="both"/>
        <w:rPr>
          <w:rFonts w:ascii="Arial" w:hAnsi="Arial" w:cs="Arial"/>
          <w:lang w:eastAsia="es-BO"/>
        </w:rPr>
      </w:pPr>
    </w:p>
    <w:p w:rsidR="00EF38D7" w:rsidRDefault="00EF38D7" w:rsidP="00EF38D7">
      <w:pPr>
        <w:spacing w:after="0" w:line="360" w:lineRule="auto"/>
        <w:jc w:val="both"/>
        <w:rPr>
          <w:rFonts w:ascii="Arial" w:hAnsi="Arial" w:cs="Arial"/>
          <w:lang w:eastAsia="es-BO"/>
        </w:rPr>
      </w:pPr>
      <w:r w:rsidRPr="00D05D3E">
        <w:rPr>
          <w:rFonts w:ascii="Arial" w:hAnsi="Arial" w:cs="Arial"/>
          <w:lang w:eastAsia="es-BO"/>
        </w:rPr>
        <w:t>Según el Servicio Depar</w:t>
      </w:r>
      <w:r>
        <w:rPr>
          <w:rFonts w:ascii="Arial" w:hAnsi="Arial" w:cs="Arial"/>
          <w:lang w:eastAsia="es-BO"/>
        </w:rPr>
        <w:t>tamental de Salud (Sedes) CBBA</w:t>
      </w:r>
      <w:r w:rsidRPr="00D05D3E">
        <w:rPr>
          <w:rFonts w:ascii="Arial" w:hAnsi="Arial" w:cs="Arial"/>
          <w:lang w:eastAsia="es-BO"/>
        </w:rPr>
        <w:t>, en 2009 se proyect</w:t>
      </w:r>
      <w:r>
        <w:rPr>
          <w:rFonts w:ascii="Arial" w:hAnsi="Arial" w:cs="Arial"/>
          <w:lang w:eastAsia="es-BO"/>
        </w:rPr>
        <w:t>ó</w:t>
      </w:r>
      <w:r w:rsidRPr="00D05D3E">
        <w:rPr>
          <w:rFonts w:ascii="Arial" w:hAnsi="Arial" w:cs="Arial"/>
          <w:lang w:eastAsia="es-BO"/>
        </w:rPr>
        <w:t xml:space="preserve"> 80.880 embarazos en el departamento. Es decir que, a nivel departamental, alrededor de 30.000 mujeres gestantes </w:t>
      </w:r>
      <w:r>
        <w:rPr>
          <w:rFonts w:ascii="Arial" w:hAnsi="Arial" w:cs="Arial"/>
          <w:lang w:eastAsia="es-BO"/>
        </w:rPr>
        <w:t>estuvieron</w:t>
      </w:r>
      <w:r w:rsidRPr="00D05D3E">
        <w:rPr>
          <w:rFonts w:ascii="Arial" w:hAnsi="Arial" w:cs="Arial"/>
          <w:lang w:eastAsia="es-BO"/>
        </w:rPr>
        <w:t xml:space="preserve"> anémicas. </w:t>
      </w:r>
    </w:p>
    <w:p w:rsidR="00EF38D7" w:rsidRPr="00D05D3E" w:rsidRDefault="00EF38D7" w:rsidP="00EF38D7">
      <w:pPr>
        <w:spacing w:after="0" w:line="360" w:lineRule="auto"/>
        <w:jc w:val="both"/>
        <w:rPr>
          <w:rFonts w:ascii="Arial" w:hAnsi="Arial" w:cs="Arial"/>
          <w:lang w:eastAsia="es-BO"/>
        </w:rPr>
      </w:pPr>
    </w:p>
    <w:p w:rsidR="00EF38D7" w:rsidRDefault="00EF38D7" w:rsidP="00EF38D7">
      <w:pPr>
        <w:spacing w:after="0" w:line="360" w:lineRule="auto"/>
        <w:jc w:val="both"/>
        <w:rPr>
          <w:rFonts w:ascii="Arial" w:hAnsi="Arial" w:cs="Arial"/>
          <w:lang w:eastAsia="es-BO"/>
        </w:rPr>
      </w:pPr>
      <w:r w:rsidRPr="00D05D3E">
        <w:rPr>
          <w:rFonts w:ascii="Arial" w:hAnsi="Arial" w:cs="Arial"/>
          <w:lang w:eastAsia="es-BO"/>
        </w:rPr>
        <w:t xml:space="preserve">El Plan Estratégico Nacional para Salud Materna, Perinatal y Neonatal en Bolivia 2009-2015 informa que, cada año, 623 mujeres mueren por causas relacionadas al embarazo. El 33 por ciento de esos decesos se debe a hemorragias, generalmente porque no recurren a tiempo al establecimiento para ser atendidas, o porque están debilitadas debido a la mala nutrición. </w:t>
      </w:r>
    </w:p>
    <w:p w:rsidR="00EF38D7" w:rsidRPr="00D05D3E" w:rsidRDefault="00EF38D7" w:rsidP="00EF38D7">
      <w:pPr>
        <w:spacing w:after="0" w:line="360" w:lineRule="auto"/>
        <w:jc w:val="both"/>
        <w:rPr>
          <w:rFonts w:ascii="Arial" w:hAnsi="Arial" w:cs="Arial"/>
          <w:lang w:eastAsia="es-BO"/>
        </w:rPr>
      </w:pPr>
    </w:p>
    <w:p w:rsidR="00EF38D7" w:rsidRPr="00D05D3E" w:rsidRDefault="00EF38D7" w:rsidP="00EF38D7">
      <w:pPr>
        <w:pStyle w:val="Prrafodelista"/>
        <w:spacing w:after="0" w:line="360" w:lineRule="auto"/>
        <w:ind w:left="0"/>
        <w:jc w:val="both"/>
        <w:rPr>
          <w:rFonts w:ascii="Arial" w:hAnsi="Arial" w:cs="Arial"/>
        </w:rPr>
      </w:pPr>
      <w:r w:rsidRPr="00D05D3E">
        <w:rPr>
          <w:rFonts w:ascii="Arial" w:hAnsi="Arial" w:cs="Arial"/>
        </w:rPr>
        <w:t>Expresar que el estado nutricional durante el embarazo no influye en la mujer ni en el niño, la falta de información y las consecuencias de un embarazo no planificado, los cuidados que se requieren durante la gestación, las complicaciones, el nivel sociocultural del medio, el motivo del embarazo, la edad de las gestantes y sus parejas, el nivel educacional, son los factores que refieren a dar cuenta que en muchos de los casos, el mismo medio permita que sea algo común y sin importancia.</w:t>
      </w:r>
    </w:p>
    <w:p w:rsidR="00EF38D7" w:rsidRPr="00D05D3E" w:rsidRDefault="00EF38D7" w:rsidP="00EF38D7">
      <w:pPr>
        <w:pStyle w:val="Prrafodelista"/>
        <w:spacing w:after="0" w:line="360" w:lineRule="auto"/>
        <w:ind w:left="0"/>
        <w:jc w:val="both"/>
        <w:rPr>
          <w:rFonts w:ascii="Arial" w:hAnsi="Arial" w:cs="Arial"/>
        </w:rPr>
      </w:pPr>
    </w:p>
    <w:p w:rsidR="00EF38D7" w:rsidRPr="00D05D3E" w:rsidRDefault="00EF38D7" w:rsidP="00EF38D7">
      <w:pPr>
        <w:pStyle w:val="Prrafodelista"/>
        <w:spacing w:after="0" w:line="360" w:lineRule="auto"/>
        <w:ind w:left="0"/>
        <w:jc w:val="both"/>
        <w:rPr>
          <w:rFonts w:ascii="Arial" w:hAnsi="Arial" w:cs="Arial"/>
        </w:rPr>
      </w:pPr>
      <w:r w:rsidRPr="00D05D3E">
        <w:rPr>
          <w:rFonts w:ascii="Arial" w:hAnsi="Arial" w:cs="Arial"/>
        </w:rPr>
        <w:t>Todo ello a partir de una plena participación del centro de salud Jaihuayco, quien mediante la exposición, entrega de folletos, convenios con las distintas Otb`s, establecimientos educativos  del entorno, logren difundir esta propuesta.</w:t>
      </w:r>
    </w:p>
    <w:p w:rsidR="00EF38D7" w:rsidRPr="00D05D3E" w:rsidRDefault="00EF38D7" w:rsidP="00EF38D7">
      <w:pPr>
        <w:pStyle w:val="Prrafodelista"/>
        <w:spacing w:after="0" w:line="360" w:lineRule="auto"/>
        <w:ind w:left="0"/>
        <w:jc w:val="both"/>
        <w:rPr>
          <w:rFonts w:ascii="Arial" w:hAnsi="Arial" w:cs="Arial"/>
        </w:rPr>
      </w:pPr>
    </w:p>
    <w:p w:rsidR="00EF38D7" w:rsidRPr="00D05D3E" w:rsidRDefault="00EF38D7" w:rsidP="00EF38D7">
      <w:pPr>
        <w:pStyle w:val="Prrafodelista"/>
        <w:spacing w:after="0" w:line="360" w:lineRule="auto"/>
        <w:ind w:left="0"/>
        <w:jc w:val="both"/>
        <w:rPr>
          <w:rFonts w:ascii="Arial" w:hAnsi="Arial" w:cs="Arial"/>
        </w:rPr>
      </w:pPr>
      <w:r>
        <w:rPr>
          <w:rFonts w:ascii="Arial" w:hAnsi="Arial" w:cs="Arial"/>
        </w:rPr>
        <w:lastRenderedPageBreak/>
        <w:t>C</w:t>
      </w:r>
      <w:r w:rsidRPr="00D05D3E">
        <w:rPr>
          <w:rFonts w:ascii="Arial" w:hAnsi="Arial" w:cs="Arial"/>
        </w:rPr>
        <w:t>ada proceso aprehendido en la</w:t>
      </w:r>
      <w:r>
        <w:rPr>
          <w:rFonts w:ascii="Arial" w:hAnsi="Arial" w:cs="Arial"/>
        </w:rPr>
        <w:t>s</w:t>
      </w:r>
      <w:r w:rsidRPr="00D05D3E">
        <w:rPr>
          <w:rFonts w:ascii="Arial" w:hAnsi="Arial" w:cs="Arial"/>
        </w:rPr>
        <w:t xml:space="preserve"> persona</w:t>
      </w:r>
      <w:r>
        <w:rPr>
          <w:rFonts w:ascii="Arial" w:hAnsi="Arial" w:cs="Arial"/>
        </w:rPr>
        <w:t>s</w:t>
      </w:r>
      <w:r w:rsidRPr="00D05D3E">
        <w:rPr>
          <w:rFonts w:ascii="Arial" w:hAnsi="Arial" w:cs="Arial"/>
        </w:rPr>
        <w:t xml:space="preserve"> está relacionado con un entorno en el cual se desenvuelve</w:t>
      </w:r>
      <w:r>
        <w:rPr>
          <w:rFonts w:ascii="Arial" w:hAnsi="Arial" w:cs="Arial"/>
        </w:rPr>
        <w:t>n</w:t>
      </w:r>
      <w:r w:rsidRPr="00D05D3E">
        <w:rPr>
          <w:rFonts w:ascii="Arial" w:hAnsi="Arial" w:cs="Arial"/>
        </w:rPr>
        <w:t>, quienes mediante aprender, reconocer y difundir podrán ser participes de extender la temática, para ello la institución tendrá que capacitarse, hacer uso del material elaborado, abordar a la población, establecer un espacio de atención para jóvenes y mujeres en edad fértil con quienes el trabajo será en el marco de prevención.</w:t>
      </w:r>
    </w:p>
    <w:p w:rsidR="00EF38D7" w:rsidRPr="00D05D3E" w:rsidRDefault="00EF38D7" w:rsidP="00EF38D7">
      <w:pPr>
        <w:pStyle w:val="Prrafodelista"/>
        <w:spacing w:after="0" w:line="360" w:lineRule="auto"/>
        <w:ind w:left="0"/>
        <w:jc w:val="both"/>
        <w:rPr>
          <w:rFonts w:ascii="Arial" w:hAnsi="Arial" w:cs="Arial"/>
        </w:rPr>
      </w:pPr>
    </w:p>
    <w:p w:rsidR="00EF38D7" w:rsidRPr="00D05D3E" w:rsidRDefault="00EF38D7" w:rsidP="00EF38D7">
      <w:pPr>
        <w:pStyle w:val="Prrafodelista"/>
        <w:spacing w:after="0" w:line="360" w:lineRule="auto"/>
        <w:ind w:left="0"/>
        <w:jc w:val="both"/>
        <w:rPr>
          <w:rFonts w:ascii="Arial" w:hAnsi="Arial" w:cs="Arial"/>
        </w:rPr>
      </w:pPr>
      <w:r>
        <w:rPr>
          <w:rFonts w:ascii="Arial" w:hAnsi="Arial" w:cs="Arial"/>
        </w:rPr>
        <w:t>L</w:t>
      </w:r>
      <w:r w:rsidRPr="00D05D3E">
        <w:rPr>
          <w:rFonts w:ascii="Arial" w:hAnsi="Arial" w:cs="Arial"/>
        </w:rPr>
        <w:t xml:space="preserve">a elaboración del material y su difusión en principio estarán desarrollados por los mismos profesionales que cursan el diplomado, para </w:t>
      </w:r>
      <w:r>
        <w:rPr>
          <w:rFonts w:ascii="Arial" w:hAnsi="Arial" w:cs="Arial"/>
        </w:rPr>
        <w:t xml:space="preserve">que </w:t>
      </w:r>
      <w:r w:rsidRPr="00D05D3E">
        <w:rPr>
          <w:rFonts w:ascii="Arial" w:hAnsi="Arial" w:cs="Arial"/>
        </w:rPr>
        <w:t xml:space="preserve">luego </w:t>
      </w:r>
      <w:r>
        <w:rPr>
          <w:rFonts w:ascii="Arial" w:hAnsi="Arial" w:cs="Arial"/>
        </w:rPr>
        <w:t>personal</w:t>
      </w:r>
      <w:r w:rsidRPr="00D05D3E">
        <w:rPr>
          <w:rFonts w:ascii="Arial" w:hAnsi="Arial" w:cs="Arial"/>
        </w:rPr>
        <w:t xml:space="preserve"> de la institución </w:t>
      </w:r>
      <w:r>
        <w:rPr>
          <w:rFonts w:ascii="Arial" w:hAnsi="Arial" w:cs="Arial"/>
        </w:rPr>
        <w:t>puedan</w:t>
      </w:r>
      <w:r w:rsidRPr="00D05D3E">
        <w:rPr>
          <w:rFonts w:ascii="Arial" w:hAnsi="Arial" w:cs="Arial"/>
        </w:rPr>
        <w:t xml:space="preserve"> hacer la réplica respectivamente, </w:t>
      </w:r>
      <w:r>
        <w:rPr>
          <w:rFonts w:ascii="Arial" w:hAnsi="Arial" w:cs="Arial"/>
        </w:rPr>
        <w:t xml:space="preserve">con </w:t>
      </w:r>
      <w:r w:rsidRPr="00D05D3E">
        <w:rPr>
          <w:rFonts w:ascii="Arial" w:hAnsi="Arial" w:cs="Arial"/>
        </w:rPr>
        <w:t xml:space="preserve">el fin </w:t>
      </w:r>
      <w:r>
        <w:rPr>
          <w:rFonts w:ascii="Arial" w:hAnsi="Arial" w:cs="Arial"/>
        </w:rPr>
        <w:t xml:space="preserve">de </w:t>
      </w:r>
      <w:r w:rsidRPr="00D05D3E">
        <w:rPr>
          <w:rFonts w:ascii="Arial" w:hAnsi="Arial" w:cs="Arial"/>
        </w:rPr>
        <w:t>llegar a cambiar esta cultura de la falta de información para los sucesos que acontecen en todas las circunstancias de la población</w:t>
      </w:r>
      <w:r>
        <w:rPr>
          <w:rFonts w:ascii="Arial" w:hAnsi="Arial" w:cs="Arial"/>
        </w:rPr>
        <w:t>.</w:t>
      </w:r>
    </w:p>
    <w:p w:rsidR="00EF38D7" w:rsidRPr="00D05D3E" w:rsidRDefault="00EF38D7" w:rsidP="00EF38D7">
      <w:pPr>
        <w:pStyle w:val="Prrafodelista"/>
        <w:spacing w:after="0" w:line="360" w:lineRule="auto"/>
        <w:ind w:left="0"/>
        <w:jc w:val="both"/>
        <w:rPr>
          <w:rFonts w:ascii="Arial" w:hAnsi="Arial" w:cs="Arial"/>
        </w:rPr>
      </w:pPr>
    </w:p>
    <w:p w:rsidR="00EF38D7" w:rsidRDefault="00EF38D7" w:rsidP="00EF38D7">
      <w:pPr>
        <w:pStyle w:val="Prrafodelista"/>
        <w:spacing w:after="0" w:line="360" w:lineRule="auto"/>
        <w:ind w:left="0"/>
        <w:jc w:val="both"/>
        <w:rPr>
          <w:rFonts w:ascii="Arial" w:hAnsi="Arial" w:cs="Arial"/>
        </w:rPr>
      </w:pPr>
    </w:p>
    <w:p w:rsidR="00EF38D7" w:rsidRPr="00D05D3E" w:rsidRDefault="00EF38D7" w:rsidP="00EF38D7">
      <w:pPr>
        <w:pStyle w:val="Ttulo1"/>
      </w:pPr>
      <w:bookmarkStart w:id="66" w:name="_Toc286835436"/>
      <w:r>
        <w:t>JUSTIFICACI</w:t>
      </w:r>
      <w:r w:rsidRPr="00AB1D2C">
        <w:t>Ó</w:t>
      </w:r>
      <w:r w:rsidRPr="00D05D3E">
        <w:t>N</w:t>
      </w:r>
      <w:bookmarkEnd w:id="66"/>
    </w:p>
    <w:p w:rsidR="00EF38D7" w:rsidRPr="00D05D3E" w:rsidRDefault="00EF38D7" w:rsidP="00EF38D7"/>
    <w:p w:rsidR="00EF38D7" w:rsidRPr="00D05D3E" w:rsidRDefault="00EF38D7" w:rsidP="00EF38D7">
      <w:pPr>
        <w:pStyle w:val="Prrafodelista"/>
        <w:spacing w:after="0" w:line="360" w:lineRule="auto"/>
        <w:ind w:left="0"/>
        <w:jc w:val="both"/>
        <w:rPr>
          <w:rFonts w:ascii="Arial" w:hAnsi="Arial" w:cs="Arial"/>
          <w:lang w:eastAsia="es-BO"/>
        </w:rPr>
      </w:pPr>
      <w:r w:rsidRPr="00D05D3E">
        <w:rPr>
          <w:rFonts w:ascii="Arial" w:hAnsi="Arial" w:cs="Arial"/>
          <w:lang w:eastAsia="es-BO"/>
        </w:rPr>
        <w:t xml:space="preserve">El déficit de vitaminas y minerales llamada también “hambre oculta” afecta a grandes sectores de la población boliviana, sobre todo niños de </w:t>
      </w:r>
      <w:smartTag w:uri="urn:schemas-microsoft-com:office:smarttags" w:element="metricconverter">
        <w:smartTagPr>
          <w:attr w:name="ProductID" w:val="1 a"/>
        </w:smartTagPr>
        <w:r w:rsidRPr="00D05D3E">
          <w:rPr>
            <w:rFonts w:ascii="Arial" w:hAnsi="Arial" w:cs="Arial"/>
            <w:lang w:eastAsia="es-BO"/>
          </w:rPr>
          <w:t>1 a</w:t>
        </w:r>
      </w:smartTag>
      <w:r w:rsidRPr="00D05D3E">
        <w:rPr>
          <w:rFonts w:ascii="Arial" w:hAnsi="Arial" w:cs="Arial"/>
          <w:lang w:eastAsia="es-BO"/>
        </w:rPr>
        <w:t xml:space="preserve"> 5 años, mujeres embarazadas y adultos mayores.</w:t>
      </w:r>
    </w:p>
    <w:p w:rsidR="00EF38D7" w:rsidRPr="00D05D3E" w:rsidRDefault="00EF38D7" w:rsidP="00EF38D7">
      <w:pPr>
        <w:pStyle w:val="Prrafodelista"/>
        <w:spacing w:after="0" w:line="360" w:lineRule="auto"/>
        <w:jc w:val="both"/>
        <w:rPr>
          <w:rFonts w:ascii="Arial" w:hAnsi="Arial" w:cs="Arial"/>
          <w:lang w:eastAsia="es-BO"/>
        </w:rPr>
      </w:pPr>
    </w:p>
    <w:p w:rsidR="00EF38D7" w:rsidRPr="00D05D3E" w:rsidRDefault="00EF38D7" w:rsidP="00EF38D7">
      <w:pPr>
        <w:pStyle w:val="Prrafodelista"/>
        <w:spacing w:after="0" w:line="360" w:lineRule="auto"/>
        <w:ind w:left="0"/>
        <w:jc w:val="both"/>
        <w:rPr>
          <w:rFonts w:ascii="Arial" w:hAnsi="Arial" w:cs="Arial"/>
          <w:lang w:eastAsia="es-BO"/>
        </w:rPr>
      </w:pPr>
      <w:r w:rsidRPr="00D05D3E">
        <w:rPr>
          <w:rFonts w:ascii="Arial" w:hAnsi="Arial" w:cs="Arial"/>
          <w:lang w:eastAsia="es-BO"/>
        </w:rPr>
        <w:t>La persistencia de anemias pone en tela de juicio la eficiencia de la suplementación con hierro y ácido fólico en mujeres en edad fértil, tampoco se ha logrado impacto significativo en niños y niñas menores de 5 años.</w:t>
      </w:r>
    </w:p>
    <w:p w:rsidR="00EF38D7" w:rsidRPr="00D05D3E" w:rsidRDefault="00EF38D7" w:rsidP="00EF38D7">
      <w:pPr>
        <w:spacing w:after="0" w:line="360" w:lineRule="auto"/>
        <w:jc w:val="both"/>
        <w:rPr>
          <w:rFonts w:ascii="Arial" w:hAnsi="Arial" w:cs="Arial"/>
          <w:lang w:eastAsia="es-BO"/>
        </w:rPr>
      </w:pPr>
      <w:r w:rsidRPr="00D05D3E">
        <w:rPr>
          <w:rFonts w:ascii="Arial" w:hAnsi="Arial" w:cs="Arial"/>
          <w:lang w:eastAsia="es-BO"/>
        </w:rPr>
        <w:t xml:space="preserve">Hay una mala percepción en la población: “comer harto” no significa comer bien, tampoco alimentarse o nutrirse. En el caso de las madres, la falta de equilibrio en la alimentación diaria es una de las causas de padecer anemia. La ausencia de verduras, hortalizas, frutas y lácteos en sus comidas diarias afecta el bienestar de la mujer y su nutrición, incluso si consume muchos carbohidratos (azúcares) o comida chatarra, como las frituras. </w:t>
      </w:r>
    </w:p>
    <w:p w:rsidR="00EF38D7" w:rsidRPr="00D05D3E" w:rsidRDefault="00EF38D7" w:rsidP="00EF38D7">
      <w:pPr>
        <w:spacing w:after="0" w:line="360" w:lineRule="auto"/>
        <w:jc w:val="both"/>
        <w:rPr>
          <w:rFonts w:ascii="Arial" w:hAnsi="Arial" w:cs="Arial"/>
          <w:lang w:eastAsia="es-BO"/>
        </w:rPr>
      </w:pPr>
    </w:p>
    <w:p w:rsidR="00EF38D7" w:rsidRPr="00D05D3E" w:rsidRDefault="00EF38D7" w:rsidP="00EF38D7">
      <w:pPr>
        <w:pStyle w:val="Prrafodelista"/>
        <w:spacing w:after="0" w:line="360" w:lineRule="auto"/>
        <w:ind w:left="0"/>
        <w:jc w:val="both"/>
        <w:rPr>
          <w:rStyle w:val="normal0"/>
          <w:rFonts w:ascii="Arial" w:hAnsi="Arial" w:cs="Arial"/>
        </w:rPr>
      </w:pPr>
      <w:r w:rsidRPr="00D05D3E">
        <w:rPr>
          <w:rStyle w:val="normal0"/>
          <w:rFonts w:ascii="Arial" w:hAnsi="Arial" w:cs="Arial"/>
        </w:rPr>
        <w:t>El nivel educacional es un factor que prepondera dentro el medio social ya que aun con la existencia de establecimientos que cubran la necesidad de aprendizaje de los niños  y niñas, la cantidad de deserciones es también un factor para el desconocimiento de las causas de la discapacidad, puesto que en una gran mayoría son los varones y también las mujeres quienes deben optar por un tra</w:t>
      </w:r>
      <w:r>
        <w:rPr>
          <w:rStyle w:val="normal0"/>
          <w:rFonts w:ascii="Arial" w:hAnsi="Arial" w:cs="Arial"/>
        </w:rPr>
        <w:t>bajo temporal, que pueda apoyar</w:t>
      </w:r>
      <w:r w:rsidRPr="00D05D3E">
        <w:rPr>
          <w:rStyle w:val="normal0"/>
          <w:rFonts w:ascii="Arial" w:hAnsi="Arial" w:cs="Arial"/>
        </w:rPr>
        <w:t xml:space="preserve"> a cubrir sus necesidades y las de la familia.</w:t>
      </w:r>
    </w:p>
    <w:p w:rsidR="00EF38D7" w:rsidRPr="00D05D3E" w:rsidRDefault="00EF38D7" w:rsidP="00EF38D7">
      <w:pPr>
        <w:pStyle w:val="Prrafodelista"/>
        <w:spacing w:after="0" w:line="360" w:lineRule="auto"/>
        <w:ind w:left="0"/>
        <w:jc w:val="both"/>
        <w:rPr>
          <w:rStyle w:val="normal0"/>
          <w:rFonts w:ascii="Arial" w:hAnsi="Arial" w:cs="Arial"/>
        </w:rPr>
      </w:pPr>
    </w:p>
    <w:p w:rsidR="00EF38D7" w:rsidRPr="00D05D3E" w:rsidRDefault="00EF38D7" w:rsidP="00EF38D7">
      <w:pPr>
        <w:pStyle w:val="Prrafodelista"/>
        <w:spacing w:after="0" w:line="360" w:lineRule="auto"/>
        <w:ind w:left="0"/>
        <w:jc w:val="both"/>
        <w:rPr>
          <w:rStyle w:val="normal0"/>
          <w:rFonts w:ascii="Arial" w:hAnsi="Arial" w:cs="Arial"/>
        </w:rPr>
      </w:pPr>
      <w:r w:rsidRPr="00D05D3E">
        <w:rPr>
          <w:rStyle w:val="normal0"/>
          <w:rFonts w:ascii="Arial" w:hAnsi="Arial" w:cs="Arial"/>
        </w:rPr>
        <w:lastRenderedPageBreak/>
        <w:t xml:space="preserve">Las nuevas familias, comienzan los deberes, de quien convertida en una pareja que satisfacía las necesidades de </w:t>
      </w:r>
      <w:r>
        <w:rPr>
          <w:rStyle w:val="normal0"/>
          <w:rFonts w:ascii="Arial" w:hAnsi="Arial" w:cs="Arial"/>
        </w:rPr>
        <w:t>una sola persona ahora comenzará</w:t>
      </w:r>
      <w:r w:rsidRPr="00D05D3E">
        <w:rPr>
          <w:rStyle w:val="normal0"/>
          <w:rFonts w:ascii="Arial" w:hAnsi="Arial" w:cs="Arial"/>
        </w:rPr>
        <w:t xml:space="preserve"> a responsabilizarse de su estado gestacional, sin para ello tomar los recaudos necesarios que deben seguirse durante la planificación de un bebé (atenciones medicas antes del embarazo, alimentación de la mujer, edad de la mujer, motivos del embarazo, deseo de tenerlo, etc.), que nos llevan a definir ¿cuales podrán ser las consecuencias de todo ello, no solamente para el bebé por nacer, también para la pareja, la sociedad, el estado, las instituciones, la familia?, será simplemente pensar en que el bebé ¿ya viene acompañado de su marraqueta debajo el hombro?,¿ que podrá valerse por si? O ¿cuáles serán las consecuencias durante todo el desarrollo de los primeros tres meses de gestación y los restantes años que le quedan por recorrer en su </w:t>
      </w:r>
      <w:r>
        <w:rPr>
          <w:rStyle w:val="normal0"/>
          <w:rFonts w:ascii="Arial" w:hAnsi="Arial" w:cs="Arial"/>
        </w:rPr>
        <w:t>historia?, qué</w:t>
      </w:r>
      <w:r w:rsidRPr="00D05D3E">
        <w:rPr>
          <w:rStyle w:val="normal0"/>
          <w:rFonts w:ascii="Arial" w:hAnsi="Arial" w:cs="Arial"/>
        </w:rPr>
        <w:t xml:space="preserve"> conoce el padre o la pareja de ello, si solamente saben que el trabajo diario es que los mantiene sobreviviendo en este contexto, cuá</w:t>
      </w:r>
      <w:r>
        <w:rPr>
          <w:rStyle w:val="normal0"/>
          <w:rFonts w:ascii="Arial" w:hAnsi="Arial" w:cs="Arial"/>
        </w:rPr>
        <w:t>n</w:t>
      </w:r>
      <w:r w:rsidRPr="00D05D3E">
        <w:rPr>
          <w:rStyle w:val="normal0"/>
          <w:rFonts w:ascii="Arial" w:hAnsi="Arial" w:cs="Arial"/>
        </w:rPr>
        <w:t>tos padres han planificado a sus hijos, cu</w:t>
      </w:r>
      <w:r>
        <w:rPr>
          <w:rStyle w:val="normal0"/>
          <w:rFonts w:ascii="Arial" w:hAnsi="Arial" w:cs="Arial"/>
        </w:rPr>
        <w:t>á</w:t>
      </w:r>
      <w:r w:rsidRPr="00D05D3E">
        <w:rPr>
          <w:rStyle w:val="normal0"/>
          <w:rFonts w:ascii="Arial" w:hAnsi="Arial" w:cs="Arial"/>
        </w:rPr>
        <w:t>ntos conocen los cuidados prenatales durante y antes de la gestación.</w:t>
      </w:r>
    </w:p>
    <w:p w:rsidR="00EF38D7" w:rsidRPr="00D05D3E" w:rsidRDefault="00EF38D7" w:rsidP="00EF38D7">
      <w:pPr>
        <w:pStyle w:val="Prrafodelista"/>
        <w:tabs>
          <w:tab w:val="left" w:pos="1024"/>
        </w:tabs>
        <w:spacing w:after="0" w:line="360" w:lineRule="auto"/>
        <w:ind w:left="0"/>
        <w:jc w:val="both"/>
        <w:rPr>
          <w:rStyle w:val="normal0"/>
          <w:rFonts w:ascii="Arial" w:hAnsi="Arial" w:cs="Arial"/>
        </w:rPr>
      </w:pPr>
      <w:r>
        <w:rPr>
          <w:rStyle w:val="normal0"/>
          <w:rFonts w:ascii="Arial" w:hAnsi="Arial" w:cs="Arial"/>
        </w:rPr>
        <w:tab/>
      </w:r>
    </w:p>
    <w:p w:rsidR="00EF38D7" w:rsidRPr="00D05D3E" w:rsidRDefault="00EF38D7" w:rsidP="00EF38D7">
      <w:pPr>
        <w:pStyle w:val="Prrafodelista"/>
        <w:spacing w:after="0" w:line="360" w:lineRule="auto"/>
        <w:ind w:left="0"/>
        <w:jc w:val="both"/>
        <w:rPr>
          <w:rFonts w:ascii="Arial" w:hAnsi="Arial" w:cs="Arial"/>
        </w:rPr>
      </w:pPr>
      <w:r w:rsidRPr="00D05D3E">
        <w:rPr>
          <w:rFonts w:ascii="Arial" w:hAnsi="Arial" w:cs="Arial"/>
        </w:rPr>
        <w:t xml:space="preserve">Como un efecto a la  concepción de que la nutrición no es importante para con </w:t>
      </w:r>
      <w:r>
        <w:rPr>
          <w:rFonts w:ascii="Arial" w:hAnsi="Arial" w:cs="Arial"/>
        </w:rPr>
        <w:t>la mujer</w:t>
      </w:r>
      <w:r w:rsidRPr="00D05D3E">
        <w:rPr>
          <w:rFonts w:ascii="Arial" w:hAnsi="Arial" w:cs="Arial"/>
        </w:rPr>
        <w:t xml:space="preserve"> y el bebé por nacer la indiferencia del medio social son la fuente para la elaboración de este proyecto.</w:t>
      </w:r>
    </w:p>
    <w:p w:rsidR="00EF38D7" w:rsidRPr="00D05D3E" w:rsidRDefault="00EF38D7" w:rsidP="00EF38D7">
      <w:pPr>
        <w:pStyle w:val="Prrafodelista"/>
        <w:spacing w:after="0" w:line="360" w:lineRule="auto"/>
        <w:ind w:left="0" w:firstLine="360"/>
        <w:jc w:val="both"/>
        <w:rPr>
          <w:rFonts w:ascii="Arial" w:hAnsi="Arial" w:cs="Arial"/>
        </w:rPr>
      </w:pPr>
    </w:p>
    <w:p w:rsidR="00EF38D7" w:rsidRPr="00D05D3E" w:rsidRDefault="00EF38D7" w:rsidP="00EF38D7">
      <w:pPr>
        <w:pStyle w:val="Ttulo1"/>
        <w:numPr>
          <w:ilvl w:val="0"/>
          <w:numId w:val="0"/>
        </w:numPr>
        <w:spacing w:before="0"/>
        <w:ind w:left="426" w:hanging="360"/>
      </w:pPr>
      <w:bookmarkStart w:id="67" w:name="_Toc286835437"/>
      <w:r w:rsidRPr="00D05D3E">
        <w:t>OBJETIVO</w:t>
      </w:r>
      <w:bookmarkEnd w:id="67"/>
      <w:r w:rsidRPr="00D05D3E">
        <w:t xml:space="preserve"> </w:t>
      </w:r>
    </w:p>
    <w:p w:rsidR="00EF38D7" w:rsidRPr="00D05D3E" w:rsidRDefault="00EF38D7" w:rsidP="00EF38D7"/>
    <w:p w:rsidR="00EF38D7" w:rsidRPr="00D05D3E" w:rsidRDefault="00EF38D7" w:rsidP="00EF38D7">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68" w:name="_Toc285450363"/>
      <w:bookmarkStart w:id="69" w:name="_Toc285450891"/>
      <w:bookmarkStart w:id="70" w:name="_Toc285450952"/>
      <w:bookmarkStart w:id="71" w:name="_Toc285451252"/>
      <w:bookmarkStart w:id="72" w:name="_Toc286057288"/>
      <w:bookmarkStart w:id="73" w:name="_Toc286564332"/>
      <w:bookmarkStart w:id="74" w:name="_Toc286577176"/>
      <w:bookmarkStart w:id="75" w:name="_Toc286835368"/>
      <w:bookmarkStart w:id="76" w:name="_Toc286835438"/>
      <w:bookmarkEnd w:id="68"/>
      <w:bookmarkEnd w:id="69"/>
      <w:bookmarkEnd w:id="70"/>
      <w:bookmarkEnd w:id="71"/>
      <w:bookmarkEnd w:id="72"/>
      <w:bookmarkEnd w:id="73"/>
      <w:bookmarkEnd w:id="74"/>
      <w:bookmarkEnd w:id="75"/>
      <w:bookmarkEnd w:id="76"/>
    </w:p>
    <w:p w:rsidR="00EF38D7" w:rsidRPr="00D05D3E" w:rsidRDefault="00EF38D7" w:rsidP="00EF38D7">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77" w:name="_Toc285450364"/>
      <w:bookmarkStart w:id="78" w:name="_Toc285450892"/>
      <w:bookmarkStart w:id="79" w:name="_Toc285450953"/>
      <w:bookmarkStart w:id="80" w:name="_Toc285451253"/>
      <w:bookmarkStart w:id="81" w:name="_Toc286057289"/>
      <w:bookmarkStart w:id="82" w:name="_Toc286564333"/>
      <w:bookmarkStart w:id="83" w:name="_Toc286577177"/>
      <w:bookmarkStart w:id="84" w:name="_Toc286835369"/>
      <w:bookmarkStart w:id="85" w:name="_Toc286835439"/>
      <w:bookmarkEnd w:id="77"/>
      <w:bookmarkEnd w:id="78"/>
      <w:bookmarkEnd w:id="79"/>
      <w:bookmarkEnd w:id="80"/>
      <w:bookmarkEnd w:id="81"/>
      <w:bookmarkEnd w:id="82"/>
      <w:bookmarkEnd w:id="83"/>
      <w:bookmarkEnd w:id="84"/>
      <w:bookmarkEnd w:id="85"/>
    </w:p>
    <w:p w:rsidR="00EF38D7" w:rsidRPr="00D05D3E" w:rsidRDefault="00EF38D7" w:rsidP="00EF38D7">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86" w:name="_Toc285450365"/>
      <w:bookmarkStart w:id="87" w:name="_Toc285450893"/>
      <w:bookmarkStart w:id="88" w:name="_Toc285450954"/>
      <w:bookmarkStart w:id="89" w:name="_Toc285451254"/>
      <w:bookmarkStart w:id="90" w:name="_Toc286057290"/>
      <w:bookmarkStart w:id="91" w:name="_Toc286564334"/>
      <w:bookmarkStart w:id="92" w:name="_Toc286577178"/>
      <w:bookmarkStart w:id="93" w:name="_Toc286835370"/>
      <w:bookmarkStart w:id="94" w:name="_Toc286835440"/>
      <w:bookmarkEnd w:id="86"/>
      <w:bookmarkEnd w:id="87"/>
      <w:bookmarkEnd w:id="88"/>
      <w:bookmarkEnd w:id="89"/>
      <w:bookmarkEnd w:id="90"/>
      <w:bookmarkEnd w:id="91"/>
      <w:bookmarkEnd w:id="92"/>
      <w:bookmarkEnd w:id="93"/>
      <w:bookmarkEnd w:id="94"/>
    </w:p>
    <w:p w:rsidR="00EF38D7" w:rsidRPr="00D05D3E" w:rsidRDefault="00EF38D7" w:rsidP="00EF38D7">
      <w:pPr>
        <w:pStyle w:val="Ttulo2"/>
        <w:spacing w:before="0" w:line="360" w:lineRule="auto"/>
        <w:ind w:left="1134"/>
      </w:pPr>
      <w:bookmarkStart w:id="95" w:name="_Toc286835441"/>
      <w:r w:rsidRPr="00D05D3E">
        <w:t>GENERAL POBLACIÓN</w:t>
      </w:r>
      <w:bookmarkEnd w:id="95"/>
    </w:p>
    <w:p w:rsidR="00EF38D7" w:rsidRPr="00D05D3E" w:rsidRDefault="00EF38D7" w:rsidP="00EF38D7"/>
    <w:p w:rsidR="00EF38D7" w:rsidRPr="00E93553" w:rsidRDefault="00EF38D7" w:rsidP="00EF38D7">
      <w:pPr>
        <w:pStyle w:val="Prrafodelista"/>
        <w:spacing w:after="0" w:line="360" w:lineRule="auto"/>
        <w:ind w:left="0"/>
        <w:jc w:val="both"/>
        <w:rPr>
          <w:rFonts w:ascii="Arial" w:hAnsi="Arial" w:cs="Arial"/>
          <w:lang w:val="es-ES_tradnl"/>
        </w:rPr>
      </w:pPr>
      <w:r w:rsidRPr="00E93553">
        <w:rPr>
          <w:rFonts w:ascii="Arial" w:hAnsi="Arial" w:cs="Arial"/>
          <w:lang w:val="es-ES_tradnl"/>
          <w:rPrChange w:id="96" w:author="Fundación Waal" w:date="2011-05-26T09:56:00Z">
            <w:rPr>
              <w:rFonts w:ascii="Arial" w:hAnsi="Arial" w:cs="Arial"/>
              <w:sz w:val="18"/>
              <w:szCs w:val="18"/>
              <w:lang w:val="es-ES_tradnl"/>
            </w:rPr>
          </w:rPrChange>
        </w:rPr>
        <w:t xml:space="preserve">Lograr que  mujeres de </w:t>
      </w:r>
      <w:smartTag w:uri="urn:schemas-microsoft-com:office:smarttags" w:element="metricconverter">
        <w:smartTagPr>
          <w:attr w:name="ProductID" w:val="20 a"/>
        </w:smartTagPr>
        <w:r w:rsidRPr="00E93553">
          <w:rPr>
            <w:rFonts w:ascii="Arial" w:hAnsi="Arial" w:cs="Arial"/>
            <w:lang w:val="es-ES_tradnl"/>
            <w:rPrChange w:id="97" w:author="Fundación Waal" w:date="2011-05-26T09:56:00Z">
              <w:rPr>
                <w:rFonts w:ascii="Arial" w:hAnsi="Arial" w:cs="Arial"/>
                <w:sz w:val="18"/>
                <w:szCs w:val="18"/>
                <w:lang w:val="es-ES_tradnl"/>
              </w:rPr>
            </w:rPrChange>
          </w:rPr>
          <w:t>20 a</w:t>
        </w:r>
      </w:smartTag>
      <w:r w:rsidRPr="00E93553">
        <w:rPr>
          <w:rFonts w:ascii="Arial" w:hAnsi="Arial" w:cs="Arial"/>
          <w:lang w:val="es-ES_tradnl"/>
          <w:rPrChange w:id="98" w:author="Fundación Waal" w:date="2011-05-26T09:56:00Z">
            <w:rPr>
              <w:rFonts w:ascii="Arial" w:hAnsi="Arial" w:cs="Arial"/>
              <w:sz w:val="18"/>
              <w:szCs w:val="18"/>
              <w:lang w:val="es-ES_tradnl"/>
            </w:rPr>
          </w:rPrChange>
        </w:rPr>
        <w:t xml:space="preserve"> 42 años, que asisten al centro de salud Jaihuayco reconozcan que   la  mala alimentación  antes y durante  el embarazo es un factor de riesgo para el bebé por nacer.</w:t>
      </w:r>
      <w:r w:rsidRPr="00E93553">
        <w:rPr>
          <w:rFonts w:ascii="Arial" w:hAnsi="Arial" w:cs="Arial"/>
          <w:lang w:val="es-ES_tradnl"/>
        </w:rPr>
        <w:t xml:space="preserve">                                                                                                                                                                                                                                                                                                                              </w:t>
      </w:r>
    </w:p>
    <w:p w:rsidR="00EF38D7" w:rsidRPr="00D05D3E" w:rsidRDefault="00EF38D7" w:rsidP="00EF38D7">
      <w:pPr>
        <w:pStyle w:val="Ttulo2"/>
        <w:spacing w:before="0" w:line="360" w:lineRule="auto"/>
        <w:ind w:left="1134"/>
      </w:pPr>
      <w:bookmarkStart w:id="99" w:name="_Toc286835442"/>
      <w:r w:rsidRPr="00D05D3E">
        <w:t>OBJETIVOS ESPECÍFICOS POBLACIÓN</w:t>
      </w:r>
      <w:bookmarkEnd w:id="99"/>
    </w:p>
    <w:p w:rsidR="00EF38D7" w:rsidRPr="00D05D3E" w:rsidRDefault="00EF38D7" w:rsidP="00EF38D7">
      <w:pPr>
        <w:spacing w:after="120"/>
        <w:jc w:val="both"/>
        <w:rPr>
          <w:rFonts w:ascii="Arial" w:hAnsi="Arial" w:cs="Arial"/>
        </w:rPr>
      </w:pPr>
    </w:p>
    <w:p w:rsidR="00EF38D7" w:rsidRPr="00E93553" w:rsidRDefault="00EF38D7" w:rsidP="00EF38D7">
      <w:pPr>
        <w:spacing w:after="120"/>
        <w:rPr>
          <w:rFonts w:ascii="Arial" w:hAnsi="Arial" w:cs="Arial"/>
          <w:rPrChange w:id="100" w:author="Fundación Waal" w:date="2011-05-26T09:57:00Z">
            <w:rPr>
              <w:rFonts w:ascii="Arial" w:hAnsi="Arial" w:cs="Arial"/>
              <w:sz w:val="18"/>
              <w:szCs w:val="18"/>
            </w:rPr>
          </w:rPrChange>
        </w:rPr>
      </w:pPr>
      <w:r w:rsidRPr="00E93553">
        <w:rPr>
          <w:rFonts w:ascii="Arial" w:hAnsi="Arial" w:cs="Arial"/>
          <w:rPrChange w:id="101" w:author="Fundación Waal" w:date="2011-05-26T09:57:00Z">
            <w:rPr>
              <w:rFonts w:ascii="Arial" w:hAnsi="Arial" w:cs="Arial"/>
              <w:sz w:val="18"/>
              <w:szCs w:val="18"/>
            </w:rPr>
          </w:rPrChange>
        </w:rPr>
        <w:t xml:space="preserve">Informar a las mujeres sobre las consecuencias de la mala alimentación durante los primeros tres meses de gestación y los posteriores meses. </w:t>
      </w:r>
    </w:p>
    <w:p w:rsidR="00EF38D7" w:rsidRPr="00D05D3E" w:rsidRDefault="00EF38D7" w:rsidP="00EF38D7">
      <w:pPr>
        <w:spacing w:line="360" w:lineRule="auto"/>
        <w:jc w:val="both"/>
        <w:rPr>
          <w:rFonts w:ascii="Arial" w:hAnsi="Arial" w:cs="Arial"/>
        </w:rPr>
      </w:pPr>
    </w:p>
    <w:p w:rsidR="00EF38D7" w:rsidRPr="00D05D3E" w:rsidRDefault="00EF38D7" w:rsidP="00EF38D7">
      <w:pPr>
        <w:pStyle w:val="Ttulo2"/>
        <w:spacing w:before="0" w:line="360" w:lineRule="auto"/>
        <w:ind w:left="1134"/>
      </w:pPr>
      <w:bookmarkStart w:id="102" w:name="_Toc286835443"/>
      <w:r w:rsidRPr="00D05D3E">
        <w:t>OBJETIVO GENERAL  INSTITUCIONAL</w:t>
      </w:r>
      <w:bookmarkEnd w:id="102"/>
    </w:p>
    <w:p w:rsidR="00EF38D7" w:rsidRPr="00D05D3E" w:rsidRDefault="00EF38D7" w:rsidP="00EF38D7">
      <w:pPr>
        <w:spacing w:line="360" w:lineRule="auto"/>
      </w:pPr>
    </w:p>
    <w:p w:rsidR="00EF38D7" w:rsidRPr="00A14E75" w:rsidRDefault="00EF38D7" w:rsidP="00EF38D7">
      <w:pPr>
        <w:spacing w:after="0" w:line="360" w:lineRule="auto"/>
        <w:jc w:val="both"/>
        <w:rPr>
          <w:rFonts w:ascii="Arial" w:hAnsi="Arial" w:cs="Arial"/>
          <w:lang w:val="es-ES_tradnl"/>
        </w:rPr>
      </w:pPr>
      <w:r w:rsidRPr="00A14E75">
        <w:rPr>
          <w:rFonts w:ascii="Arial" w:hAnsi="Arial" w:cs="Arial"/>
          <w:lang w:val="es-ES_tradnl"/>
          <w:rPrChange w:id="103" w:author="Fundación Waal" w:date="2011-05-26T09:58:00Z">
            <w:rPr>
              <w:rFonts w:ascii="Arial" w:hAnsi="Arial" w:cs="Arial"/>
              <w:sz w:val="18"/>
              <w:szCs w:val="18"/>
              <w:lang w:val="es-ES_tradnl"/>
            </w:rPr>
          </w:rPrChange>
        </w:rPr>
        <w:lastRenderedPageBreak/>
        <w:t xml:space="preserve">Lograr que el personal del centro de Salud Jaihuayco difunda e informe a la población </w:t>
      </w:r>
      <w:del w:id="104" w:author="Fundación Waal" w:date="2011-05-26T10:00:00Z">
        <w:r w:rsidRPr="00A14E75" w:rsidDel="0072764B">
          <w:rPr>
            <w:rFonts w:ascii="Arial" w:hAnsi="Arial" w:cs="Arial"/>
            <w:lang w:val="es-ES_tradnl"/>
            <w:rPrChange w:id="105" w:author="Fundación Waal" w:date="2011-05-26T09:58:00Z">
              <w:rPr>
                <w:rFonts w:ascii="Arial" w:hAnsi="Arial" w:cs="Arial"/>
                <w:sz w:val="18"/>
                <w:szCs w:val="18"/>
                <w:lang w:val="es-ES_tradnl"/>
              </w:rPr>
            </w:rPrChange>
          </w:rPr>
          <w:delText xml:space="preserve">gestante </w:delText>
        </w:r>
      </w:del>
      <w:ins w:id="106" w:author="Fundación Waal" w:date="2011-05-26T10:00:00Z">
        <w:r w:rsidR="0072764B">
          <w:rPr>
            <w:rFonts w:ascii="Arial" w:hAnsi="Arial" w:cs="Arial"/>
            <w:lang w:val="es-ES_tradnl"/>
          </w:rPr>
          <w:t>en edad reproductiva</w:t>
        </w:r>
        <w:r w:rsidR="0072764B" w:rsidRPr="00A14E75">
          <w:rPr>
            <w:rFonts w:ascii="Arial" w:hAnsi="Arial" w:cs="Arial"/>
            <w:lang w:val="es-ES_tradnl"/>
            <w:rPrChange w:id="107" w:author="Fundación Waal" w:date="2011-05-26T09:58:00Z">
              <w:rPr>
                <w:rFonts w:ascii="Arial" w:hAnsi="Arial" w:cs="Arial"/>
                <w:sz w:val="18"/>
                <w:szCs w:val="18"/>
                <w:lang w:val="es-ES_tradnl"/>
              </w:rPr>
            </w:rPrChange>
          </w:rPr>
          <w:t xml:space="preserve"> </w:t>
        </w:r>
      </w:ins>
      <w:r w:rsidRPr="00A14E75">
        <w:rPr>
          <w:rFonts w:ascii="Arial" w:hAnsi="Arial" w:cs="Arial"/>
          <w:lang w:val="es-ES_tradnl"/>
          <w:rPrChange w:id="108" w:author="Fundación Waal" w:date="2011-05-26T09:58:00Z">
            <w:rPr>
              <w:rFonts w:ascii="Arial" w:hAnsi="Arial" w:cs="Arial"/>
              <w:sz w:val="18"/>
              <w:szCs w:val="18"/>
              <w:lang w:val="es-ES_tradnl"/>
            </w:rPr>
          </w:rPrChange>
        </w:rPr>
        <w:t>sobre  la importancia de los alimentos antes y durante la gestación para el buen desarrollo del bebé y la salud de la madre</w:t>
      </w:r>
    </w:p>
    <w:p w:rsidR="00EF38D7" w:rsidRPr="00A14E75" w:rsidRDefault="00EF38D7" w:rsidP="00EF38D7">
      <w:pPr>
        <w:spacing w:after="0" w:line="360" w:lineRule="auto"/>
        <w:jc w:val="both"/>
        <w:rPr>
          <w:rFonts w:ascii="Arial" w:hAnsi="Arial" w:cs="Arial"/>
          <w:lang w:val="es-ES_tradnl"/>
        </w:rPr>
      </w:pPr>
    </w:p>
    <w:p w:rsidR="00EF38D7" w:rsidDel="00A14E75" w:rsidRDefault="00EF38D7" w:rsidP="00EF38D7">
      <w:pPr>
        <w:spacing w:after="0" w:line="360" w:lineRule="auto"/>
        <w:jc w:val="both"/>
        <w:rPr>
          <w:del w:id="109" w:author="Fundación Waal" w:date="2011-05-26T09:58:00Z"/>
          <w:rFonts w:ascii="Arial" w:hAnsi="Arial" w:cs="Arial"/>
          <w:lang w:val="es-ES_tradnl"/>
        </w:rPr>
      </w:pPr>
    </w:p>
    <w:p w:rsidR="00EF38D7" w:rsidRPr="00D05D3E" w:rsidDel="00A14E75" w:rsidRDefault="00EF38D7" w:rsidP="00EF38D7">
      <w:pPr>
        <w:spacing w:after="0" w:line="360" w:lineRule="auto"/>
        <w:jc w:val="both"/>
        <w:rPr>
          <w:del w:id="110" w:author="Fundación Waal" w:date="2011-05-26T09:58:00Z"/>
          <w:rFonts w:ascii="Arial" w:hAnsi="Arial" w:cs="Arial"/>
          <w:lang w:val="es-ES_tradnl"/>
        </w:rPr>
      </w:pPr>
    </w:p>
    <w:p w:rsidR="00EF38D7" w:rsidRPr="00D05D3E" w:rsidRDefault="00EF38D7" w:rsidP="00EF38D7">
      <w:pPr>
        <w:pStyle w:val="Ttulo2"/>
        <w:spacing w:before="0" w:line="360" w:lineRule="auto"/>
        <w:ind w:left="1134" w:hanging="567"/>
      </w:pPr>
      <w:bookmarkStart w:id="111" w:name="_Toc286835444"/>
      <w:r w:rsidRPr="00D05D3E">
        <w:t>OBJETIVO ESPECIFICO INSTITUCIONAL</w:t>
      </w:r>
      <w:bookmarkEnd w:id="111"/>
      <w:r w:rsidRPr="00D05D3E">
        <w:t xml:space="preserve"> </w:t>
      </w:r>
    </w:p>
    <w:p w:rsidR="00EF38D7" w:rsidRPr="00D05D3E" w:rsidRDefault="00EF38D7" w:rsidP="00EF38D7"/>
    <w:p w:rsidR="00EF38D7" w:rsidRPr="00A14E75" w:rsidRDefault="00EF38D7" w:rsidP="00EF38D7">
      <w:pPr>
        <w:spacing w:after="120"/>
        <w:jc w:val="both"/>
        <w:rPr>
          <w:rFonts w:ascii="Arial" w:hAnsi="Arial" w:cs="Arial"/>
          <w:lang w:val="es-ES_tradnl"/>
        </w:rPr>
      </w:pPr>
      <w:r w:rsidRPr="00A14E75">
        <w:rPr>
          <w:rFonts w:ascii="Arial" w:hAnsi="Arial" w:cs="Arial"/>
          <w:lang w:val="es-ES_tradnl"/>
          <w:rPrChange w:id="112" w:author="Fundación Waal" w:date="2011-05-26T09:58:00Z">
            <w:rPr>
              <w:rFonts w:ascii="Arial" w:hAnsi="Arial" w:cs="Arial"/>
              <w:sz w:val="18"/>
              <w:szCs w:val="18"/>
              <w:lang w:val="es-ES_tradnl"/>
            </w:rPr>
          </w:rPrChange>
        </w:rPr>
        <w:t>Proponer que el centro de salud difunda información sobre la importancia de los alimentos y sus consecuencias antes y durante el embarazo.</w:t>
      </w:r>
    </w:p>
    <w:p w:rsidR="00EF38D7" w:rsidRPr="00A14E75" w:rsidRDefault="00EF38D7" w:rsidP="00EF38D7">
      <w:pPr>
        <w:spacing w:after="120"/>
        <w:jc w:val="both"/>
        <w:rPr>
          <w:rFonts w:ascii="Arial" w:hAnsi="Arial" w:cs="Arial"/>
          <w:lang w:val="es-ES_tradnl"/>
        </w:rPr>
      </w:pPr>
      <w:r w:rsidRPr="00A14E75">
        <w:rPr>
          <w:rFonts w:ascii="Arial" w:hAnsi="Arial" w:cs="Arial"/>
          <w:lang w:val="es-ES_tradnl"/>
        </w:rPr>
        <w:t>Elaborar materiales de difusión.</w:t>
      </w:r>
    </w:p>
    <w:p w:rsidR="00EF38D7" w:rsidRPr="00A14E75" w:rsidRDefault="00EF38D7" w:rsidP="00EF38D7">
      <w:pPr>
        <w:spacing w:after="120"/>
        <w:jc w:val="both"/>
        <w:rPr>
          <w:rFonts w:ascii="Arial" w:hAnsi="Arial" w:cs="Arial"/>
          <w:lang w:val="es-ES_tradnl"/>
          <w:rPrChange w:id="113" w:author="Fundación Waal" w:date="2011-05-26T09:58:00Z">
            <w:rPr>
              <w:rFonts w:ascii="Arial" w:hAnsi="Arial" w:cs="Arial"/>
              <w:lang w:val="es-ES_tradnl"/>
            </w:rPr>
          </w:rPrChange>
        </w:rPr>
      </w:pPr>
    </w:p>
    <w:p w:rsidR="00EF38D7" w:rsidRPr="00A14E75" w:rsidRDefault="00EF38D7" w:rsidP="00A14E75">
      <w:pPr>
        <w:pStyle w:val="Prrafodelista"/>
        <w:spacing w:line="360" w:lineRule="auto"/>
        <w:ind w:left="0"/>
        <w:jc w:val="both"/>
        <w:rPr>
          <w:rFonts w:ascii="Arial" w:hAnsi="Arial" w:cs="Arial"/>
        </w:rPr>
        <w:pPrChange w:id="114" w:author="Fundación Waal" w:date="2011-05-26T09:58:00Z">
          <w:pPr>
            <w:pStyle w:val="Prrafodelista"/>
            <w:spacing w:line="360" w:lineRule="auto"/>
            <w:jc w:val="both"/>
          </w:pPr>
        </w:pPrChange>
      </w:pPr>
      <w:r w:rsidRPr="00A14E75">
        <w:rPr>
          <w:rFonts w:ascii="Arial" w:hAnsi="Arial" w:cs="Arial"/>
          <w:lang w:val="es-ES_tradnl"/>
          <w:rPrChange w:id="115" w:author="Fundación Waal" w:date="2011-05-26T09:58:00Z">
            <w:rPr>
              <w:rFonts w:ascii="Arial" w:hAnsi="Arial" w:cs="Arial"/>
              <w:sz w:val="18"/>
              <w:szCs w:val="18"/>
              <w:lang w:val="es-ES_tradnl"/>
            </w:rPr>
          </w:rPrChange>
        </w:rPr>
        <w:t>Proponer  que los profesionales del centro establezcan un control nutricional a la mujer durante los primeros tres meses de gestación.</w:t>
      </w:r>
    </w:p>
    <w:p w:rsidR="00EF38D7" w:rsidRPr="00D05D3E" w:rsidRDefault="00EF38D7" w:rsidP="00EF38D7">
      <w:pPr>
        <w:pStyle w:val="Ttulo1"/>
        <w:numPr>
          <w:ilvl w:val="0"/>
          <w:numId w:val="0"/>
        </w:numPr>
        <w:spacing w:before="0"/>
        <w:ind w:left="426" w:hanging="360"/>
      </w:pPr>
      <w:bookmarkStart w:id="116" w:name="_Toc286835445"/>
      <w:r w:rsidRPr="00D05D3E">
        <w:t>MARCO TEORICO</w:t>
      </w:r>
      <w:bookmarkEnd w:id="116"/>
    </w:p>
    <w:p w:rsidR="00EF38D7" w:rsidRPr="00D05D3E" w:rsidRDefault="00EF38D7" w:rsidP="00EF38D7">
      <w:pPr>
        <w:pStyle w:val="Prrafodelista"/>
        <w:spacing w:line="360" w:lineRule="auto"/>
        <w:jc w:val="both"/>
        <w:rPr>
          <w:rFonts w:ascii="Arial" w:hAnsi="Arial" w:cs="Arial"/>
        </w:rPr>
      </w:pPr>
    </w:p>
    <w:p w:rsidR="00EF38D7" w:rsidRPr="00D05D3E" w:rsidRDefault="00EF38D7" w:rsidP="00EF38D7">
      <w:pPr>
        <w:pStyle w:val="Prrafodelista"/>
        <w:keepNext/>
        <w:numPr>
          <w:ilvl w:val="0"/>
          <w:numId w:val="5"/>
        </w:numPr>
        <w:spacing w:after="60" w:line="360" w:lineRule="auto"/>
        <w:contextualSpacing w:val="0"/>
        <w:outlineLvl w:val="1"/>
        <w:rPr>
          <w:rStyle w:val="Textoennegrita"/>
          <w:rFonts w:ascii="Arial" w:eastAsia="Times New Roman" w:hAnsi="Arial"/>
          <w:iCs/>
          <w:vanish/>
          <w:szCs w:val="28"/>
        </w:rPr>
      </w:pPr>
      <w:bookmarkStart w:id="117" w:name="_Toc285450371"/>
      <w:bookmarkStart w:id="118" w:name="_Toc285450899"/>
      <w:bookmarkStart w:id="119" w:name="_Toc285450960"/>
      <w:bookmarkStart w:id="120" w:name="_Toc285451260"/>
      <w:bookmarkStart w:id="121" w:name="_Toc286057296"/>
      <w:bookmarkStart w:id="122" w:name="_Toc286564340"/>
      <w:bookmarkStart w:id="123" w:name="_Toc286577184"/>
      <w:bookmarkStart w:id="124" w:name="_Toc286835376"/>
      <w:bookmarkStart w:id="125" w:name="_Toc286835446"/>
      <w:bookmarkEnd w:id="117"/>
      <w:bookmarkEnd w:id="118"/>
      <w:bookmarkEnd w:id="119"/>
      <w:bookmarkEnd w:id="120"/>
      <w:bookmarkEnd w:id="121"/>
      <w:bookmarkEnd w:id="122"/>
      <w:bookmarkEnd w:id="123"/>
      <w:bookmarkEnd w:id="124"/>
      <w:bookmarkEnd w:id="125"/>
    </w:p>
    <w:p w:rsidR="00EF38D7" w:rsidRPr="00D05D3E" w:rsidRDefault="00EF38D7" w:rsidP="00EF38D7">
      <w:pPr>
        <w:pStyle w:val="Ttulo2"/>
        <w:spacing w:before="0" w:line="360" w:lineRule="auto"/>
        <w:ind w:left="1134"/>
        <w:rPr>
          <w:rStyle w:val="Textoennegrita"/>
          <w:b/>
          <w:bCs/>
        </w:rPr>
      </w:pPr>
      <w:bookmarkStart w:id="126" w:name="_Toc286835447"/>
      <w:r w:rsidRPr="00D05D3E">
        <w:rPr>
          <w:rStyle w:val="Textoennegrita"/>
          <w:b/>
          <w:bCs/>
        </w:rPr>
        <w:t>NUTRICION MATERNA Y EMBARAZO</w:t>
      </w:r>
      <w:bookmarkEnd w:id="126"/>
    </w:p>
    <w:p w:rsidR="00EF38D7" w:rsidRPr="00D05D3E" w:rsidRDefault="00EF38D7" w:rsidP="00EF38D7"/>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Uno de los aspectos relevantes del control prenatal es el diagnóstico, evaluación y manejo de la condición nutricional de la embarazada.</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Es conocido el hecho de que el peso materno pregestacional y la ganancia ponderal durante el embarazo influyen directamente sobre el peso fetal. Es así como el bajo peso y la obesidad materna se relaciona con recién nacidos pequeños y grandes para la edad gestacional.</w:t>
      </w:r>
    </w:p>
    <w:p w:rsidR="00EF38D7" w:rsidRPr="00D05D3E" w:rsidRDefault="00EF38D7" w:rsidP="00EF38D7">
      <w:pPr>
        <w:pStyle w:val="NormalWeb"/>
        <w:spacing w:before="0" w:beforeAutospacing="0" w:line="360" w:lineRule="auto"/>
        <w:jc w:val="both"/>
        <w:rPr>
          <w:rFonts w:ascii="Arial" w:hAnsi="Arial" w:cs="Arial"/>
          <w:sz w:val="22"/>
          <w:szCs w:val="22"/>
        </w:rPr>
      </w:pPr>
    </w:p>
    <w:p w:rsidR="00EF38D7" w:rsidRPr="00D05D3E" w:rsidRDefault="00EF38D7" w:rsidP="00EF38D7">
      <w:pPr>
        <w:pStyle w:val="Ttulo2"/>
        <w:spacing w:before="0" w:line="360" w:lineRule="auto"/>
        <w:ind w:left="1134"/>
        <w:rPr>
          <w:rStyle w:val="Textoennegrita"/>
          <w:rFonts w:cs="Arial"/>
          <w:b/>
          <w:szCs w:val="22"/>
        </w:rPr>
      </w:pPr>
      <w:bookmarkStart w:id="127" w:name="_Toc286835448"/>
      <w:r w:rsidRPr="00D05D3E">
        <w:rPr>
          <w:rStyle w:val="Textoennegrita"/>
          <w:rFonts w:cs="Arial"/>
          <w:b/>
          <w:szCs w:val="22"/>
        </w:rPr>
        <w:t xml:space="preserve">REQUERIMIENTOS NUTRICIONALES DE </w:t>
      </w:r>
      <w:smartTag w:uri="urn:schemas-microsoft-com:office:smarttags" w:element="PersonName">
        <w:smartTagPr>
          <w:attr w:name="ProductID" w:val="LA EMBARAZADA"/>
        </w:smartTagPr>
        <w:r w:rsidRPr="00D05D3E">
          <w:rPr>
            <w:rStyle w:val="Textoennegrita"/>
            <w:rFonts w:cs="Arial"/>
            <w:b/>
            <w:szCs w:val="22"/>
          </w:rPr>
          <w:t>LA EMBARAZADA</w:t>
        </w:r>
      </w:smartTag>
      <w:bookmarkEnd w:id="127"/>
    </w:p>
    <w:p w:rsidR="00EF38D7" w:rsidRPr="00D05D3E" w:rsidRDefault="00EF38D7" w:rsidP="00EF38D7">
      <w:pPr>
        <w:spacing w:line="360" w:lineRule="auto"/>
      </w:pP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Existe consenso de que la mujer embarazada requiere un aporte nutricional mayor que la no grávida. Por razones éticas no ha podido determinarse con exactitud, cuáles son los requerimientos adicionales, ya que esto implicaría manipulaciones dietéticas no permitidas en humanos.</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 xml:space="preserve">Las recomendaciones nutricionales de </w:t>
      </w:r>
      <w:smartTag w:uri="urn:schemas-microsoft-com:office:smarttags" w:element="PersonName">
        <w:smartTagPr>
          <w:attr w:name="ProductID" w:val="la FAO"/>
        </w:smartTagPr>
        <w:r w:rsidRPr="00D05D3E">
          <w:rPr>
            <w:rFonts w:ascii="Arial" w:hAnsi="Arial" w:cs="Arial"/>
            <w:sz w:val="22"/>
            <w:szCs w:val="22"/>
          </w:rPr>
          <w:t>la FAO</w:t>
        </w:r>
      </w:smartTag>
      <w:r w:rsidRPr="00D05D3E">
        <w:rPr>
          <w:rFonts w:ascii="Arial" w:hAnsi="Arial" w:cs="Arial"/>
          <w:sz w:val="22"/>
          <w:szCs w:val="22"/>
        </w:rPr>
        <w:t xml:space="preserve">/OMS se muestran en la </w:t>
      </w:r>
      <w:hyperlink r:id="rId7" w:anchor="Tabla I" w:history="1">
        <w:r w:rsidRPr="00D05D3E">
          <w:rPr>
            <w:rStyle w:val="Hipervnculo"/>
            <w:b/>
            <w:bCs/>
            <w:color w:val="auto"/>
            <w:sz w:val="22"/>
            <w:szCs w:val="22"/>
          </w:rPr>
          <w:t>Tabla I</w:t>
        </w:r>
      </w:hyperlink>
      <w:r w:rsidRPr="00D05D3E">
        <w:rPr>
          <w:rFonts w:ascii="Arial" w:hAnsi="Arial" w:cs="Arial"/>
          <w:sz w:val="22"/>
          <w:szCs w:val="22"/>
        </w:rPr>
        <w:t xml:space="preserve"> . En ella se aprecia un aumento variable de todos los componentes nutricionales, lo cual implicaría un cambio de las características de su dieta o recibir suplementación de algunos nutrientes. Esta afirmación es discutible, ya que el embarazo, como una situación fisiológica, debiera compensar los mayores requerimientos con un aumento de la dieta habitual, siempre que ésta esté adecuadamente equilibrada. Sin embargo, en los países en desarrollo lo característico de la dieta promedio es un bajo componente calórico y proteico, de ahí la importancia de los programas nacionales de alimentación complementaria a las embarazadas</w:t>
      </w:r>
      <w:r w:rsidRPr="00D05D3E">
        <w:rPr>
          <w:rStyle w:val="Refdenotaalpie"/>
          <w:rFonts w:ascii="Arial" w:hAnsi="Arial" w:cs="Arial"/>
          <w:sz w:val="22"/>
          <w:szCs w:val="22"/>
        </w:rPr>
        <w:footnoteReference w:id="3"/>
      </w:r>
      <w:r w:rsidRPr="00D05D3E">
        <w:rPr>
          <w:rFonts w:ascii="Arial" w:hAnsi="Arial" w:cs="Arial"/>
          <w:noProof/>
          <w:sz w:val="22"/>
          <w:szCs w:val="22"/>
          <w:lang w:val="es-ES"/>
        </w:rPr>
        <w:t xml:space="preserve"> (. Donoso, 1988; 8:90.)</w:t>
      </w:r>
    </w:p>
    <w:p w:rsidR="00EF38D7" w:rsidRPr="00D05D3E" w:rsidRDefault="00EF38D7" w:rsidP="00EF38D7">
      <w:pPr>
        <w:spacing w:line="360" w:lineRule="auto"/>
        <w:jc w:val="both"/>
        <w:rPr>
          <w:rStyle w:val="Textoennegrita"/>
          <w:rFonts w:ascii="Arial" w:hAnsi="Arial" w:cs="Arial"/>
        </w:rPr>
      </w:pPr>
      <w:r>
        <w:rPr>
          <w:rStyle w:val="Textoennegrita"/>
          <w:rFonts w:ascii="Arial" w:hAnsi="Arial" w:cs="Arial"/>
        </w:rPr>
        <w:t xml:space="preserve">TABLA I </w:t>
      </w:r>
      <w:r w:rsidRPr="00D05D3E">
        <w:rPr>
          <w:rStyle w:val="Textoennegrita"/>
          <w:rFonts w:ascii="Arial" w:hAnsi="Arial" w:cs="Arial"/>
        </w:rPr>
        <w:t xml:space="preserve">REQUERIMIENTOS NUTRICIONALES DIARIOS DURANTE EL EMBARAZO, PARA MUJER CON PESO ADECUADO PARA </w:t>
      </w:r>
      <w:smartTag w:uri="urn:schemas-microsoft-com:office:smarttags" w:element="PersonName">
        <w:smartTagPr>
          <w:attr w:name="ProductID" w:val="LA TALLA"/>
        </w:smartTagPr>
        <w:r w:rsidRPr="00D05D3E">
          <w:rPr>
            <w:rStyle w:val="Textoennegrita"/>
            <w:rFonts w:ascii="Arial" w:hAnsi="Arial" w:cs="Arial"/>
          </w:rPr>
          <w:t>LA TALLA</w:t>
        </w:r>
      </w:smartTag>
      <w:r w:rsidRPr="00D05D3E">
        <w:rPr>
          <w:rStyle w:val="Textoennegrita"/>
          <w:rFonts w:ascii="Arial" w:hAnsi="Arial" w:cs="Arial"/>
        </w:rPr>
        <w:t xml:space="preserve"> </w:t>
      </w:r>
    </w:p>
    <w:tbl>
      <w:tblPr>
        <w:tblpPr w:leftFromText="141" w:rightFromText="141" w:vertAnchor="text" w:horzAnchor="margin" w:tblpXSpec="center" w:tblpY="485"/>
        <w:tblW w:w="5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24"/>
        <w:gridCol w:w="1818"/>
        <w:gridCol w:w="1488"/>
      </w:tblGrid>
      <w:tr w:rsidR="00EF38D7" w:rsidRPr="00D05D3E">
        <w:trPr>
          <w:cantSplit/>
          <w:trHeight w:val="20"/>
        </w:trPr>
        <w:tc>
          <w:tcPr>
            <w:tcW w:w="0" w:type="auto"/>
            <w:vAlign w:val="center"/>
          </w:tcPr>
          <w:p w:rsidR="00EF38D7" w:rsidRPr="00D05D3E" w:rsidRDefault="00EF38D7" w:rsidP="00364147">
            <w:pPr>
              <w:pStyle w:val="NormalWeb"/>
              <w:spacing w:before="0" w:beforeAutospacing="0" w:line="360" w:lineRule="auto"/>
              <w:jc w:val="center"/>
              <w:rPr>
                <w:rFonts w:ascii="Arial" w:hAnsi="Arial" w:cs="Arial"/>
                <w:b/>
                <w:bCs/>
                <w:sz w:val="22"/>
                <w:szCs w:val="22"/>
              </w:rPr>
            </w:pPr>
            <w:r w:rsidRPr="00D05D3E">
              <w:rPr>
                <w:rFonts w:ascii="Arial" w:hAnsi="Arial" w:cs="Arial"/>
                <w:b/>
                <w:bCs/>
                <w:sz w:val="22"/>
                <w:szCs w:val="22"/>
              </w:rPr>
              <w:t>Requerimiento</w:t>
            </w:r>
          </w:p>
        </w:tc>
        <w:tc>
          <w:tcPr>
            <w:tcW w:w="0" w:type="auto"/>
            <w:vAlign w:val="center"/>
          </w:tcPr>
          <w:p w:rsidR="00EF38D7" w:rsidRPr="00D05D3E" w:rsidRDefault="00EF38D7" w:rsidP="00364147">
            <w:pPr>
              <w:spacing w:line="240" w:lineRule="auto"/>
              <w:jc w:val="center"/>
              <w:rPr>
                <w:rFonts w:ascii="Arial" w:hAnsi="Arial" w:cs="Arial"/>
              </w:rPr>
            </w:pPr>
            <w:r w:rsidRPr="00D05D3E">
              <w:rPr>
                <w:rStyle w:val="Textoennegrita"/>
                <w:rFonts w:ascii="Arial" w:hAnsi="Arial" w:cs="Arial"/>
              </w:rPr>
              <w:t>no embarazada</w:t>
            </w:r>
          </w:p>
        </w:tc>
        <w:tc>
          <w:tcPr>
            <w:tcW w:w="0" w:type="auto"/>
            <w:vAlign w:val="center"/>
          </w:tcPr>
          <w:p w:rsidR="00EF38D7" w:rsidRPr="00D05D3E" w:rsidRDefault="00EF38D7" w:rsidP="00364147">
            <w:pPr>
              <w:spacing w:line="240" w:lineRule="auto"/>
              <w:jc w:val="center"/>
              <w:rPr>
                <w:rFonts w:ascii="Arial" w:hAnsi="Arial" w:cs="Arial"/>
              </w:rPr>
            </w:pPr>
            <w:r w:rsidRPr="00D05D3E">
              <w:rPr>
                <w:rStyle w:val="Textoennegrita"/>
                <w:rFonts w:ascii="Arial" w:hAnsi="Arial" w:cs="Arial"/>
              </w:rPr>
              <w:t>embarazada</w:t>
            </w:r>
          </w:p>
        </w:tc>
      </w:tr>
      <w:tr w:rsidR="00EF38D7" w:rsidRPr="00D05D3E">
        <w:trPr>
          <w:cantSplit/>
          <w:trHeight w:val="20"/>
        </w:trPr>
        <w:tc>
          <w:tcPr>
            <w:tcW w:w="0" w:type="auto"/>
            <w:vAlign w:val="center"/>
          </w:tcPr>
          <w:p w:rsidR="00EF38D7" w:rsidRPr="00D05D3E" w:rsidRDefault="00EF38D7" w:rsidP="00364147">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Energía (Kcal.)</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2.200</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2.500</w:t>
            </w:r>
          </w:p>
        </w:tc>
      </w:tr>
      <w:tr w:rsidR="00EF38D7" w:rsidRPr="00D05D3E">
        <w:trPr>
          <w:cantSplit/>
          <w:trHeight w:val="20"/>
        </w:trPr>
        <w:tc>
          <w:tcPr>
            <w:tcW w:w="0" w:type="auto"/>
            <w:vAlign w:val="center"/>
          </w:tcPr>
          <w:p w:rsidR="00EF38D7" w:rsidRPr="00D05D3E" w:rsidRDefault="00EF38D7" w:rsidP="00364147">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Proteínas (g)</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46</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57</w:t>
            </w:r>
          </w:p>
        </w:tc>
      </w:tr>
      <w:tr w:rsidR="00EF38D7" w:rsidRPr="00D05D3E">
        <w:trPr>
          <w:cantSplit/>
          <w:trHeight w:val="20"/>
        </w:trPr>
        <w:tc>
          <w:tcPr>
            <w:tcW w:w="0" w:type="auto"/>
            <w:vAlign w:val="center"/>
          </w:tcPr>
          <w:p w:rsidR="00EF38D7" w:rsidRPr="00D05D3E" w:rsidRDefault="00EF38D7" w:rsidP="00364147">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A (mcg retinol)</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750</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1.500</w:t>
            </w:r>
          </w:p>
        </w:tc>
      </w:tr>
      <w:tr w:rsidR="00EF38D7" w:rsidRPr="00D05D3E">
        <w:trPr>
          <w:cantSplit/>
          <w:trHeight w:val="20"/>
        </w:trPr>
        <w:tc>
          <w:tcPr>
            <w:tcW w:w="0" w:type="auto"/>
            <w:vAlign w:val="center"/>
          </w:tcPr>
          <w:p w:rsidR="00EF38D7" w:rsidRPr="00D05D3E" w:rsidRDefault="00EF38D7" w:rsidP="00364147">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D (UI)</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400</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800</w:t>
            </w:r>
          </w:p>
        </w:tc>
      </w:tr>
      <w:tr w:rsidR="00EF38D7" w:rsidRPr="00D05D3E">
        <w:trPr>
          <w:cantSplit/>
          <w:trHeight w:val="20"/>
        </w:trPr>
        <w:tc>
          <w:tcPr>
            <w:tcW w:w="0" w:type="auto"/>
            <w:vAlign w:val="center"/>
          </w:tcPr>
          <w:p w:rsidR="00EF38D7" w:rsidRPr="00D05D3E" w:rsidRDefault="00EF38D7" w:rsidP="00364147">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E (UI)</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12</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15</w:t>
            </w:r>
          </w:p>
        </w:tc>
      </w:tr>
      <w:tr w:rsidR="00EF38D7" w:rsidRPr="00D05D3E">
        <w:trPr>
          <w:cantSplit/>
          <w:trHeight w:val="20"/>
        </w:trPr>
        <w:tc>
          <w:tcPr>
            <w:tcW w:w="0" w:type="auto"/>
            <w:vAlign w:val="center"/>
          </w:tcPr>
          <w:p w:rsidR="00EF38D7" w:rsidRPr="00D05D3E" w:rsidRDefault="00EF38D7" w:rsidP="00364147">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Acido Ascórbico (mg)</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30</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50</w:t>
            </w:r>
          </w:p>
        </w:tc>
      </w:tr>
      <w:tr w:rsidR="00EF38D7" w:rsidRPr="00D05D3E">
        <w:trPr>
          <w:cantSplit/>
          <w:trHeight w:val="20"/>
        </w:trPr>
        <w:tc>
          <w:tcPr>
            <w:tcW w:w="0" w:type="auto"/>
            <w:vAlign w:val="center"/>
          </w:tcPr>
          <w:p w:rsidR="00EF38D7" w:rsidRPr="00D05D3E" w:rsidRDefault="00EF38D7" w:rsidP="00364147">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Acido Fólico (ug)</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200</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400</w:t>
            </w:r>
          </w:p>
        </w:tc>
      </w:tr>
      <w:tr w:rsidR="00EF38D7" w:rsidRPr="00D05D3E">
        <w:trPr>
          <w:cantSplit/>
          <w:trHeight w:val="20"/>
        </w:trPr>
        <w:tc>
          <w:tcPr>
            <w:tcW w:w="0" w:type="auto"/>
            <w:vAlign w:val="center"/>
          </w:tcPr>
          <w:p w:rsidR="00EF38D7" w:rsidRPr="00D05D3E" w:rsidRDefault="00EF38D7" w:rsidP="00364147">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B6 (mg)</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2,0</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2,5</w:t>
            </w:r>
          </w:p>
        </w:tc>
      </w:tr>
      <w:tr w:rsidR="00EF38D7" w:rsidRPr="00D05D3E">
        <w:trPr>
          <w:cantSplit/>
          <w:trHeight w:val="20"/>
        </w:trPr>
        <w:tc>
          <w:tcPr>
            <w:tcW w:w="0" w:type="auto"/>
            <w:vAlign w:val="center"/>
          </w:tcPr>
          <w:p w:rsidR="00EF38D7" w:rsidRPr="00D05D3E" w:rsidRDefault="00EF38D7" w:rsidP="00364147">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B12 (mg)</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2,0</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3,0</w:t>
            </w:r>
          </w:p>
        </w:tc>
      </w:tr>
      <w:tr w:rsidR="00EF38D7" w:rsidRPr="00D05D3E">
        <w:trPr>
          <w:cantSplit/>
          <w:trHeight w:val="20"/>
        </w:trPr>
        <w:tc>
          <w:tcPr>
            <w:tcW w:w="0" w:type="auto"/>
            <w:vAlign w:val="center"/>
          </w:tcPr>
          <w:p w:rsidR="00EF38D7" w:rsidRPr="00D05D3E" w:rsidRDefault="00EF38D7" w:rsidP="00364147">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Calcio (mg)</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800</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1.200</w:t>
            </w:r>
          </w:p>
        </w:tc>
      </w:tr>
      <w:tr w:rsidR="00EF38D7" w:rsidRPr="00D05D3E">
        <w:trPr>
          <w:cantSplit/>
          <w:trHeight w:val="20"/>
        </w:trPr>
        <w:tc>
          <w:tcPr>
            <w:tcW w:w="0" w:type="auto"/>
            <w:vAlign w:val="center"/>
          </w:tcPr>
          <w:p w:rsidR="00EF38D7" w:rsidRPr="00D05D3E" w:rsidRDefault="00EF38D7" w:rsidP="00364147">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Hierro (mg)</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28</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50</w:t>
            </w:r>
          </w:p>
        </w:tc>
      </w:tr>
      <w:tr w:rsidR="00EF38D7" w:rsidRPr="00D05D3E">
        <w:trPr>
          <w:cantSplit/>
          <w:trHeight w:val="268"/>
        </w:trPr>
        <w:tc>
          <w:tcPr>
            <w:tcW w:w="0" w:type="auto"/>
            <w:vAlign w:val="center"/>
          </w:tcPr>
          <w:p w:rsidR="00EF38D7" w:rsidRPr="00D05D3E" w:rsidRDefault="00EF38D7" w:rsidP="00364147">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Magnesio (mg)</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300</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450</w:t>
            </w:r>
          </w:p>
        </w:tc>
      </w:tr>
      <w:tr w:rsidR="00EF38D7" w:rsidRPr="00D05D3E">
        <w:trPr>
          <w:cantSplit/>
          <w:trHeight w:val="70"/>
        </w:trPr>
        <w:tc>
          <w:tcPr>
            <w:tcW w:w="0" w:type="auto"/>
            <w:vAlign w:val="center"/>
          </w:tcPr>
          <w:p w:rsidR="00EF38D7" w:rsidRPr="00D05D3E" w:rsidRDefault="00EF38D7" w:rsidP="00364147">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Zinc (mg)</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15</w:t>
            </w:r>
          </w:p>
        </w:tc>
        <w:tc>
          <w:tcPr>
            <w:tcW w:w="0" w:type="auto"/>
            <w:vAlign w:val="center"/>
          </w:tcPr>
          <w:p w:rsidR="00EF38D7" w:rsidRPr="00D05D3E" w:rsidRDefault="00EF38D7" w:rsidP="00364147">
            <w:pPr>
              <w:spacing w:line="240" w:lineRule="auto"/>
              <w:jc w:val="center"/>
              <w:rPr>
                <w:rFonts w:ascii="Arial" w:hAnsi="Arial" w:cs="Arial"/>
                <w:sz w:val="16"/>
                <w:szCs w:val="16"/>
              </w:rPr>
            </w:pPr>
            <w:r w:rsidRPr="00D05D3E">
              <w:rPr>
                <w:rFonts w:ascii="Arial" w:hAnsi="Arial" w:cs="Arial"/>
                <w:sz w:val="16"/>
                <w:szCs w:val="16"/>
              </w:rPr>
              <w:t>20</w:t>
            </w:r>
          </w:p>
        </w:tc>
      </w:tr>
    </w:tbl>
    <w:p w:rsidR="00EF38D7" w:rsidRPr="00D05D3E" w:rsidRDefault="00EF38D7" w:rsidP="00EF38D7">
      <w:pPr>
        <w:spacing w:line="360" w:lineRule="auto"/>
        <w:jc w:val="both"/>
        <w:rPr>
          <w:rFonts w:ascii="Arial" w:hAnsi="Arial" w:cs="Arial"/>
        </w:rPr>
      </w:pPr>
      <w:r w:rsidRPr="00D05D3E">
        <w:rPr>
          <w:rFonts w:ascii="Arial" w:hAnsi="Arial" w:cs="Arial"/>
        </w:rPr>
        <w:t xml:space="preserve"> </w:t>
      </w:r>
    </w:p>
    <w:p w:rsidR="00EF38D7" w:rsidRPr="00D05D3E" w:rsidRDefault="00EF38D7" w:rsidP="00EF38D7">
      <w:pPr>
        <w:spacing w:line="360" w:lineRule="auto"/>
        <w:jc w:val="both"/>
        <w:rPr>
          <w:rFonts w:ascii="Arial" w:hAnsi="Arial" w:cs="Arial"/>
        </w:rPr>
      </w:pPr>
    </w:p>
    <w:p w:rsidR="00EF38D7" w:rsidRPr="00D05D3E" w:rsidRDefault="00EF38D7" w:rsidP="00EF38D7">
      <w:pPr>
        <w:spacing w:line="360" w:lineRule="auto"/>
        <w:jc w:val="both"/>
        <w:rPr>
          <w:rFonts w:ascii="Arial" w:hAnsi="Arial" w:cs="Arial"/>
        </w:rPr>
      </w:pPr>
    </w:p>
    <w:p w:rsidR="00EF38D7" w:rsidRPr="00D05D3E" w:rsidRDefault="00EF38D7" w:rsidP="00EF38D7">
      <w:pPr>
        <w:spacing w:line="360" w:lineRule="auto"/>
        <w:jc w:val="both"/>
        <w:rPr>
          <w:rFonts w:ascii="Arial" w:hAnsi="Arial" w:cs="Arial"/>
        </w:rPr>
      </w:pPr>
    </w:p>
    <w:p w:rsidR="00EF38D7" w:rsidRPr="00D05D3E" w:rsidRDefault="00EF38D7" w:rsidP="00EF38D7">
      <w:pPr>
        <w:spacing w:line="360" w:lineRule="auto"/>
        <w:jc w:val="both"/>
        <w:rPr>
          <w:rFonts w:ascii="Arial" w:hAnsi="Arial" w:cs="Arial"/>
        </w:rPr>
      </w:pPr>
    </w:p>
    <w:p w:rsidR="00600F8C" w:rsidRDefault="00600F8C" w:rsidP="00EF38D7">
      <w:pPr>
        <w:pStyle w:val="NormalWeb"/>
        <w:numPr>
          <w:ins w:id="128" w:author="Fundación Waal" w:date="2011-05-26T10:02:00Z"/>
        </w:numPr>
        <w:spacing w:before="0" w:beforeAutospacing="0" w:line="360" w:lineRule="auto"/>
        <w:jc w:val="both"/>
        <w:rPr>
          <w:ins w:id="129" w:author="Fundación Waal" w:date="2011-05-26T10:02:00Z"/>
          <w:rStyle w:val="Textoennegrita"/>
          <w:rFonts w:ascii="Arial" w:hAnsi="Arial" w:cs="Arial"/>
          <w:sz w:val="22"/>
          <w:szCs w:val="22"/>
        </w:rPr>
      </w:pPr>
    </w:p>
    <w:p w:rsidR="00600F8C" w:rsidRDefault="00600F8C" w:rsidP="00EF38D7">
      <w:pPr>
        <w:pStyle w:val="NormalWeb"/>
        <w:numPr>
          <w:ins w:id="130" w:author="Fundación Waal" w:date="2011-05-26T10:02:00Z"/>
        </w:numPr>
        <w:spacing w:before="0" w:beforeAutospacing="0" w:line="360" w:lineRule="auto"/>
        <w:jc w:val="both"/>
        <w:rPr>
          <w:ins w:id="131" w:author="Fundación Waal" w:date="2011-05-26T10:02:00Z"/>
          <w:rStyle w:val="Textoennegrita"/>
          <w:rFonts w:ascii="Arial" w:hAnsi="Arial" w:cs="Arial"/>
          <w:sz w:val="22"/>
          <w:szCs w:val="22"/>
        </w:rPr>
      </w:pPr>
    </w:p>
    <w:p w:rsidR="00600F8C" w:rsidRDefault="00600F8C" w:rsidP="00EF38D7">
      <w:pPr>
        <w:pStyle w:val="NormalWeb"/>
        <w:numPr>
          <w:ins w:id="132" w:author="Fundación Waal" w:date="2011-05-26T10:02:00Z"/>
        </w:numPr>
        <w:spacing w:before="0" w:beforeAutospacing="0" w:line="360" w:lineRule="auto"/>
        <w:jc w:val="both"/>
        <w:rPr>
          <w:ins w:id="133" w:author="Fundación Waal" w:date="2011-05-26T10:02:00Z"/>
          <w:rStyle w:val="Textoennegrita"/>
          <w:rFonts w:ascii="Arial" w:hAnsi="Arial" w:cs="Arial"/>
          <w:sz w:val="22"/>
          <w:szCs w:val="22"/>
        </w:rPr>
      </w:pPr>
    </w:p>
    <w:p w:rsidR="00600F8C" w:rsidRDefault="00600F8C" w:rsidP="00EF38D7">
      <w:pPr>
        <w:pStyle w:val="NormalWeb"/>
        <w:numPr>
          <w:ins w:id="134" w:author="Fundación Waal" w:date="2011-05-26T10:02:00Z"/>
        </w:numPr>
        <w:spacing w:before="0" w:beforeAutospacing="0" w:line="360" w:lineRule="auto"/>
        <w:jc w:val="both"/>
        <w:rPr>
          <w:ins w:id="135" w:author="Fundación Waal" w:date="2011-05-26T10:02:00Z"/>
          <w:rStyle w:val="Textoennegrita"/>
          <w:rFonts w:ascii="Arial" w:hAnsi="Arial" w:cs="Arial"/>
          <w:sz w:val="22"/>
          <w:szCs w:val="22"/>
        </w:rPr>
      </w:pPr>
    </w:p>
    <w:p w:rsidR="00600F8C" w:rsidRDefault="00600F8C" w:rsidP="00EF38D7">
      <w:pPr>
        <w:pStyle w:val="NormalWeb"/>
        <w:numPr>
          <w:ins w:id="136" w:author="Fundación Waal" w:date="2011-05-26T10:02:00Z"/>
        </w:numPr>
        <w:spacing w:before="0" w:beforeAutospacing="0" w:line="360" w:lineRule="auto"/>
        <w:jc w:val="both"/>
        <w:rPr>
          <w:ins w:id="137" w:author="Fundación Waal" w:date="2011-05-26T10:02:00Z"/>
          <w:rStyle w:val="Textoennegrita"/>
          <w:rFonts w:ascii="Arial" w:hAnsi="Arial" w:cs="Arial"/>
          <w:sz w:val="22"/>
          <w:szCs w:val="22"/>
        </w:rPr>
      </w:pPr>
    </w:p>
    <w:p w:rsidR="00600F8C" w:rsidRDefault="00600F8C" w:rsidP="00EF38D7">
      <w:pPr>
        <w:pStyle w:val="NormalWeb"/>
        <w:numPr>
          <w:ins w:id="138" w:author="Fundación Waal" w:date="2011-05-26T10:03:00Z"/>
        </w:numPr>
        <w:spacing w:before="0" w:beforeAutospacing="0" w:line="360" w:lineRule="auto"/>
        <w:jc w:val="both"/>
        <w:rPr>
          <w:ins w:id="139" w:author="Fundación Waal" w:date="2011-05-26T10:03:00Z"/>
          <w:rStyle w:val="Textoennegrita"/>
          <w:rFonts w:ascii="Arial" w:hAnsi="Arial" w:cs="Arial"/>
          <w:sz w:val="22"/>
          <w:szCs w:val="22"/>
        </w:rPr>
      </w:pP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lastRenderedPageBreak/>
        <w:t>Calorías.</w:t>
      </w:r>
      <w:r w:rsidRPr="00D05D3E">
        <w:rPr>
          <w:rFonts w:ascii="Arial" w:hAnsi="Arial" w:cs="Arial"/>
          <w:sz w:val="22"/>
          <w:szCs w:val="22"/>
        </w:rPr>
        <w:t xml:space="preserve"> Durante la gestación se produce un incremento del metabolismo anabólico, especialmente en el tercer trimestre.</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Esto está determinado por la presencia de feto y placenta en continuo crecimiento, aumento del trabajo mecánico externo dado por el mayor peso materno, aumento del trabajo mecánico interno dado por mayor uso de la musculatura respiratoria y del trabajo cardíaco. Todo esto implica un aumento del aporte calórico equivalente a un 13% de las necesidades pregestacionales. El costo energético total del embarazo se estima en 80.000 Kcal., equivalente a un aumento promedio de 286 Kcal. /día, distribuidas en 150 Kcal. /día en el primer trimestre y 350 Kcal. /día en el segundo y tercer trimestre. Estos cálculos se basan en una mujer de antropometría promedio, normo nutrida y con feto único. En embarazo gemelar se recomienda un aporte calórico adicional de 300 Kcal. /día. En embarazadas obesas se debe efectuar una restricción del aporte calórico, lo suficiente para lograr un aumento de peso total a término equivalente a 7,5 - </w:t>
      </w:r>
      <w:smartTag w:uri="urn:schemas-microsoft-com:office:smarttags" w:element="metricconverter">
        <w:smartTagPr>
          <w:attr w:name="ProductID" w:val="10,5 kg"/>
        </w:smartTagPr>
        <w:r w:rsidRPr="00D05D3E">
          <w:rPr>
            <w:rFonts w:ascii="Arial" w:hAnsi="Arial" w:cs="Arial"/>
            <w:sz w:val="22"/>
            <w:szCs w:val="22"/>
          </w:rPr>
          <w:t>10,5 kg</w:t>
        </w:r>
      </w:smartTag>
      <w:r w:rsidRPr="00D05D3E">
        <w:rPr>
          <w:rFonts w:ascii="Arial" w:hAnsi="Arial" w:cs="Arial"/>
          <w:sz w:val="22"/>
          <w:szCs w:val="22"/>
        </w:rPr>
        <w:t>; la restricción calórica máxima es de 1.800 Kcal. /día, cifras inferiores se asocian a ketoacidosis de ayuno que deben ser evitadas.</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Proteínas.</w:t>
      </w:r>
      <w:r w:rsidRPr="00D05D3E">
        <w:rPr>
          <w:rFonts w:ascii="Arial" w:hAnsi="Arial" w:cs="Arial"/>
          <w:sz w:val="22"/>
          <w:szCs w:val="22"/>
        </w:rPr>
        <w:t xml:space="preserve"> Los requerimientos proteicos durante el embarazo se incrementan en promedio en un 12%. La acumulación total de proteínas en el embarazo es </w:t>
      </w:r>
      <w:smartTag w:uri="urn:schemas-microsoft-com:office:smarttags" w:element="metricconverter">
        <w:smartTagPr>
          <w:attr w:name="ProductID" w:val="925 g"/>
        </w:smartTagPr>
        <w:r w:rsidRPr="00D05D3E">
          <w:rPr>
            <w:rFonts w:ascii="Arial" w:hAnsi="Arial" w:cs="Arial"/>
            <w:sz w:val="22"/>
            <w:szCs w:val="22"/>
          </w:rPr>
          <w:t>925 g</w:t>
        </w:r>
      </w:smartTag>
      <w:r w:rsidRPr="00D05D3E">
        <w:rPr>
          <w:rFonts w:ascii="Arial" w:hAnsi="Arial" w:cs="Arial"/>
          <w:sz w:val="22"/>
          <w:szCs w:val="22"/>
        </w:rPr>
        <w:t>, equivalente a 0,95 g/kg/día. Estos cambios del metabolismo proteico están dados por una acelerada síntesis proteica, necesaria para la expansión del volumen sanguíneo materno, el crecimiento de las mamas, del útero y muy especialmente el aumento de los tejidos fetales y placentarios.</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El aumento de la ingesta de alimentos proteicos debe considerarse cuantitativa y cualitativamente. La concentración de aminoácidos esenciales en la proteína de origen animal es considerada óptima, mientras que en la proteína de origen vegetal la concentración es un </w:t>
      </w:r>
      <w:smartTag w:uri="urn:schemas-microsoft-com:office:smarttags" w:element="metricconverter">
        <w:smartTagPr>
          <w:attr w:name="ProductID" w:val="50 a"/>
        </w:smartTagPr>
        <w:r w:rsidRPr="00D05D3E">
          <w:rPr>
            <w:rFonts w:ascii="Arial" w:hAnsi="Arial" w:cs="Arial"/>
            <w:sz w:val="22"/>
            <w:szCs w:val="22"/>
          </w:rPr>
          <w:t>50 a</w:t>
        </w:r>
      </w:smartTag>
      <w:r w:rsidRPr="00D05D3E">
        <w:rPr>
          <w:rFonts w:ascii="Arial" w:hAnsi="Arial" w:cs="Arial"/>
          <w:sz w:val="22"/>
          <w:szCs w:val="22"/>
        </w:rPr>
        <w:t xml:space="preserve"> 65% de lo ideal. Estos conceptos son especialmente importantes en las recomendaciones nutricionales dado el alto costo económico de los nutrientes proteicos.</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Hierro.</w:t>
      </w:r>
      <w:r w:rsidRPr="00D05D3E">
        <w:rPr>
          <w:rFonts w:ascii="Arial" w:hAnsi="Arial" w:cs="Arial"/>
          <w:sz w:val="22"/>
          <w:szCs w:val="22"/>
        </w:rPr>
        <w:t xml:space="preserve"> La anemia por déficit de hierro constituye una patología nutricional de alta prevalencia en las embarazadas, debido a los importantes requerimientos de hierro durante el embarazo y a dietas pobres en este elemento, especialmente en las dietas promedio de los países en desarrollo.</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requerimientos de hierro durante el embarazo son aproximadamente 1.000 mg, estimándose 270 mg transferidos al feto, 90 mg a la placenta, 450 mg utilizados en la expansión eritrocítica materna y 170 mg de pérdida externa.</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 xml:space="preserve">El hierro proporcionado por los alimentos oscila entre </w:t>
      </w:r>
      <w:smartTag w:uri="urn:schemas-microsoft-com:office:smarttags" w:element="metricconverter">
        <w:smartTagPr>
          <w:attr w:name="ProductID" w:val="6 a"/>
        </w:smartTagPr>
        <w:r w:rsidRPr="00D05D3E">
          <w:rPr>
            <w:rFonts w:ascii="Arial" w:hAnsi="Arial" w:cs="Arial"/>
            <w:sz w:val="22"/>
            <w:szCs w:val="22"/>
          </w:rPr>
          <w:t>6 a</w:t>
        </w:r>
      </w:smartTag>
      <w:r w:rsidRPr="00D05D3E">
        <w:rPr>
          <w:rFonts w:ascii="Arial" w:hAnsi="Arial" w:cs="Arial"/>
          <w:sz w:val="22"/>
          <w:szCs w:val="22"/>
        </w:rPr>
        <w:t xml:space="preserve"> 22 mg y sólo el 20% es de origen animal. La absorción del hierro de origen vegetal es del 1% y del hierro de origen animal entre 10 y 25%, de ahí que la suplementación con hierro medicamentoso constituya una de las acciones preventivas más relevantes del control prenatal.</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suplementación con hierro debe iniciarse precozmente en el primer trimestre si el hematocrito es inferior a 36%; si es superior a ese valor se puede iniciar la suplementación en el segundo trimestre. Si el hematocrito en el primer trimestre es inferior a 28%, debe iniciarse el estudio de la etiología de la anemia para descartar anemias megaloblásticas (déficit de ácido fólico y vitamina B12), hemoglobinopatías (talasemias), anemias hemolíticas adquiridas (autoinmune, neoplasias, infección, etc.).</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Anemia del embarazo se define en relación a la edad gestacional al momento del diagnóstico: en el primer trimestre cuando el hematocrito y la hemoglobina es igual o inferior a 33% y 11 g/dl, respectivamente; en el segundo y tercer trimestre, cuando el hematocrito es inferior o igual a 30% y la hemoglobina a 10 g/dl.</w:t>
      </w:r>
    </w:p>
    <w:p w:rsidR="00EF38D7"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suplementación profiláctica se efectúa con preparados que aseguren una cantidad de 60-100 mg de hierro elemental y la suplementación terapéutica en cantidades de 200 mg de hierro elemental (absorción del 10% de la dosis). </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Debemos recordar que la ingesta de hierro puede producir intolerancia gástrica, estado nauseoso, constipación y coloración oscura de las deposiciones. Para su mejor absorción debe ingerirse con estómago vacío (entre las comidas) con una bebida cítrica y evitar la ingesta con leche o té que bloquea casi totalmente la absorción enteral.</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Calcio.</w:t>
      </w:r>
      <w:r w:rsidRPr="00D05D3E">
        <w:rPr>
          <w:rFonts w:ascii="Arial" w:hAnsi="Arial" w:cs="Arial"/>
          <w:sz w:val="22"/>
          <w:szCs w:val="22"/>
        </w:rPr>
        <w:t xml:space="preserve"> El embarazo produce modificaciones del metabolismo del calcio, dado por la expansión del volumen plasmático, disminución de la albuminemia, aumento de las pérdidas por orina y la transferencia a través de la placenta que llevan a una disminución del calcio iónico.</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Con fines de mantener la estabilidad se produce un aumento de la hormona paratiroidea que, a término, alcanza </w:t>
      </w:r>
      <w:smartTag w:uri="urn:schemas-microsoft-com:office:smarttags" w:element="metricconverter">
        <w:smartTagPr>
          <w:attr w:name="ProductID" w:val="30 a"/>
        </w:smartTagPr>
        <w:r w:rsidRPr="00D05D3E">
          <w:rPr>
            <w:rFonts w:ascii="Arial" w:hAnsi="Arial" w:cs="Arial"/>
            <w:sz w:val="22"/>
            <w:szCs w:val="22"/>
          </w:rPr>
          <w:t>30 a</w:t>
        </w:r>
      </w:smartTag>
      <w:r w:rsidRPr="00D05D3E">
        <w:rPr>
          <w:rFonts w:ascii="Arial" w:hAnsi="Arial" w:cs="Arial"/>
          <w:sz w:val="22"/>
          <w:szCs w:val="22"/>
        </w:rPr>
        <w:t xml:space="preserve"> 50% de los valores basales; de igual forma aumenta la calcitonina para proteger al hueso del aumento de la hormona paratiroidea. La placenta transporta activamente el calcio hacia el feto, con una acumulación neta de </w:t>
      </w:r>
      <w:smartTag w:uri="urn:schemas-microsoft-com:office:smarttags" w:element="metricconverter">
        <w:smartTagPr>
          <w:attr w:name="ProductID" w:val="30 g"/>
        </w:smartTagPr>
        <w:r w:rsidRPr="00D05D3E">
          <w:rPr>
            <w:rFonts w:ascii="Arial" w:hAnsi="Arial" w:cs="Arial"/>
            <w:sz w:val="22"/>
            <w:szCs w:val="22"/>
          </w:rPr>
          <w:t>30 g</w:t>
        </w:r>
      </w:smartTag>
      <w:r w:rsidRPr="00D05D3E">
        <w:rPr>
          <w:rFonts w:ascii="Arial" w:hAnsi="Arial" w:cs="Arial"/>
          <w:sz w:val="22"/>
          <w:szCs w:val="22"/>
        </w:rPr>
        <w:t xml:space="preserve"> al término de la gestación, estando casi todo en el esqueleto fetal. En un 90% esta acumulación acontece en el tercer trimestre.</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El esqueleto materno puede dañarse sólo en circunstancias nutricionales de extremo déficit de aporte de calcio o escasa exposición solar. Con dieta balanceada y exposición solar habitual los mecanismos compensadores evitan el daño óseo materno.</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Durante el embarazo los requerimientos de calcio aumentan hasta 1.200 mg/día, lo que equivale aproximadamente a un 50% más que en el estado pregestacional. Se recomienda un aporte extra de 400 mg/día mediante aporte adicional de productos lácteos o calcio medicamentoso.</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leche de vaca proporciona 125 mg de calcio por 100 ml, de ahí que una madre que puede ingerir entre 750-1.000 cc de leche diario, más otros productos lácteos adicionales, cumple adecuadamente con los requerimientos necesarios para un buen desarrollo del esqueleto fetal.</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En embarazadas con intolerancia a la leche por déficit de lactosa se recomienda un aumento de otros nutrientes con alto contenido en calcio como carnes, yogurt, quesos o leche con bajo o nulo contenido de lactosa y suplementación medicamentosa de calcio.</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Vitaminas.</w:t>
      </w:r>
      <w:r w:rsidRPr="00D05D3E">
        <w:rPr>
          <w:rFonts w:ascii="Arial" w:hAnsi="Arial" w:cs="Arial"/>
          <w:sz w:val="22"/>
          <w:szCs w:val="22"/>
        </w:rPr>
        <w:t xml:space="preserve"> La embarazada que tiene acceso a una dieta balanceada no requiere de suplementación adicional de vitaminas.</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Prácticamente todas las vitaminas aumentan sus requerimientos durante la gestación, especialmente ácido fólico y vitamina D, los cuales alcanzan un 100% de aumento. En el resto de las vitaminas su mayor requerimiento es inferior al 100%.</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El consumo excesivo de vitaminas condiciona un potencial riesgo perinatal, especialmente con las vitaminas liposolubles como son la vitamina A y D que tienen un efecto acumulativo. Se han descrito malformaciones renales en niños cuyas madres han ingerido entre 40.000 y 50.000 UI de vitamina A durante el embarazo; incluso dosis inferiores pueden producir alteraciones conductuales y de aprendizaje en la vida futura. En animales, en dosis equivalentes del humano a 500.000 UI de vitamina A, se han descrito malformaciones oculares, auditivas y labio leporino.</w:t>
      </w:r>
      <w:r w:rsidRPr="00D05D3E">
        <w:rPr>
          <w:rFonts w:ascii="Arial" w:hAnsi="Arial" w:cs="Arial"/>
          <w:noProof/>
          <w:sz w:val="22"/>
          <w:szCs w:val="22"/>
          <w:lang w:val="es-ES"/>
        </w:rPr>
        <w:t xml:space="preserve"> </w:t>
      </w:r>
      <w:r w:rsidRPr="00D05D3E">
        <w:rPr>
          <w:rStyle w:val="Refdenotaalpie"/>
          <w:rFonts w:ascii="Arial" w:hAnsi="Arial" w:cs="Arial"/>
          <w:noProof/>
          <w:sz w:val="22"/>
          <w:szCs w:val="22"/>
          <w:lang w:val="es-ES"/>
        </w:rPr>
        <w:footnoteReference w:id="4"/>
      </w:r>
      <w:r w:rsidRPr="00D05D3E">
        <w:rPr>
          <w:rFonts w:ascii="Arial" w:hAnsi="Arial" w:cs="Arial"/>
          <w:noProof/>
          <w:sz w:val="22"/>
          <w:szCs w:val="22"/>
          <w:lang w:val="es-ES"/>
        </w:rPr>
        <w:t>(FAO/OMS/ONU:, 1985.)</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El consumo de grandes dosis de vitamina D se asocia a malformaciones cardíacas del feto, particularmente la estenosis aórtica, la cual se ha descrito con dosis de 4.000 UI. Una normal </w:t>
      </w:r>
      <w:r w:rsidRPr="00D05D3E">
        <w:rPr>
          <w:rFonts w:ascii="Arial" w:hAnsi="Arial" w:cs="Arial"/>
          <w:sz w:val="22"/>
          <w:szCs w:val="22"/>
        </w:rPr>
        <w:lastRenderedPageBreak/>
        <w:t>exposición a la luz solar permite una adecuada síntesis de vitamina D y no sería necesaria una suplementación de esta vitamina.</w:t>
      </w:r>
    </w:p>
    <w:p w:rsidR="00EF38D7" w:rsidRPr="00D05D3E" w:rsidRDefault="00EF38D7" w:rsidP="00EF38D7">
      <w:pPr>
        <w:spacing w:after="100" w:afterAutospacing="1" w:line="360" w:lineRule="auto"/>
        <w:jc w:val="both"/>
        <w:rPr>
          <w:rFonts w:ascii="Arial" w:eastAsia="Times New Roman" w:hAnsi="Arial" w:cs="Arial"/>
          <w:b/>
          <w:bCs/>
          <w:lang w:eastAsia="es-BO"/>
        </w:rPr>
      </w:pPr>
      <w:r w:rsidRPr="00D05D3E">
        <w:rPr>
          <w:rFonts w:ascii="Arial" w:eastAsia="Times New Roman" w:hAnsi="Arial" w:cs="Arial"/>
          <w:b/>
          <w:bCs/>
          <w:lang w:eastAsia="es-BO"/>
        </w:rPr>
        <w:t>Hortalizas y Frutas</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Son la fuente principal de fibra y vitaminas tales como: vitamina A en forma de beta-caroteno, vitamina C, vitamina E, vitaminas del complejo B, ácido fólico. Además aportan gran cantidad de minerales, que junto a las vitaminas son vitales para el crecimiento celular. Su aporte en fibra contribuirá a mejorar el estreñimiento.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Toda embarazada deberá ingerir entre tres y cinco raciones diarias de éste grupo de alimentos. </w:t>
      </w:r>
    </w:p>
    <w:p w:rsidR="00EF38D7" w:rsidRPr="00D05D3E" w:rsidRDefault="00EF38D7" w:rsidP="00EF38D7">
      <w:pPr>
        <w:spacing w:after="100" w:afterAutospacing="1" w:line="360" w:lineRule="auto"/>
        <w:jc w:val="both"/>
        <w:rPr>
          <w:rFonts w:ascii="Arial" w:eastAsia="Times New Roman" w:hAnsi="Arial" w:cs="Arial"/>
          <w:b/>
          <w:bCs/>
          <w:lang w:eastAsia="es-BO"/>
        </w:rPr>
      </w:pPr>
      <w:r w:rsidRPr="00D05D3E">
        <w:rPr>
          <w:rFonts w:ascii="Arial" w:eastAsia="Times New Roman" w:hAnsi="Arial" w:cs="Arial"/>
          <w:b/>
          <w:bCs/>
          <w:lang w:eastAsia="es-BO"/>
        </w:rPr>
        <w:t>Cereales y Legumbres</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Se deberán consumir cinco raciones diarias de cereales como trigo, cebada, maíz, centeno, arroz y soja, sin embargo los cereales refinados, a pesar de ser enriquecidos, no aportan las vitaminas y minerales que la embarazada pudiera recibir al consumir cereales integrales y legumbres frescas.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Hierro</w:t>
      </w:r>
      <w:r w:rsidRPr="00D05D3E">
        <w:rPr>
          <w:rFonts w:ascii="Arial" w:eastAsia="Times New Roman" w:hAnsi="Arial" w:cs="Arial"/>
          <w:b/>
          <w:bCs/>
          <w:lang w:eastAsia="es-BO"/>
        </w:rPr>
        <w:br/>
      </w:r>
      <w:r w:rsidRPr="00D05D3E">
        <w:rPr>
          <w:rFonts w:ascii="Arial" w:eastAsia="Times New Roman" w:hAnsi="Arial" w:cs="Arial"/>
          <w:lang w:eastAsia="es-BO"/>
        </w:rPr>
        <w:t xml:space="preserve">En casi todas las frutas, verduras, cereales integrales y productos de origen animal se encuentran cantidades pequeñas de hierro, sin embargo la embarazada y su bebé requieren cantidades importantes de éste mineral, por lo que se recomienda consumir alimentos muy ricos en hierro, tales como: hígado y otras vísceras, sardinas, vegetales de hoja como acelgas, berros, espinacas y legumbres (garbanzos, lentejas, carotas).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En vista que a veces resulta difícil consumir todo el hierro que la embarazada y su niño requieren a través de la dieta, a partir del segundo trimestre de gestación probablemente su médico-obstetra recomendará suplementos de hierro, que será preferible ingerir entre las comidas con un jugo de frutas.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Grasas</w:t>
      </w:r>
      <w:r w:rsidRPr="00D05D3E">
        <w:rPr>
          <w:rFonts w:ascii="Arial" w:eastAsia="Times New Roman" w:hAnsi="Arial" w:cs="Arial"/>
          <w:b/>
          <w:bCs/>
          <w:lang w:eastAsia="es-BO"/>
        </w:rPr>
        <w:br/>
      </w:r>
      <w:r w:rsidRPr="00D05D3E">
        <w:rPr>
          <w:rFonts w:ascii="Arial" w:eastAsia="Times New Roman" w:hAnsi="Arial" w:cs="Arial"/>
          <w:lang w:eastAsia="es-BO"/>
        </w:rPr>
        <w:t xml:space="preserve">De las calorías diarias que consume una embarazada, no más del 30 % debería provenir de alimentos ricos en grasas Un exceso en su consumo podría producir un aumento excesivo de peso, sin embargo eliminar las grasas por completo puede resultar peligroso, ya que el bebé la requiere para su desarrollo.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lastRenderedPageBreak/>
        <w:t xml:space="preserve">Se deberá controlar cuidadosamente el consumo de alimentos ricos en grasas para no exceder su consumo generando así sobrepeso.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Sal</w:t>
      </w:r>
      <w:r w:rsidRPr="00D05D3E">
        <w:rPr>
          <w:rFonts w:ascii="Arial" w:eastAsia="Times New Roman" w:hAnsi="Arial" w:cs="Arial"/>
          <w:b/>
          <w:bCs/>
          <w:lang w:eastAsia="es-BO"/>
        </w:rPr>
        <w:br/>
      </w:r>
      <w:r w:rsidRPr="00D05D3E">
        <w:rPr>
          <w:rFonts w:ascii="Arial" w:eastAsia="Times New Roman" w:hAnsi="Arial" w:cs="Arial"/>
          <w:lang w:eastAsia="es-BO"/>
        </w:rPr>
        <w:t xml:space="preserve">El exceso de sal no es saludable para ninguna persona y menos aún para la embarazada, pero no se deberá eliminar de la dieta ya que cierta cantidad es necesaria para el mantenimiento de un nivel adecuado de líquidos.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Para consumir una cantidad adecuada de sal, se recomienda utilizarla únicamente en la mesa y no mientras se preparan los alimentos. Restrinja su uso, sin eliminarla.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Líquidos</w:t>
      </w:r>
      <w:r w:rsidRPr="00D05D3E">
        <w:rPr>
          <w:rFonts w:ascii="Arial" w:eastAsia="Times New Roman" w:hAnsi="Arial" w:cs="Arial"/>
          <w:b/>
          <w:bCs/>
          <w:lang w:eastAsia="es-BO"/>
        </w:rPr>
        <w:br/>
      </w:r>
      <w:r w:rsidRPr="00D05D3E">
        <w:rPr>
          <w:rFonts w:ascii="Arial" w:eastAsia="Times New Roman" w:hAnsi="Arial" w:cs="Arial"/>
          <w:lang w:eastAsia="es-BO"/>
        </w:rPr>
        <w:t xml:space="preserve">La mayor parte del cuerpo humano está compuesto por agua y la embarazada deberá beber líquidos por dos.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Durante el embarazo aumenta la cantidad de líquido corporal y, por otra parte, el cuerpo del bebé tiene muy alto contenido de agua, por lo que la mujer deberá aumentar también su ingesta de líquidos. La producción de leche materna también depende directamente del estado de hidratación de la madre y la composición de esa leche materna variará según el consumo de líquidos durante el período de amamantamiento.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Beber unos 8 vasos de agua por día permitirá la correcta hidratación cutánea, evitar el estreñimiento, eliminar las toxinas del cuerpo, disminuir los riesgos de una infección de las vías urinarias y producir una adecuada cantidad de leche materna, capaz de suplir los requerimientos de su bebé. </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necesidades de líquidos se pueden cubrir no solamente con agua. Otros líquidos como la leche, jugos de frutas o vegetales y sopas pueden cumplir perfectamente con estos requisitos.</w:t>
      </w:r>
    </w:p>
    <w:p w:rsidR="00EF38D7" w:rsidRPr="00D05D3E" w:rsidRDefault="00EF38D7" w:rsidP="00EF38D7">
      <w:pPr>
        <w:pStyle w:val="NormalWeb"/>
        <w:spacing w:before="0" w:beforeAutospacing="0" w:line="360" w:lineRule="auto"/>
        <w:jc w:val="both"/>
        <w:rPr>
          <w:rFonts w:ascii="Arial" w:hAnsi="Arial" w:cs="Arial"/>
          <w:sz w:val="6"/>
          <w:szCs w:val="6"/>
        </w:rPr>
      </w:pPr>
    </w:p>
    <w:p w:rsidR="00EF38D7" w:rsidRPr="00D05D3E" w:rsidRDefault="00EF38D7" w:rsidP="00EF38D7">
      <w:pPr>
        <w:pStyle w:val="Ttulo2"/>
        <w:spacing w:before="0" w:line="360" w:lineRule="auto"/>
        <w:ind w:left="1418" w:hanging="709"/>
        <w:rPr>
          <w:b w:val="0"/>
        </w:rPr>
      </w:pPr>
      <w:bookmarkStart w:id="140" w:name="_Toc286835449"/>
      <w:r>
        <w:rPr>
          <w:rStyle w:val="Textoennegrita"/>
          <w:rFonts w:cs="Arial"/>
          <w:b/>
          <w:szCs w:val="22"/>
        </w:rPr>
        <w:t>DIAGN</w:t>
      </w:r>
      <w:r w:rsidRPr="00AB1D2C">
        <w:rPr>
          <w:rStyle w:val="Textoennegrita"/>
          <w:rFonts w:cs="Arial"/>
          <w:b/>
          <w:szCs w:val="22"/>
        </w:rPr>
        <w:t>Ó</w:t>
      </w:r>
      <w:r w:rsidRPr="00D05D3E">
        <w:rPr>
          <w:rStyle w:val="Textoennegrita"/>
          <w:rFonts w:cs="Arial"/>
          <w:b/>
          <w:szCs w:val="22"/>
        </w:rPr>
        <w:t xml:space="preserve">STICO Y MANEJO NUTRICIONAL DE </w:t>
      </w:r>
      <w:smartTag w:uri="urn:schemas-microsoft-com:office:smarttags" w:element="PersonName">
        <w:smartTagPr>
          <w:attr w:name="ProductID" w:val="LA EMBARAZADA"/>
        </w:smartTagPr>
        <w:r w:rsidRPr="00D05D3E">
          <w:rPr>
            <w:rStyle w:val="Textoennegrita"/>
            <w:rFonts w:cs="Arial"/>
            <w:b/>
            <w:szCs w:val="22"/>
          </w:rPr>
          <w:t>LA EMBARAZADA</w:t>
        </w:r>
      </w:smartTag>
      <w:bookmarkEnd w:id="140"/>
      <w:r w:rsidRPr="00D05D3E">
        <w:rPr>
          <w:b w:val="0"/>
        </w:rPr>
        <w:t xml:space="preserve"> </w:t>
      </w:r>
    </w:p>
    <w:p w:rsidR="00EF38D7" w:rsidRPr="00D05D3E" w:rsidRDefault="00EF38D7" w:rsidP="00EF38D7"/>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Constituye uno de los objetivos más importantes del control prenatal. En el primer control prenatal la embarazada debe tener un diagnóstico nutricional, con fines de implementar una serie de medidas en relación a sus características nutricionales. El diagnóstico se basa fundamentalmente en dos parámetros maternos: el peso y la talla.</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Las madres con normo peso tienen como objetivo nutricional un aumento del 20% de su peso inicial alcanzando al término de la gestación una relación peso/talla entre 120 y 130%.</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madres con sobrepeso deben incrementar un peso tal que las ubique al término de la gestación entre 130 y 135% de la relación peso/talla.</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madres obesas deben incrementar su peso no menos de 7,5 kilos y no más de 10,5 kilos. Una ganancia de peso en este rango permite no cometer iatrogenia en la nutrición fe</w:t>
      </w:r>
      <w:r>
        <w:rPr>
          <w:rFonts w:ascii="Arial" w:hAnsi="Arial" w:cs="Arial"/>
          <w:sz w:val="22"/>
          <w:szCs w:val="22"/>
        </w:rPr>
        <w:t>tal y la madre no incorpora más</w:t>
      </w:r>
      <w:r w:rsidRPr="00D05D3E">
        <w:rPr>
          <w:rFonts w:ascii="Arial" w:hAnsi="Arial" w:cs="Arial"/>
          <w:sz w:val="22"/>
          <w:szCs w:val="22"/>
        </w:rPr>
        <w:t xml:space="preserve"> grasa adicional a su peso pregestacional.</w:t>
      </w:r>
    </w:p>
    <w:p w:rsidR="00EF38D7" w:rsidRPr="00D05D3E" w:rsidRDefault="00EF38D7" w:rsidP="00EF38D7">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Antes de hacer cualquier recomendación sobre la ganancia de peso durante el embarazo, se debe tomar en cuenta el peso de la madre antes de la gestación, para saber si existe un déficit o un exceso. Según el índice de masa corporal podemos saberlo. Este índice combina el peso y la talla de la mujer, es así que la ganancia de peso al final dependerá del índice de masa corporal (IMC).</w:t>
      </w:r>
    </w:p>
    <w:p w:rsidR="00EF38D7" w:rsidRPr="00D05D3E" w:rsidRDefault="00EF38D7" w:rsidP="00EF38D7">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 xml:space="preserve">Mujeres con un IMC &lt; 19,8 deben ganar 12,5 – </w:t>
      </w:r>
      <w:smartTag w:uri="urn:schemas-microsoft-com:office:smarttags" w:element="metricconverter">
        <w:smartTagPr>
          <w:attr w:name="ProductID" w:val="18 kg"/>
        </w:smartTagPr>
        <w:r w:rsidRPr="00D05D3E">
          <w:rPr>
            <w:rFonts w:ascii="Arial" w:eastAsia="Times New Roman" w:hAnsi="Arial" w:cs="Arial"/>
            <w:lang w:eastAsia="es-BO"/>
          </w:rPr>
          <w:t>18 kg</w:t>
        </w:r>
      </w:smartTag>
      <w:r w:rsidRPr="00D05D3E">
        <w:rPr>
          <w:rFonts w:ascii="Arial" w:eastAsia="Times New Roman" w:hAnsi="Arial" w:cs="Arial"/>
          <w:lang w:eastAsia="es-BO"/>
        </w:rPr>
        <w:t xml:space="preserve"> Mujeres con un IMC 19,8 – 26  deben ganar entre 11,5 y </w:t>
      </w:r>
      <w:smartTag w:uri="urn:schemas-microsoft-com:office:smarttags" w:element="metricconverter">
        <w:smartTagPr>
          <w:attr w:name="ProductID" w:val="16 kg"/>
        </w:smartTagPr>
        <w:r w:rsidRPr="00D05D3E">
          <w:rPr>
            <w:rFonts w:ascii="Arial" w:eastAsia="Times New Roman" w:hAnsi="Arial" w:cs="Arial"/>
            <w:lang w:eastAsia="es-BO"/>
          </w:rPr>
          <w:t>16 kg</w:t>
        </w:r>
      </w:smartTag>
      <w:r w:rsidRPr="00D05D3E">
        <w:rPr>
          <w:rFonts w:ascii="Arial" w:eastAsia="Times New Roman" w:hAnsi="Arial" w:cs="Arial"/>
          <w:lang w:eastAsia="es-BO"/>
        </w:rPr>
        <w:t xml:space="preserve"> Mujeres con IMC 26 – 29 deben ganar de 7 – </w:t>
      </w:r>
      <w:smartTag w:uri="urn:schemas-microsoft-com:office:smarttags" w:element="metricconverter">
        <w:smartTagPr>
          <w:attr w:name="ProductID" w:val="11,5 kg"/>
        </w:smartTagPr>
        <w:r w:rsidRPr="00D05D3E">
          <w:rPr>
            <w:rFonts w:ascii="Arial" w:eastAsia="Times New Roman" w:hAnsi="Arial" w:cs="Arial"/>
            <w:lang w:eastAsia="es-BO"/>
          </w:rPr>
          <w:t>11,5 kg</w:t>
        </w:r>
      </w:smartTag>
      <w:r w:rsidRPr="00D05D3E">
        <w:rPr>
          <w:rFonts w:ascii="Arial" w:eastAsia="Times New Roman" w:hAnsi="Arial" w:cs="Arial"/>
          <w:lang w:eastAsia="es-BO"/>
        </w:rPr>
        <w:t xml:space="preserve"> Mujeres obesas con IMC &gt; 29 deben ganar </w:t>
      </w:r>
      <w:smartTag w:uri="urn:schemas-microsoft-com:office:smarttags" w:element="metricconverter">
        <w:smartTagPr>
          <w:attr w:name="ProductID" w:val="7 kg"/>
        </w:smartTagPr>
        <w:r w:rsidRPr="00D05D3E">
          <w:rPr>
            <w:rFonts w:ascii="Arial" w:eastAsia="Times New Roman" w:hAnsi="Arial" w:cs="Arial"/>
            <w:lang w:eastAsia="es-BO"/>
          </w:rPr>
          <w:t>7 kg</w:t>
        </w:r>
      </w:smartTag>
    </w:p>
    <w:p w:rsidR="00EF38D7" w:rsidRPr="00D05D3E" w:rsidRDefault="00EF38D7" w:rsidP="00EF38D7">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Estas recomendaciones son distintas cuando hablamos de adolescentes.</w:t>
      </w:r>
    </w:p>
    <w:p w:rsidR="00EF38D7" w:rsidRPr="00D05D3E" w:rsidRDefault="00EF38D7" w:rsidP="00EF38D7">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Definitivamente el peso tiene influencia en la evolución del embarazo, puede influir en la función renal de la madre, la capacidad pulmonar y el ritmo cardíaco de la madre</w:t>
      </w:r>
    </w:p>
    <w:p w:rsidR="00EF38D7" w:rsidRPr="00D05D3E" w:rsidRDefault="00EF38D7" w:rsidP="00EF38D7">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Sin embargo así como es malo el exceso de peso, también lo es el bajo peso, “el embarazo no es una época para hacer dieta”.</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investigación en materia de dietética y nutrición ha demostrado la considerable influencia positiva que tiene una alimentación equilibrada sobre el curso del embarazo.</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Concretamente, el estado nutricional y los hábitos alimentarios de la futura madre son factores directamente relacionados su salud y la de su hijo. Se trata, por lo tanto, de un período muy adecuado para revisar los hábitos de vida.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Una alimentación racional en esta etapa fisiológica de la vida femenina es la mejor ayuda para prevenir alumbramientos prematuros e incluso problemas ligados al desarrollo del recién nacido como puede ser la disminución de peso o de talla, menor resistencia a las infecciones, etc.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lastRenderedPageBreak/>
        <w:t xml:space="preserve">Aunque no se pueden prevenir ciertos problemas hereditarios (hemofilia, fenilcetonuria, etc.), es posible modificar una nutrición deficiente. Es sabido que estados de malnutrición y/o carenciales pueden provocar alteraciones en el curso del embarazo: partos prematuros, malformaciones fetales, abortos, etc. Todo esto ha llevado a asegurar que es imprescindible un adecuado estado nutricional para asegurar la normalidad en el curso de un embarazo.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evaluación del estado nutricional la debe llevar a cabo el médico que sigue el curso del embarazo junto con el profesional sanitario experto en nutrición (dietista - nutricionista).</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Los especialistas señalan como circunstancias que pueden comprometer el estado nutricional materno: situación económica de privación, tercer embarazo en menos de dos años (las reservas maternas se agotan y es difícil que el organismo de la mujer no se resienta de algún modo: anemias, descalcificaciones, etc.), seguimiento de dieta terapéutica previa al embarazo, malos hábitos alimentarios, consumo de tabaco, alcohol u otras drogas, bajo peso al inicio del embarazo, enfermedades asociadas, embarazos gemelares y embarazadas adolescentes.</w:t>
      </w:r>
      <w:r w:rsidRPr="00D05D3E">
        <w:rPr>
          <w:rStyle w:val="Refdenotaalpie"/>
          <w:rFonts w:ascii="Arial" w:eastAsia="Times New Roman" w:hAnsi="Arial" w:cs="Arial"/>
          <w:lang w:eastAsia="es-BO"/>
        </w:rPr>
        <w:footnoteReference w:id="5"/>
      </w:r>
      <w:r w:rsidRPr="00D05D3E">
        <w:rPr>
          <w:rFonts w:ascii="Arial" w:eastAsia="Times New Roman" w:hAnsi="Arial" w:cs="Arial"/>
          <w:lang w:eastAsia="es-BO"/>
        </w:rPr>
        <w:t xml:space="preserve"> </w:t>
      </w:r>
      <w:r w:rsidRPr="00D05D3E">
        <w:rPr>
          <w:rFonts w:ascii="Arial" w:eastAsia="Times New Roman" w:hAnsi="Arial" w:cs="Arial"/>
          <w:noProof/>
          <w:lang w:val="es-ES" w:eastAsia="es-BO"/>
        </w:rPr>
        <w:t xml:space="preserve"> (KRAVERSON, 1991)</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Las necesidades de éstas últimas son superiores a las de la mujer adulta al estar aún en edad de crecimiento y establecerse una especie de competencia entre el organismo materno y el del feto por conseguir nutrientes esenciales para el desarrollo.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En general, las recomendaciones alimentarias durante la gestación pretenden conseguir los siguientes objetivos: </w:t>
      </w:r>
    </w:p>
    <w:p w:rsidR="00EF38D7" w:rsidRPr="00D05D3E" w:rsidRDefault="00EF38D7" w:rsidP="00EF38D7">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Cubrir las necesidades de alimentos propias de la mujer gestante. </w:t>
      </w:r>
    </w:p>
    <w:p w:rsidR="00EF38D7" w:rsidRPr="00D05D3E" w:rsidRDefault="00EF38D7" w:rsidP="00EF38D7">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Satisfacer las exigencias nutritivas debidas al crecimiento fetal. </w:t>
      </w:r>
    </w:p>
    <w:p w:rsidR="00EF38D7" w:rsidRPr="00D05D3E" w:rsidRDefault="00EF38D7" w:rsidP="00EF38D7">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Preparar al organismo materno para afrontar mejor el parto. </w:t>
      </w:r>
    </w:p>
    <w:p w:rsidR="00EF38D7" w:rsidRPr="00D05D3E" w:rsidRDefault="00EF38D7" w:rsidP="00EF38D7">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Asegurar reservas grasas para la producción de leche durante la futura lactancia.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Durante el embarazo, el organismo de la mujer experimenta cambios que le afecta física u psíquicamente, por lo tanto su esfuerzo biológico es mayor.</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formación de un nuevo ser determina una serie de exigencias en la madre, una es la alimentación, la cual debe reunir las sustancias nutritivas que requieren, tanto la madre como el niño por nacer.</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lastRenderedPageBreak/>
        <w:t>La actividad diaria de la mujer (sin estar embarazada) tiene un gasto aproximadamente de 2.000 calorías. Durante los primeros meses de embarazo, la cantidad de calorías deben mantenerse entre 2.000 y 2.200 aproximadamente por día. Conforme a la gestación progresa los requerimientos del niño aumentan y el consumo de calorías por parte de la madre puede llegar a 2.600</w:t>
      </w:r>
      <w:r>
        <w:rPr>
          <w:rFonts w:ascii="Arial" w:eastAsia="Times New Roman" w:hAnsi="Arial" w:cs="Arial"/>
          <w:lang w:eastAsia="es-BO"/>
        </w:rPr>
        <w:t>. Al final del embarazo g</w:t>
      </w:r>
      <w:r w:rsidRPr="00D05D3E">
        <w:rPr>
          <w:rFonts w:ascii="Arial" w:eastAsia="Times New Roman" w:hAnsi="Arial" w:cs="Arial"/>
          <w:lang w:eastAsia="es-BO"/>
        </w:rPr>
        <w:t>eneralmente la actividad de la madre disminuye, no es necesario aumentar la ingesta calórica.</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El sobrepeso conlleva adversos problemas como son: dolores de pie, piernas, espalda, el corazón tiene que realizar mayor esfuerzo, pierde agilidad y es mas propensa a caídas, los kilos de exceso no significan un bebé más grande y saludable, significa más problemas durante el parto y kilos demás en la madre después del parto.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El aumento total de peso durante el embarazo se considera que debe ser </w:t>
      </w:r>
      <w:smartTag w:uri="urn:schemas-microsoft-com:office:smarttags" w:element="metricconverter">
        <w:smartTagPr>
          <w:attr w:name="ProductID" w:val="10 Kg"/>
        </w:smartTagPr>
        <w:r w:rsidRPr="00D05D3E">
          <w:rPr>
            <w:rFonts w:ascii="Arial" w:eastAsia="Times New Roman" w:hAnsi="Arial" w:cs="Arial"/>
            <w:lang w:eastAsia="es-BO"/>
          </w:rPr>
          <w:t>10 Kg</w:t>
        </w:r>
      </w:smartTag>
      <w:r w:rsidRPr="00D05D3E">
        <w:rPr>
          <w:rFonts w:ascii="Arial" w:eastAsia="Times New Roman" w:hAnsi="Arial" w:cs="Arial"/>
          <w:lang w:eastAsia="es-BO"/>
        </w:rPr>
        <w:t xml:space="preserve">. a </w:t>
      </w:r>
      <w:smartTag w:uri="urn:schemas-microsoft-com:office:smarttags" w:element="metricconverter">
        <w:smartTagPr>
          <w:attr w:name="ProductID" w:val="12 Kg"/>
        </w:smartTagPr>
        <w:r w:rsidRPr="00D05D3E">
          <w:rPr>
            <w:rFonts w:ascii="Arial" w:eastAsia="Times New Roman" w:hAnsi="Arial" w:cs="Arial"/>
            <w:lang w:eastAsia="es-BO"/>
          </w:rPr>
          <w:t>12 Kg</w:t>
        </w:r>
      </w:smartTag>
      <w:r w:rsidRPr="00D05D3E">
        <w:rPr>
          <w:rFonts w:ascii="Arial" w:eastAsia="Times New Roman" w:hAnsi="Arial" w:cs="Arial"/>
          <w:lang w:eastAsia="es-BO"/>
        </w:rPr>
        <w:t>. Distribuidos más o menos en la siguiente forma:</w:t>
      </w:r>
    </w:p>
    <w:tbl>
      <w:tblPr>
        <w:tblW w:w="3000" w:type="pct"/>
        <w:jc w:val="center"/>
        <w:tblCellSpacing w:w="15" w:type="dxa"/>
        <w:shd w:val="clear" w:color="auto" w:fill="990000"/>
        <w:tblCellMar>
          <w:top w:w="15" w:type="dxa"/>
          <w:left w:w="15" w:type="dxa"/>
          <w:bottom w:w="15" w:type="dxa"/>
          <w:right w:w="15" w:type="dxa"/>
        </w:tblCellMar>
        <w:tblLook w:val="04A0"/>
      </w:tblPr>
      <w:tblGrid>
        <w:gridCol w:w="5697"/>
      </w:tblGrid>
      <w:tr w:rsidR="00EF38D7" w:rsidRPr="00D05D3E">
        <w:trPr>
          <w:tblCellSpacing w:w="15" w:type="dxa"/>
          <w:jc w:val="center"/>
        </w:trPr>
        <w:tc>
          <w:tcPr>
            <w:tcW w:w="0" w:type="auto"/>
            <w:shd w:val="clear" w:color="auto" w:fill="FFFFFF"/>
            <w:vAlign w:val="center"/>
          </w:tcPr>
          <w:tbl>
            <w:tblPr>
              <w:tblW w:w="5000" w:type="pct"/>
              <w:jc w:val="center"/>
              <w:tblCellSpacing w:w="15" w:type="dxa"/>
              <w:tblCellMar>
                <w:top w:w="15" w:type="dxa"/>
                <w:left w:w="15" w:type="dxa"/>
                <w:bottom w:w="15" w:type="dxa"/>
                <w:right w:w="15" w:type="dxa"/>
              </w:tblCellMar>
              <w:tblLook w:val="04A0"/>
            </w:tblPr>
            <w:tblGrid>
              <w:gridCol w:w="5607"/>
            </w:tblGrid>
            <w:tr w:rsidR="00EF38D7" w:rsidRPr="00D05D3E">
              <w:trPr>
                <w:tblCellSpacing w:w="15" w:type="dxa"/>
                <w:jc w:val="center"/>
              </w:trPr>
              <w:tc>
                <w:tcPr>
                  <w:tcW w:w="0" w:type="auto"/>
                  <w:tcBorders>
                    <w:top w:val="nil"/>
                    <w:left w:val="nil"/>
                    <w:bottom w:val="nil"/>
                    <w:right w:val="nil"/>
                  </w:tcBorders>
                  <w:vAlign w:val="center"/>
                </w:tcPr>
                <w:p w:rsidR="00EF38D7" w:rsidRPr="00D05D3E" w:rsidRDefault="00EF38D7" w:rsidP="00364147">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del bebé </w:t>
                  </w:r>
                  <w:smartTag w:uri="urn:schemas-microsoft-com:office:smarttags" w:element="metricconverter">
                    <w:smartTagPr>
                      <w:attr w:name="ProductID" w:val="3,500 Kg"/>
                    </w:smartTagPr>
                    <w:r w:rsidRPr="00D05D3E">
                      <w:rPr>
                        <w:rFonts w:ascii="Arial" w:eastAsia="Times New Roman" w:hAnsi="Arial" w:cs="Arial"/>
                        <w:lang w:eastAsia="es-BO"/>
                      </w:rPr>
                      <w:t>3,500 Kg</w:t>
                    </w:r>
                  </w:smartTag>
                  <w:r w:rsidRPr="00D05D3E">
                    <w:rPr>
                      <w:rFonts w:ascii="Arial" w:eastAsia="Times New Roman" w:hAnsi="Arial" w:cs="Arial"/>
                      <w:lang w:eastAsia="es-BO"/>
                    </w:rPr>
                    <w:t>.</w:t>
                  </w:r>
                </w:p>
              </w:tc>
            </w:tr>
            <w:tr w:rsidR="00EF38D7" w:rsidRPr="00D05D3E">
              <w:trPr>
                <w:tblCellSpacing w:w="15" w:type="dxa"/>
                <w:jc w:val="center"/>
              </w:trPr>
              <w:tc>
                <w:tcPr>
                  <w:tcW w:w="0" w:type="auto"/>
                  <w:tcBorders>
                    <w:top w:val="nil"/>
                    <w:left w:val="nil"/>
                    <w:bottom w:val="nil"/>
                    <w:right w:val="nil"/>
                  </w:tcBorders>
                  <w:vAlign w:val="center"/>
                </w:tcPr>
                <w:p w:rsidR="00EF38D7" w:rsidRPr="00D05D3E" w:rsidRDefault="00EF38D7" w:rsidP="00364147">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la placenta </w:t>
                  </w:r>
                  <w:smartTag w:uri="urn:schemas-microsoft-com:office:smarttags" w:element="metricconverter">
                    <w:smartTagPr>
                      <w:attr w:name="ProductID" w:val="0,500 Kg"/>
                    </w:smartTagPr>
                    <w:r w:rsidRPr="00D05D3E">
                      <w:rPr>
                        <w:rFonts w:ascii="Arial" w:eastAsia="Times New Roman" w:hAnsi="Arial" w:cs="Arial"/>
                        <w:lang w:eastAsia="es-BO"/>
                      </w:rPr>
                      <w:t>0,500 Kg</w:t>
                    </w:r>
                  </w:smartTag>
                  <w:r w:rsidRPr="00D05D3E">
                    <w:rPr>
                      <w:rFonts w:ascii="Arial" w:eastAsia="Times New Roman" w:hAnsi="Arial" w:cs="Arial"/>
                      <w:lang w:eastAsia="es-BO"/>
                    </w:rPr>
                    <w:t>.</w:t>
                  </w:r>
                </w:p>
              </w:tc>
            </w:tr>
            <w:tr w:rsidR="00EF38D7" w:rsidRPr="00D05D3E">
              <w:trPr>
                <w:tblCellSpacing w:w="15" w:type="dxa"/>
                <w:jc w:val="center"/>
              </w:trPr>
              <w:tc>
                <w:tcPr>
                  <w:tcW w:w="0" w:type="auto"/>
                  <w:tcBorders>
                    <w:top w:val="nil"/>
                    <w:left w:val="nil"/>
                    <w:bottom w:val="nil"/>
                    <w:right w:val="nil"/>
                  </w:tcBorders>
                  <w:vAlign w:val="center"/>
                </w:tcPr>
                <w:p w:rsidR="00EF38D7" w:rsidRPr="00D05D3E" w:rsidRDefault="00EF38D7" w:rsidP="00364147">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del líquido amniótico </w:t>
                  </w:r>
                  <w:smartTag w:uri="urn:schemas-microsoft-com:office:smarttags" w:element="metricconverter">
                    <w:smartTagPr>
                      <w:attr w:name="ProductID" w:val="1,000 Kg"/>
                    </w:smartTagPr>
                    <w:r w:rsidRPr="00D05D3E">
                      <w:rPr>
                        <w:rFonts w:ascii="Arial" w:eastAsia="Times New Roman" w:hAnsi="Arial" w:cs="Arial"/>
                        <w:lang w:eastAsia="es-BO"/>
                      </w:rPr>
                      <w:t>1,000 Kg</w:t>
                    </w:r>
                  </w:smartTag>
                  <w:r w:rsidRPr="00D05D3E">
                    <w:rPr>
                      <w:rFonts w:ascii="Arial" w:eastAsia="Times New Roman" w:hAnsi="Arial" w:cs="Arial"/>
                      <w:lang w:eastAsia="es-BO"/>
                    </w:rPr>
                    <w:t>.</w:t>
                  </w:r>
                </w:p>
              </w:tc>
            </w:tr>
            <w:tr w:rsidR="00EF38D7" w:rsidRPr="00D05D3E">
              <w:trPr>
                <w:tblCellSpacing w:w="15" w:type="dxa"/>
                <w:jc w:val="center"/>
              </w:trPr>
              <w:tc>
                <w:tcPr>
                  <w:tcW w:w="0" w:type="auto"/>
                  <w:tcBorders>
                    <w:top w:val="nil"/>
                    <w:left w:val="nil"/>
                    <w:bottom w:val="nil"/>
                    <w:right w:val="nil"/>
                  </w:tcBorders>
                  <w:vAlign w:val="center"/>
                </w:tcPr>
                <w:p w:rsidR="00EF38D7" w:rsidRPr="00D05D3E" w:rsidRDefault="00EF38D7" w:rsidP="00364147">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tejidos uterinos </w:t>
                  </w:r>
                  <w:smartTag w:uri="urn:schemas-microsoft-com:office:smarttags" w:element="metricconverter">
                    <w:smartTagPr>
                      <w:attr w:name="ProductID" w:val="1,000 Kg"/>
                    </w:smartTagPr>
                    <w:r w:rsidRPr="00D05D3E">
                      <w:rPr>
                        <w:rFonts w:ascii="Arial" w:eastAsia="Times New Roman" w:hAnsi="Arial" w:cs="Arial"/>
                        <w:lang w:eastAsia="es-BO"/>
                      </w:rPr>
                      <w:t>1,000 Kg</w:t>
                    </w:r>
                  </w:smartTag>
                  <w:r w:rsidRPr="00D05D3E">
                    <w:rPr>
                      <w:rFonts w:ascii="Arial" w:eastAsia="Times New Roman" w:hAnsi="Arial" w:cs="Arial"/>
                      <w:lang w:eastAsia="es-BO"/>
                    </w:rPr>
                    <w:t>.</w:t>
                  </w:r>
                </w:p>
              </w:tc>
            </w:tr>
            <w:tr w:rsidR="00EF38D7" w:rsidRPr="00D05D3E">
              <w:trPr>
                <w:tblCellSpacing w:w="15" w:type="dxa"/>
                <w:jc w:val="center"/>
              </w:trPr>
              <w:tc>
                <w:tcPr>
                  <w:tcW w:w="0" w:type="auto"/>
                  <w:tcBorders>
                    <w:top w:val="nil"/>
                    <w:left w:val="nil"/>
                    <w:bottom w:val="nil"/>
                    <w:right w:val="nil"/>
                  </w:tcBorders>
                  <w:vAlign w:val="center"/>
                </w:tcPr>
                <w:p w:rsidR="00EF38D7" w:rsidRPr="00D05D3E" w:rsidRDefault="00EF38D7" w:rsidP="00364147">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tejido mamario </w:t>
                  </w:r>
                  <w:smartTag w:uri="urn:schemas-microsoft-com:office:smarttags" w:element="metricconverter">
                    <w:smartTagPr>
                      <w:attr w:name="ProductID" w:val="1,000 Kg"/>
                    </w:smartTagPr>
                    <w:r w:rsidRPr="00D05D3E">
                      <w:rPr>
                        <w:rFonts w:ascii="Arial" w:eastAsia="Times New Roman" w:hAnsi="Arial" w:cs="Arial"/>
                        <w:lang w:eastAsia="es-BO"/>
                      </w:rPr>
                      <w:t>1,000 Kg</w:t>
                    </w:r>
                  </w:smartTag>
                  <w:r w:rsidRPr="00D05D3E">
                    <w:rPr>
                      <w:rFonts w:ascii="Arial" w:eastAsia="Times New Roman" w:hAnsi="Arial" w:cs="Arial"/>
                      <w:lang w:eastAsia="es-BO"/>
                    </w:rPr>
                    <w:t>.</w:t>
                  </w:r>
                </w:p>
              </w:tc>
            </w:tr>
            <w:tr w:rsidR="00EF38D7" w:rsidRPr="00D05D3E">
              <w:trPr>
                <w:tblCellSpacing w:w="15" w:type="dxa"/>
                <w:jc w:val="center"/>
              </w:trPr>
              <w:tc>
                <w:tcPr>
                  <w:tcW w:w="0" w:type="auto"/>
                  <w:tcBorders>
                    <w:top w:val="nil"/>
                    <w:left w:val="nil"/>
                    <w:bottom w:val="nil"/>
                    <w:right w:val="nil"/>
                  </w:tcBorders>
                  <w:vAlign w:val="center"/>
                </w:tcPr>
                <w:p w:rsidR="00EF38D7" w:rsidRPr="00D05D3E" w:rsidRDefault="00EF38D7" w:rsidP="00364147">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agua y grasa retenida </w:t>
                  </w:r>
                  <w:smartTag w:uri="urn:schemas-microsoft-com:office:smarttags" w:element="metricconverter">
                    <w:smartTagPr>
                      <w:attr w:name="ProductID" w:val="3,000 Kg"/>
                    </w:smartTagPr>
                    <w:r w:rsidRPr="00D05D3E">
                      <w:rPr>
                        <w:rFonts w:ascii="Arial" w:eastAsia="Times New Roman" w:hAnsi="Arial" w:cs="Arial"/>
                        <w:lang w:eastAsia="es-BO"/>
                      </w:rPr>
                      <w:t>3,000 Kg</w:t>
                    </w:r>
                  </w:smartTag>
                  <w:r w:rsidRPr="00D05D3E">
                    <w:rPr>
                      <w:rFonts w:ascii="Arial" w:eastAsia="Times New Roman" w:hAnsi="Arial" w:cs="Arial"/>
                      <w:lang w:eastAsia="es-BO"/>
                    </w:rPr>
                    <w:t>.</w:t>
                  </w:r>
                </w:p>
              </w:tc>
            </w:tr>
            <w:tr w:rsidR="00EF38D7" w:rsidRPr="00D05D3E">
              <w:trPr>
                <w:tblCellSpacing w:w="15" w:type="dxa"/>
                <w:jc w:val="center"/>
              </w:trPr>
              <w:tc>
                <w:tcPr>
                  <w:tcW w:w="0" w:type="auto"/>
                  <w:tcBorders>
                    <w:top w:val="nil"/>
                    <w:left w:val="nil"/>
                    <w:bottom w:val="nil"/>
                    <w:right w:val="nil"/>
                  </w:tcBorders>
                  <w:vAlign w:val="center"/>
                </w:tcPr>
                <w:p w:rsidR="00EF38D7" w:rsidRPr="00D05D3E" w:rsidRDefault="00EF38D7" w:rsidP="00364147">
                  <w:pPr>
                    <w:spacing w:after="0" w:line="360" w:lineRule="auto"/>
                    <w:jc w:val="both"/>
                    <w:rPr>
                      <w:rFonts w:ascii="Arial" w:eastAsia="Times New Roman" w:hAnsi="Arial" w:cs="Arial"/>
                      <w:lang w:eastAsia="es-BO"/>
                    </w:rPr>
                  </w:pPr>
                  <w:r w:rsidRPr="00D05D3E">
                    <w:rPr>
                      <w:rFonts w:ascii="Arial" w:eastAsia="Times New Roman" w:hAnsi="Arial" w:cs="Arial"/>
                      <w:b/>
                      <w:bCs/>
                      <w:lang w:eastAsia="es-BO"/>
                    </w:rPr>
                    <w:t xml:space="preserve">TOTAL </w:t>
                  </w:r>
                  <w:smartTag w:uri="urn:schemas-microsoft-com:office:smarttags" w:element="metricconverter">
                    <w:smartTagPr>
                      <w:attr w:name="ProductID" w:val="10,000 Kg"/>
                    </w:smartTagPr>
                    <w:r w:rsidRPr="00D05D3E">
                      <w:rPr>
                        <w:rFonts w:ascii="Arial" w:eastAsia="Times New Roman" w:hAnsi="Arial" w:cs="Arial"/>
                        <w:b/>
                        <w:bCs/>
                        <w:lang w:eastAsia="es-BO"/>
                      </w:rPr>
                      <w:t>10,000 Kg</w:t>
                    </w:r>
                  </w:smartTag>
                  <w:r w:rsidRPr="00D05D3E">
                    <w:rPr>
                      <w:rFonts w:ascii="Arial" w:eastAsia="Times New Roman" w:hAnsi="Arial" w:cs="Arial"/>
                      <w:b/>
                      <w:bCs/>
                      <w:lang w:eastAsia="es-BO"/>
                    </w:rPr>
                    <w:t>.</w:t>
                  </w:r>
                </w:p>
              </w:tc>
            </w:tr>
          </w:tbl>
          <w:p w:rsidR="00EF38D7" w:rsidRPr="00D05D3E" w:rsidRDefault="00EF38D7" w:rsidP="00364147">
            <w:pPr>
              <w:spacing w:after="0" w:line="360" w:lineRule="auto"/>
              <w:jc w:val="both"/>
              <w:rPr>
                <w:rFonts w:ascii="Arial" w:eastAsia="Times New Roman" w:hAnsi="Arial" w:cs="Arial"/>
                <w:lang w:eastAsia="es-BO"/>
              </w:rPr>
            </w:pPr>
          </w:p>
        </w:tc>
      </w:tr>
    </w:tbl>
    <w:p w:rsidR="00EF38D7" w:rsidRPr="00D05D3E" w:rsidRDefault="00EF38D7" w:rsidP="00EF38D7">
      <w:pPr>
        <w:spacing w:after="100" w:afterAutospacing="1" w:line="360" w:lineRule="auto"/>
        <w:jc w:val="both"/>
        <w:rPr>
          <w:rFonts w:ascii="Arial" w:eastAsia="Times New Roman" w:hAnsi="Arial" w:cs="Arial"/>
          <w:lang w:eastAsia="es-BO"/>
        </w:rPr>
      </w:pP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La alimentación durante el embarazo constituye un factor de vital importancia para la correcta formación y crecimiento del bebé. Numerosos estudios demuestran la relación existente entre la alimentación materna durante la gestación y la salud y crecimiento de su niño. Especial relación existe entre la dieta materna y el desarrollo neurológico, por ejemplo: se conoce que una alimentación deficiente en ácido fólico puede ocasionar defectos en la médula espinal.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Además, está demostrado que la alimentación también se relaciona con el curso del embarazo, por ejemplo: una alimentación inadecuada puede ocasionar complicaciones como anemia y/o preeclampsia durante el embarazo y muchos de los desagradables síntomas que se pueden sufrir durante la gestación tales como fatiga, estreñimiento o calambres, pudieran minimizarse con una dieta adecuada.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lastRenderedPageBreak/>
        <w:t xml:space="preserve">Si bien es cierto que la embarazada debe consumir más calorías que las que ingería antes de quedar embarazada para alimentarse y para nutrir a su bebé, también es cierto que los requerimientos del niño durante los primeros meses de gestación son relativamente pequeños y pueden cubrirse aumentando ligeramente el consumo calórico. Durante el primer trimestre de gestación, bastarán unas 300 calorías adicionales diarias para cubrir éstos requerimientos.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Sin embargo, no resulta conveniente contar obsesivamente cada caloría consumida, simplemente se deberán escoger los alimentos en base a los 8 principios básicos descritos y pesarse semanalmente en una balanza confiable, para comprobar que el aumento de peso sea lo más constante posible, sin subidas ni bajadas bruscas. Para ello, deberá pesarse siempre a la misma hora y en condiciones similares, por ejemplo, en la mañana después de evacuar y desnuda. </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Durante el primer trimestre de gestación, el aumento de peso debería estar entre </w:t>
      </w:r>
      <w:smartTag w:uri="urn:schemas-microsoft-com:office:smarttags" w:element="metricconverter">
        <w:smartTagPr>
          <w:attr w:name="ProductID" w:val="1,400 Kg"/>
        </w:smartTagPr>
        <w:r w:rsidRPr="00D05D3E">
          <w:rPr>
            <w:rFonts w:ascii="Arial" w:eastAsia="Times New Roman" w:hAnsi="Arial" w:cs="Arial"/>
            <w:lang w:eastAsia="es-BO"/>
          </w:rPr>
          <w:t>1,400 Kg</w:t>
        </w:r>
      </w:smartTag>
      <w:r w:rsidRPr="00D05D3E">
        <w:rPr>
          <w:rFonts w:ascii="Arial" w:eastAsia="Times New Roman" w:hAnsi="Arial" w:cs="Arial"/>
          <w:lang w:eastAsia="es-BO"/>
        </w:rPr>
        <w:t xml:space="preserve"> a </w:t>
      </w:r>
      <w:smartTag w:uri="urn:schemas-microsoft-com:office:smarttags" w:element="metricconverter">
        <w:smartTagPr>
          <w:attr w:name="ProductID" w:val="1,800 Kg"/>
        </w:smartTagPr>
        <w:r w:rsidRPr="00D05D3E">
          <w:rPr>
            <w:rFonts w:ascii="Arial" w:eastAsia="Times New Roman" w:hAnsi="Arial" w:cs="Arial"/>
            <w:lang w:eastAsia="es-BO"/>
          </w:rPr>
          <w:t>1,800 Kg</w:t>
        </w:r>
      </w:smartTag>
      <w:r w:rsidRPr="00D05D3E">
        <w:rPr>
          <w:rFonts w:ascii="Arial" w:eastAsia="Times New Roman" w:hAnsi="Arial" w:cs="Arial"/>
          <w:lang w:eastAsia="es-BO"/>
        </w:rPr>
        <w:t xml:space="preserve"> y luego unos </w:t>
      </w:r>
      <w:smartTag w:uri="urn:schemas-microsoft-com:office:smarttags" w:element="metricconverter">
        <w:smartTagPr>
          <w:attr w:name="ProductID" w:val="400 a"/>
        </w:smartTagPr>
        <w:r w:rsidRPr="00D05D3E">
          <w:rPr>
            <w:rFonts w:ascii="Arial" w:eastAsia="Times New Roman" w:hAnsi="Arial" w:cs="Arial"/>
            <w:lang w:eastAsia="es-BO"/>
          </w:rPr>
          <w:t>400 a</w:t>
        </w:r>
      </w:smartTag>
      <w:r w:rsidRPr="00D05D3E">
        <w:rPr>
          <w:rFonts w:ascii="Arial" w:eastAsia="Times New Roman" w:hAnsi="Arial" w:cs="Arial"/>
          <w:lang w:eastAsia="es-BO"/>
        </w:rPr>
        <w:t xml:space="preserve"> </w:t>
      </w:r>
      <w:smartTag w:uri="urn:schemas-microsoft-com:office:smarttags" w:element="metricconverter">
        <w:smartTagPr>
          <w:attr w:name="ProductID" w:val="500 gramos"/>
        </w:smartTagPr>
        <w:r w:rsidRPr="00D05D3E">
          <w:rPr>
            <w:rFonts w:ascii="Arial" w:eastAsia="Times New Roman" w:hAnsi="Arial" w:cs="Arial"/>
            <w:lang w:eastAsia="es-BO"/>
          </w:rPr>
          <w:t>500 gramos</w:t>
        </w:r>
      </w:smartTag>
      <w:r w:rsidRPr="00D05D3E">
        <w:rPr>
          <w:rFonts w:ascii="Arial" w:eastAsia="Times New Roman" w:hAnsi="Arial" w:cs="Arial"/>
          <w:lang w:eastAsia="es-BO"/>
        </w:rPr>
        <w:t xml:space="preserve"> semanales durante el segundo trimestre y hasta el octavo mes. Para todo el noveno mes unos </w:t>
      </w:r>
      <w:smartTag w:uri="urn:schemas-microsoft-com:office:smarttags" w:element="metricconverter">
        <w:smartTagPr>
          <w:attr w:name="ProductID" w:val="400 a"/>
        </w:smartTagPr>
        <w:r w:rsidRPr="00D05D3E">
          <w:rPr>
            <w:rFonts w:ascii="Arial" w:eastAsia="Times New Roman" w:hAnsi="Arial" w:cs="Arial"/>
            <w:lang w:eastAsia="es-BO"/>
          </w:rPr>
          <w:t>400 a</w:t>
        </w:r>
      </w:smartTag>
      <w:r w:rsidRPr="00D05D3E">
        <w:rPr>
          <w:rFonts w:ascii="Arial" w:eastAsia="Times New Roman" w:hAnsi="Arial" w:cs="Arial"/>
          <w:lang w:eastAsia="es-BO"/>
        </w:rPr>
        <w:t xml:space="preserve"> </w:t>
      </w:r>
      <w:smartTag w:uri="urn:schemas-microsoft-com:office:smarttags" w:element="metricconverter">
        <w:smartTagPr>
          <w:attr w:name="ProductID" w:val="500 gramos"/>
        </w:smartTagPr>
        <w:r w:rsidRPr="00D05D3E">
          <w:rPr>
            <w:rFonts w:ascii="Arial" w:eastAsia="Times New Roman" w:hAnsi="Arial" w:cs="Arial"/>
            <w:lang w:eastAsia="es-BO"/>
          </w:rPr>
          <w:t>500 gramos</w:t>
        </w:r>
      </w:smartTag>
      <w:r w:rsidRPr="00D05D3E">
        <w:rPr>
          <w:rFonts w:ascii="Arial" w:eastAsia="Times New Roman" w:hAnsi="Arial" w:cs="Arial"/>
          <w:lang w:eastAsia="es-BO"/>
        </w:rPr>
        <w:t xml:space="preserve">. </w:t>
      </w:r>
      <w:r w:rsidRPr="00D05D3E">
        <w:rPr>
          <w:rFonts w:ascii="Arial" w:eastAsia="Times New Roman" w:hAnsi="Arial" w:cs="Arial"/>
          <w:lang w:eastAsia="es-BO"/>
        </w:rPr>
        <w:br/>
        <w:t xml:space="preserve">Por lo tanto, el aumento de peso de la embarazada debería oscilar, aproximadamente entre: </w:t>
      </w:r>
    </w:p>
    <w:p w:rsidR="00EF38D7" w:rsidRPr="00D05D3E" w:rsidRDefault="00EF38D7" w:rsidP="00EF38D7">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1,4 - </w:t>
      </w:r>
      <w:smartTag w:uri="urn:schemas-microsoft-com:office:smarttags" w:element="metricconverter">
        <w:smartTagPr>
          <w:attr w:name="ProductID" w:val="1,8 kg"/>
        </w:smartTagPr>
        <w:r w:rsidRPr="00D05D3E">
          <w:rPr>
            <w:rFonts w:ascii="Arial" w:eastAsia="Times New Roman" w:hAnsi="Arial" w:cs="Arial"/>
            <w:lang w:eastAsia="es-BO"/>
          </w:rPr>
          <w:t>1,8 kg</w:t>
        </w:r>
      </w:smartTag>
      <w:r w:rsidRPr="00D05D3E">
        <w:rPr>
          <w:rFonts w:ascii="Arial" w:eastAsia="Times New Roman" w:hAnsi="Arial" w:cs="Arial"/>
          <w:lang w:eastAsia="es-BO"/>
        </w:rPr>
        <w:t xml:space="preserve"> en el primer trimestre</w:t>
      </w:r>
    </w:p>
    <w:p w:rsidR="00EF38D7" w:rsidRPr="00D05D3E" w:rsidRDefault="00EF38D7" w:rsidP="00EF38D7">
      <w:pPr>
        <w:spacing w:after="0" w:line="360" w:lineRule="auto"/>
        <w:jc w:val="both"/>
        <w:rPr>
          <w:rFonts w:ascii="Arial" w:eastAsia="Times New Roman" w:hAnsi="Arial" w:cs="Arial"/>
          <w:lang w:eastAsia="es-BO"/>
        </w:rPr>
      </w:pPr>
      <w:smartTag w:uri="urn:schemas-microsoft-com:office:smarttags" w:element="metricconverter">
        <w:smartTagPr>
          <w:attr w:name="ProductID" w:val="5,5 a"/>
        </w:smartTagPr>
        <w:r w:rsidRPr="00D05D3E">
          <w:rPr>
            <w:rFonts w:ascii="Arial" w:eastAsia="Times New Roman" w:hAnsi="Arial" w:cs="Arial"/>
            <w:lang w:eastAsia="es-BO"/>
          </w:rPr>
          <w:t>5,5 a</w:t>
        </w:r>
      </w:smartTag>
      <w:r w:rsidRPr="00D05D3E">
        <w:rPr>
          <w:rFonts w:ascii="Arial" w:eastAsia="Times New Roman" w:hAnsi="Arial" w:cs="Arial"/>
          <w:lang w:eastAsia="es-BO"/>
        </w:rPr>
        <w:t xml:space="preserve"> </w:t>
      </w:r>
      <w:smartTag w:uri="urn:schemas-microsoft-com:office:smarttags" w:element="metricconverter">
        <w:smartTagPr>
          <w:attr w:name="ProductID" w:val="6,5 Kg"/>
        </w:smartTagPr>
        <w:r w:rsidRPr="00D05D3E">
          <w:rPr>
            <w:rFonts w:ascii="Arial" w:eastAsia="Times New Roman" w:hAnsi="Arial" w:cs="Arial"/>
            <w:lang w:eastAsia="es-BO"/>
          </w:rPr>
          <w:t>6,5 Kg</w:t>
        </w:r>
      </w:smartTag>
      <w:r w:rsidRPr="00D05D3E">
        <w:rPr>
          <w:rFonts w:ascii="Arial" w:eastAsia="Times New Roman" w:hAnsi="Arial" w:cs="Arial"/>
          <w:lang w:eastAsia="es-BO"/>
        </w:rPr>
        <w:t>. en el segundo trimestre</w:t>
      </w:r>
    </w:p>
    <w:p w:rsidR="00EF38D7" w:rsidRPr="00D05D3E" w:rsidRDefault="00EF38D7" w:rsidP="00EF38D7">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3,5 - </w:t>
      </w:r>
      <w:smartTag w:uri="urn:schemas-microsoft-com:office:smarttags" w:element="metricconverter">
        <w:smartTagPr>
          <w:attr w:name="ProductID" w:val="4,5 kg"/>
        </w:smartTagPr>
        <w:r w:rsidRPr="00D05D3E">
          <w:rPr>
            <w:rFonts w:ascii="Arial" w:eastAsia="Times New Roman" w:hAnsi="Arial" w:cs="Arial"/>
            <w:lang w:eastAsia="es-BO"/>
          </w:rPr>
          <w:t>4,5 kg</w:t>
        </w:r>
      </w:smartTag>
      <w:r w:rsidRPr="00D05D3E">
        <w:rPr>
          <w:rFonts w:ascii="Arial" w:eastAsia="Times New Roman" w:hAnsi="Arial" w:cs="Arial"/>
          <w:lang w:eastAsia="es-BO"/>
        </w:rPr>
        <w:t xml:space="preserve"> en el tercer trimestre.</w:t>
      </w:r>
    </w:p>
    <w:p w:rsidR="00EF38D7" w:rsidRPr="00D05D3E" w:rsidRDefault="00EF38D7" w:rsidP="00EF38D7">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10,4 - 11,8 Kgrs. en total </w:t>
      </w:r>
    </w:p>
    <w:p w:rsidR="00EF38D7" w:rsidRPr="00D05D3E" w:rsidRDefault="00EF38D7" w:rsidP="00EF38D7">
      <w:pPr>
        <w:spacing w:after="0" w:line="360" w:lineRule="auto"/>
        <w:jc w:val="both"/>
        <w:rPr>
          <w:rFonts w:ascii="Arial" w:eastAsia="Times New Roman" w:hAnsi="Arial" w:cs="Arial"/>
          <w:lang w:eastAsia="es-BO"/>
        </w:rPr>
      </w:pPr>
    </w:p>
    <w:p w:rsidR="00EF38D7" w:rsidRPr="00D05D3E" w:rsidRDefault="00EF38D7" w:rsidP="00EF38D7">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Dado que estos valores son aproximados, podemos considerar razonable y seguro un aumento de peso promedio entre los 11 y 16 kilos, durante toda la gestación. Sin embargo, existen muchas mujeres con necesidades especiales, por ejemplo aquellas que comienzan su embarazo con un peso muy bajo o con sobrepeso o las que presentan un embarazo múltiple, que deberán ganar más o menos peso según sus necesidades y que deberán vigilar estrechamente la progresión de su peso. </w:t>
      </w:r>
    </w:p>
    <w:p w:rsidR="00EF38D7" w:rsidRPr="00D05D3E" w:rsidRDefault="00EF38D7" w:rsidP="00EF38D7">
      <w:pPr>
        <w:spacing w:after="0" w:line="360" w:lineRule="auto"/>
        <w:jc w:val="both"/>
        <w:rPr>
          <w:rFonts w:ascii="Arial" w:eastAsia="Times New Roman" w:hAnsi="Arial" w:cs="Arial"/>
          <w:lang w:eastAsia="es-BO"/>
        </w:rPr>
      </w:pPr>
    </w:p>
    <w:p w:rsidR="00EF38D7" w:rsidRPr="00D05D3E" w:rsidRDefault="00EF38D7" w:rsidP="00EF38D7">
      <w:pPr>
        <w:spacing w:line="360" w:lineRule="auto"/>
        <w:jc w:val="both"/>
        <w:rPr>
          <w:rFonts w:ascii="Arial" w:eastAsia="Times New Roman" w:hAnsi="Arial" w:cs="Arial"/>
          <w:lang w:eastAsia="es-BO"/>
        </w:rPr>
      </w:pPr>
      <w:r w:rsidRPr="00D05D3E">
        <w:rPr>
          <w:rFonts w:ascii="Arial" w:eastAsia="Times New Roman" w:hAnsi="Arial" w:cs="Arial"/>
          <w:lang w:eastAsia="es-BO"/>
        </w:rPr>
        <w:t xml:space="preserve">Cuando la embarazada mantiene un aumento de peso dentro de los límites mencionados, estará consumiendo el número de calorías adecuado, cuando el aumento de peso es mayor será porque consume demasiadas calorías y en el caso contrario, estará consumiendo menos de las necesarias. </w:t>
      </w:r>
    </w:p>
    <w:p w:rsidR="00EF38D7" w:rsidRPr="00D05D3E" w:rsidRDefault="00EF38D7" w:rsidP="00EF38D7">
      <w:pPr>
        <w:spacing w:after="0" w:line="360" w:lineRule="auto"/>
        <w:jc w:val="both"/>
        <w:rPr>
          <w:rFonts w:ascii="Arial" w:eastAsia="Times New Roman" w:hAnsi="Arial" w:cs="Arial"/>
          <w:lang w:eastAsia="es-BO"/>
        </w:rPr>
      </w:pPr>
    </w:p>
    <w:p w:rsidR="00EF38D7" w:rsidRPr="00D05D3E" w:rsidRDefault="00EF38D7" w:rsidP="00EF38D7">
      <w:pPr>
        <w:pStyle w:val="Ttulo2"/>
        <w:spacing w:after="0" w:line="360" w:lineRule="auto"/>
        <w:ind w:left="1134"/>
        <w:rPr>
          <w:rStyle w:val="normal0"/>
          <w:rFonts w:cs="Arial"/>
        </w:rPr>
      </w:pPr>
      <w:bookmarkStart w:id="141" w:name="_Toc286835450"/>
      <w:r w:rsidRPr="00D05D3E">
        <w:rPr>
          <w:rStyle w:val="normal0"/>
          <w:rFonts w:cs="Arial"/>
        </w:rPr>
        <w:lastRenderedPageBreak/>
        <w:t xml:space="preserve">EFECTOS </w:t>
      </w:r>
      <w:r>
        <w:rPr>
          <w:rStyle w:val="normal0"/>
          <w:rFonts w:cs="Arial"/>
        </w:rPr>
        <w:t xml:space="preserve">DE </w:t>
      </w:r>
      <w:smartTag w:uri="urn:schemas-microsoft-com:office:smarttags" w:element="PersonName">
        <w:smartTagPr>
          <w:attr w:name="ProductID" w:val="LA DESNUTRICIÓN  EN"/>
        </w:smartTagPr>
        <w:r>
          <w:rPr>
            <w:rStyle w:val="normal0"/>
            <w:rFonts w:cs="Arial"/>
          </w:rPr>
          <w:t>LA DESNUTRICI</w:t>
        </w:r>
        <w:r w:rsidRPr="00AB1D2C">
          <w:rPr>
            <w:rStyle w:val="normal0"/>
            <w:rFonts w:cs="Arial"/>
          </w:rPr>
          <w:t>Ó</w:t>
        </w:r>
        <w:r w:rsidRPr="00D05D3E">
          <w:rPr>
            <w:rStyle w:val="normal0"/>
            <w:rFonts w:cs="Arial"/>
          </w:rPr>
          <w:t xml:space="preserve">N </w:t>
        </w:r>
        <w:r>
          <w:rPr>
            <w:rStyle w:val="normal0"/>
            <w:rFonts w:cs="Arial"/>
          </w:rPr>
          <w:t xml:space="preserve"> </w:t>
        </w:r>
        <w:r w:rsidRPr="00D05D3E">
          <w:rPr>
            <w:rStyle w:val="normal0"/>
            <w:rFonts w:cs="Arial"/>
          </w:rPr>
          <w:t>EN</w:t>
        </w:r>
      </w:smartTag>
      <w:r w:rsidRPr="00D05D3E">
        <w:rPr>
          <w:rStyle w:val="normal0"/>
          <w:rFonts w:cs="Arial"/>
        </w:rPr>
        <w:t xml:space="preserve"> BOLIVIA</w:t>
      </w:r>
      <w:bookmarkEnd w:id="141"/>
    </w:p>
    <w:p w:rsidR="00EF38D7" w:rsidRPr="00D05D3E" w:rsidRDefault="00EF38D7" w:rsidP="00EF38D7">
      <w:pPr>
        <w:spacing w:before="240" w:after="0" w:line="360" w:lineRule="auto"/>
      </w:pPr>
    </w:p>
    <w:p w:rsidR="00EF38D7" w:rsidRPr="00D05D3E" w:rsidRDefault="00EF38D7" w:rsidP="00EF38D7">
      <w:pPr>
        <w:spacing w:line="360" w:lineRule="auto"/>
        <w:jc w:val="both"/>
        <w:rPr>
          <w:rStyle w:val="normal0"/>
          <w:rFonts w:ascii="Arial" w:hAnsi="Arial" w:cs="Arial"/>
        </w:rPr>
      </w:pPr>
      <w:smartTag w:uri="urn:schemas-microsoft-com:office:smarttags" w:element="PersonName">
        <w:smartTagPr>
          <w:attr w:name="ProductID" w:val="La Agencia"/>
        </w:smartTagPr>
        <w:r w:rsidRPr="00D05D3E">
          <w:rPr>
            <w:rStyle w:val="normal0"/>
            <w:rFonts w:ascii="Arial" w:hAnsi="Arial" w:cs="Arial"/>
          </w:rPr>
          <w:t>La Agencia</w:t>
        </w:r>
      </w:smartTag>
      <w:r w:rsidRPr="00D05D3E">
        <w:rPr>
          <w:rStyle w:val="normal0"/>
          <w:rFonts w:ascii="Arial" w:hAnsi="Arial" w:cs="Arial"/>
        </w:rPr>
        <w:t xml:space="preserve"> de Noticias Fides, señala también, que en Bolivia el impacto de la desnutrición significó más de 28.000 casos en la población menor de 5 años. El PMA estableció que la desnutrición llega al 26 por ciento en el país. </w:t>
      </w:r>
    </w:p>
    <w:p w:rsidR="00EF38D7" w:rsidRPr="00D05D3E" w:rsidRDefault="00EF38D7" w:rsidP="00EF38D7">
      <w:pPr>
        <w:spacing w:line="360" w:lineRule="auto"/>
        <w:jc w:val="both"/>
        <w:rPr>
          <w:rStyle w:val="normal0"/>
          <w:rFonts w:ascii="Arial" w:hAnsi="Arial" w:cs="Arial"/>
        </w:rPr>
      </w:pPr>
      <w:r w:rsidRPr="00D05D3E">
        <w:rPr>
          <w:rStyle w:val="normal0"/>
          <w:rFonts w:ascii="Arial" w:hAnsi="Arial" w:cs="Arial"/>
        </w:rPr>
        <w:t>De acuerdo con el PMA, cada año</w:t>
      </w:r>
      <w:r>
        <w:rPr>
          <w:rStyle w:val="normal0"/>
          <w:rFonts w:ascii="Arial" w:hAnsi="Arial" w:cs="Arial"/>
        </w:rPr>
        <w:t>, equivalente al diez por ciento,</w:t>
      </w:r>
      <w:r w:rsidRPr="00D05D3E">
        <w:rPr>
          <w:rStyle w:val="normal0"/>
          <w:rFonts w:ascii="Arial" w:hAnsi="Arial" w:cs="Arial"/>
        </w:rPr>
        <w:t xml:space="preserve"> mueren 623 mujeres por complicaciones del embarazo, parto y posparto; 222 pierden la vida por cada 100 mil nacidos vivos, y 27 niños fallecen por cada 1.000 nacidos vivos. El 50 por ciento de la mortalidad infantil está representada por las muertes neonatales (menores de un año), y el 40 por ciento restante por niños menores de cinco años</w:t>
      </w:r>
      <w:r w:rsidRPr="00D05D3E">
        <w:rPr>
          <w:rStyle w:val="Refdenotaalpie"/>
          <w:rFonts w:ascii="Arial" w:hAnsi="Arial" w:cs="Arial"/>
        </w:rPr>
        <w:footnoteReference w:id="6"/>
      </w:r>
      <w:r w:rsidRPr="00D05D3E">
        <w:rPr>
          <w:rStyle w:val="normal0"/>
          <w:rFonts w:ascii="Arial" w:hAnsi="Arial" w:cs="Arial"/>
        </w:rPr>
        <w:t>.</w:t>
      </w:r>
      <w:r w:rsidRPr="00D05D3E">
        <w:rPr>
          <w:rFonts w:ascii="Arial" w:hAnsi="Arial" w:cs="Arial"/>
          <w:noProof/>
          <w:lang w:val="es-ES"/>
        </w:rPr>
        <w:t xml:space="preserve"> (FIDES, 2009)</w:t>
      </w:r>
      <w:r w:rsidRPr="00D05D3E">
        <w:rPr>
          <w:rStyle w:val="normal0"/>
          <w:rFonts w:ascii="Arial" w:hAnsi="Arial" w:cs="Arial"/>
        </w:rPr>
        <w:t xml:space="preserve"> </w:t>
      </w:r>
    </w:p>
    <w:p w:rsidR="00EF38D7" w:rsidRPr="00D05D3E" w:rsidRDefault="00EF38D7" w:rsidP="00EF38D7">
      <w:pPr>
        <w:spacing w:line="360" w:lineRule="auto"/>
        <w:jc w:val="both"/>
        <w:rPr>
          <w:rStyle w:val="normal0"/>
          <w:rFonts w:ascii="Arial" w:hAnsi="Arial" w:cs="Arial"/>
        </w:rPr>
      </w:pPr>
      <w:r w:rsidRPr="00D05D3E">
        <w:rPr>
          <w:rFonts w:ascii="Arial" w:hAnsi="Arial" w:cs="Arial"/>
        </w:rPr>
        <w:br/>
      </w:r>
      <w:r w:rsidRPr="00D05D3E">
        <w:rPr>
          <w:rStyle w:val="normal0"/>
          <w:rFonts w:ascii="Arial" w:hAnsi="Arial" w:cs="Arial"/>
        </w:rPr>
        <w:t xml:space="preserve">En ese marco se estableció que la pérdida de productividad por la muerte de personas con desnutrición durante el 2005, alcanzó los 319 millones de dólares. Por lo que se considera que el impacto social y económico de la desnutrición infantil demanda gastos adicionales en Salud y Educación. </w:t>
      </w:r>
    </w:p>
    <w:p w:rsidR="00EF38D7" w:rsidRPr="00D05D3E" w:rsidRDefault="00EF38D7" w:rsidP="00EF38D7">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El impacto de la desnutrición infantil en las tasas de morbilidad a nivel nacional significó más de 28 mil casos adicionales a las enfermedades registradas durante el año, señala el estudio. En cuanto a la mortalidad, se estimó que del total de muertes ocurridas entre la población menor de 5 años, casi 16 mil casos (18%) estaban asociados a la desnutrición. </w:t>
      </w:r>
    </w:p>
    <w:p w:rsidR="00EF38D7" w:rsidRPr="00D05D3E" w:rsidRDefault="00EF38D7" w:rsidP="00EF38D7">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El costo público y privado en salud se incrementó en US$13,9 millones por la mayor atención de patologías derivadas de la desnutrición infantil, afirma el estudio. Esto equivalió al 0,15% del PIB y al 4,3% del gasto público nacional en salud. De ese costo, el 95% fue asumido por el sector público. </w:t>
      </w:r>
    </w:p>
    <w:p w:rsidR="00EF38D7" w:rsidRPr="00D05D3E" w:rsidRDefault="00EF38D7" w:rsidP="00EF38D7">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En tanto, los estudiantes de primaria y secundaria con desnutrición cursaron, en promedio, 2,8 años menos que los escolares no desnutridos. Esto se debió en parte a que un gran número de menores con desnutrición en su etapa preescolar ni siquiera llegó a cursar el primer año de primaria. </w:t>
      </w:r>
    </w:p>
    <w:p w:rsidR="00EF38D7" w:rsidRPr="00D05D3E" w:rsidRDefault="00EF38D7" w:rsidP="00EF38D7">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lastRenderedPageBreak/>
        <w:t xml:space="preserve">La desnutrición también generó 1.936 repitentes adicionales -44% en primaria y 56% en secundaria-, con una mayor concentración entres quienes sufrieron desnutrición antes de cumplir los 5 años. La tasa de reprobación escolar significó un costo adicional de operación del sistema educativo boliviano de más de US$400 mil, equivalente al 0,6% del gasto social en educación. </w:t>
      </w:r>
    </w:p>
    <w:p w:rsidR="00EF38D7" w:rsidRPr="00D05D3E" w:rsidRDefault="00EF38D7" w:rsidP="00EF38D7">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La menor escolaridad debido a problemas de desnutrición derivó en la pérdida de productividad de US$219 millones, equivalentes al 12,6% del gasto social, 32,1% del gasto público en educación y alrededor de 2,3% del PIB. </w:t>
      </w:r>
    </w:p>
    <w:p w:rsidR="00EF38D7" w:rsidRPr="00D05D3E" w:rsidRDefault="00EF38D7" w:rsidP="00EF38D7">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Por otra parte, la pérdida de la productividad por la muerte de personas con desnutrición, que ese año pudieron haberse integrado a la fuerza laboral, alcanzó los US$319 millones, correspondientes al 3,4% del PIB.</w:t>
      </w:r>
      <w:r w:rsidRPr="00D05D3E">
        <w:rPr>
          <w:rStyle w:val="Refdenotaalpie"/>
          <w:rFonts w:ascii="Arial" w:eastAsia="Times New Roman" w:hAnsi="Arial" w:cs="Arial"/>
          <w:lang w:eastAsia="es-ES_tradnl"/>
        </w:rPr>
        <w:footnoteReference w:id="7"/>
      </w:r>
    </w:p>
    <w:p w:rsidR="00EF38D7" w:rsidRPr="00D05D3E" w:rsidRDefault="00EF38D7" w:rsidP="00EF38D7">
      <w:pPr>
        <w:spacing w:after="0" w:line="360" w:lineRule="auto"/>
        <w:jc w:val="both"/>
        <w:rPr>
          <w:rFonts w:ascii="Arial" w:eastAsia="Times New Roman" w:hAnsi="Arial" w:cs="Arial"/>
          <w:lang w:eastAsia="es-ES_tradnl"/>
        </w:rPr>
      </w:pPr>
    </w:p>
    <w:p w:rsidR="00EF38D7" w:rsidRPr="00D05D3E" w:rsidRDefault="00EF38D7" w:rsidP="00EF38D7">
      <w:pPr>
        <w:pStyle w:val="Ttulo2"/>
        <w:spacing w:before="0" w:after="0" w:line="360" w:lineRule="auto"/>
        <w:ind w:left="1134"/>
        <w:rPr>
          <w:lang w:eastAsia="es-ES_tradnl"/>
        </w:rPr>
      </w:pPr>
      <w:bookmarkStart w:id="142" w:name="_Toc286835451"/>
      <w:r w:rsidRPr="00D05D3E">
        <w:rPr>
          <w:lang w:eastAsia="es-ES_tradnl"/>
        </w:rPr>
        <w:t>POBREZA:</w:t>
      </w:r>
      <w:bookmarkEnd w:id="142"/>
    </w:p>
    <w:p w:rsidR="00EF38D7" w:rsidRPr="00D05D3E" w:rsidRDefault="00EF38D7" w:rsidP="00EF38D7">
      <w:pPr>
        <w:spacing w:after="0" w:line="360" w:lineRule="auto"/>
        <w:rPr>
          <w:lang w:eastAsia="es-ES_tradnl"/>
        </w:rPr>
      </w:pPr>
    </w:p>
    <w:p w:rsidR="00EF38D7" w:rsidRPr="00D05D3E" w:rsidRDefault="00EF38D7" w:rsidP="00EF38D7">
      <w:pPr>
        <w:spacing w:after="100" w:afterAutospacing="1" w:line="360" w:lineRule="auto"/>
        <w:jc w:val="both"/>
        <w:rPr>
          <w:rFonts w:ascii="Arial" w:hAnsi="Arial" w:cs="Arial"/>
        </w:rPr>
      </w:pPr>
      <w:r w:rsidRPr="00D05D3E">
        <w:rPr>
          <w:rFonts w:ascii="Arial" w:eastAsia="Times New Roman" w:hAnsi="Arial" w:cs="Arial"/>
          <w:lang w:eastAsia="es-ES_tradnl"/>
        </w:rPr>
        <w:t>Es</w:t>
      </w:r>
      <w:r w:rsidRPr="00D05D3E">
        <w:rPr>
          <w:rFonts w:ascii="Arial" w:hAnsi="Arial" w:cs="Arial"/>
        </w:rPr>
        <w:t xml:space="preserve"> la carencia de </w:t>
      </w:r>
      <w:hyperlink r:id="rId8" w:history="1">
        <w:r w:rsidRPr="00D05D3E">
          <w:rPr>
            <w:rStyle w:val="Hipervnculo"/>
            <w:color w:val="auto"/>
            <w:sz w:val="22"/>
            <w:szCs w:val="22"/>
          </w:rPr>
          <w:t>recursos</w:t>
        </w:r>
      </w:hyperlink>
      <w:r w:rsidRPr="00D05D3E">
        <w:rPr>
          <w:rFonts w:ascii="Arial" w:hAnsi="Arial" w:cs="Arial"/>
        </w:rPr>
        <w:t xml:space="preserve"> necesarios para satisfacer la necesidad de una población o </w:t>
      </w:r>
      <w:hyperlink r:id="rId9" w:history="1">
        <w:r w:rsidRPr="00D05D3E">
          <w:rPr>
            <w:rStyle w:val="Hipervnculo"/>
            <w:color w:val="auto"/>
            <w:sz w:val="22"/>
            <w:szCs w:val="22"/>
          </w:rPr>
          <w:t>grupo</w:t>
        </w:r>
      </w:hyperlink>
      <w:r w:rsidRPr="00D05D3E">
        <w:rPr>
          <w:rFonts w:ascii="Arial" w:hAnsi="Arial" w:cs="Arial"/>
        </w:rPr>
        <w:t xml:space="preserve"> de personas especificas, sin tampoco tener la capacidad y oportunidad de como producir esos recursos necesarios.</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Sin duda la pobreza es relativa y se mide de diferentes formas. La definición de pobreza exige el </w:t>
      </w:r>
      <w:hyperlink r:id="rId10" w:anchor="ANALIT" w:history="1">
        <w:r w:rsidRPr="00D05D3E">
          <w:rPr>
            <w:rStyle w:val="Hipervnculo"/>
            <w:color w:val="auto"/>
            <w:sz w:val="22"/>
            <w:szCs w:val="22"/>
          </w:rPr>
          <w:t>análisis</w:t>
        </w:r>
      </w:hyperlink>
      <w:r w:rsidRPr="00D05D3E">
        <w:rPr>
          <w:rFonts w:ascii="Arial" w:hAnsi="Arial" w:cs="Arial"/>
          <w:sz w:val="22"/>
          <w:szCs w:val="22"/>
        </w:rPr>
        <w:t xml:space="preserve"> previo de la situación socioeconómica general de cada  área o región, y de los patrones culturales que expresan el </w:t>
      </w:r>
      <w:hyperlink r:id="rId11" w:history="1">
        <w:r w:rsidRPr="00D05D3E">
          <w:rPr>
            <w:rStyle w:val="Hipervnculo"/>
            <w:color w:val="auto"/>
            <w:sz w:val="22"/>
            <w:szCs w:val="22"/>
          </w:rPr>
          <w:t>estilo de vida</w:t>
        </w:r>
      </w:hyperlink>
      <w:r w:rsidRPr="00D05D3E">
        <w:rPr>
          <w:rFonts w:ascii="Arial" w:hAnsi="Arial" w:cs="Arial"/>
          <w:sz w:val="22"/>
          <w:szCs w:val="22"/>
        </w:rPr>
        <w:t xml:space="preserve"> dominante en ella.</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Por ejemplo para un habitante de un país desarrollado ser pobre tal vez signifique no tener automóvil, casa de verano, etcétera, mientras que en un país no desarrollado, en vías de desarrollo o subdesarrollado, signifique no tener que comer, vestir o con que curarse. Sin embargo, en sus respectivas </w:t>
      </w:r>
      <w:hyperlink r:id="rId12" w:history="1">
        <w:r w:rsidRPr="00D05D3E">
          <w:rPr>
            <w:rStyle w:val="Hipervnculo"/>
            <w:color w:val="auto"/>
            <w:sz w:val="22"/>
            <w:szCs w:val="22"/>
          </w:rPr>
          <w:t>sociedades</w:t>
        </w:r>
      </w:hyperlink>
      <w:r w:rsidRPr="00D05D3E">
        <w:rPr>
          <w:rFonts w:ascii="Arial" w:hAnsi="Arial" w:cs="Arial"/>
          <w:sz w:val="22"/>
          <w:szCs w:val="22"/>
        </w:rPr>
        <w:t xml:space="preserve">, ambos son pobres, porque pertenecen al escalón más bajo de la </w:t>
      </w:r>
      <w:hyperlink r:id="rId13" w:history="1">
        <w:r w:rsidRPr="00D05D3E">
          <w:rPr>
            <w:rStyle w:val="Hipervnculo"/>
            <w:color w:val="auto"/>
            <w:sz w:val="22"/>
            <w:szCs w:val="22"/>
          </w:rPr>
          <w:t>distribución</w:t>
        </w:r>
      </w:hyperlink>
      <w:r w:rsidRPr="00D05D3E">
        <w:rPr>
          <w:rFonts w:ascii="Arial" w:hAnsi="Arial" w:cs="Arial"/>
          <w:sz w:val="22"/>
          <w:szCs w:val="22"/>
        </w:rPr>
        <w:t xml:space="preserve"> del ingreso.</w:t>
      </w:r>
    </w:p>
    <w:p w:rsidR="00EF38D7" w:rsidRPr="00D05D3E" w:rsidRDefault="00EF38D7" w:rsidP="00EF38D7">
      <w:pPr>
        <w:pStyle w:val="NormalWeb"/>
        <w:spacing w:before="0" w:beforeAutospacing="0" w:after="0" w:afterAutospacing="0" w:line="360" w:lineRule="auto"/>
        <w:jc w:val="both"/>
        <w:rPr>
          <w:rFonts w:ascii="Arial" w:hAnsi="Arial" w:cs="Arial"/>
          <w:sz w:val="22"/>
          <w:szCs w:val="22"/>
        </w:rPr>
      </w:pPr>
    </w:p>
    <w:p w:rsidR="00EF38D7" w:rsidRPr="00D05D3E" w:rsidRDefault="00EF38D7" w:rsidP="00EF38D7">
      <w:pPr>
        <w:pStyle w:val="Ttulo2"/>
        <w:spacing w:before="0" w:after="0" w:line="360" w:lineRule="auto"/>
        <w:ind w:left="1134"/>
      </w:pPr>
      <w:bookmarkStart w:id="143" w:name="_Toc286835452"/>
      <w:r w:rsidRPr="00D05D3E">
        <w:t xml:space="preserve">CARACTERÍSTICAS DE </w:t>
      </w:r>
      <w:smartTag w:uri="urn:schemas-microsoft-com:office:smarttags" w:element="PersonName">
        <w:smartTagPr>
          <w:attr w:name="ProductID" w:val="LA POBREZA"/>
        </w:smartTagPr>
        <w:r w:rsidRPr="00D05D3E">
          <w:t>LA POBREZA</w:t>
        </w:r>
      </w:smartTag>
      <w:bookmarkEnd w:id="143"/>
    </w:p>
    <w:p w:rsidR="00EF38D7" w:rsidRPr="00D05D3E" w:rsidRDefault="00EF38D7" w:rsidP="00EF38D7">
      <w:pPr>
        <w:spacing w:after="0" w:line="360" w:lineRule="auto"/>
      </w:pPr>
    </w:p>
    <w:p w:rsidR="00EF38D7" w:rsidRPr="00D05D3E" w:rsidRDefault="00EF38D7" w:rsidP="00EF38D7">
      <w:pPr>
        <w:pStyle w:val="NormalWeb"/>
        <w:spacing w:before="0" w:beforeAutospacing="0" w:line="360" w:lineRule="auto"/>
        <w:rPr>
          <w:rFonts w:ascii="Arial" w:hAnsi="Arial" w:cs="Arial"/>
          <w:sz w:val="22"/>
          <w:szCs w:val="22"/>
        </w:rPr>
      </w:pPr>
      <w:r w:rsidRPr="00D05D3E">
        <w:rPr>
          <w:rFonts w:ascii="Arial" w:hAnsi="Arial" w:cs="Arial"/>
          <w:sz w:val="22"/>
          <w:szCs w:val="22"/>
        </w:rPr>
        <w:lastRenderedPageBreak/>
        <w:t>Las características de la pobreza son sus mismas cualidades intrínsecas y va arraigada y sujeta a la falta de uno u otro renglón socioeconómico:</w:t>
      </w:r>
    </w:p>
    <w:p w:rsidR="00EF38D7" w:rsidRPr="00D05D3E" w:rsidRDefault="00EF38D7" w:rsidP="00EF38D7">
      <w:pPr>
        <w:spacing w:after="100" w:afterAutospacing="1" w:line="240" w:lineRule="auto"/>
        <w:ind w:left="360"/>
        <w:rPr>
          <w:rFonts w:ascii="Arial" w:hAnsi="Arial" w:cs="Arial"/>
        </w:rPr>
      </w:pPr>
      <w:r w:rsidRPr="00D05D3E">
        <w:rPr>
          <w:rFonts w:ascii="Arial" w:hAnsi="Arial" w:cs="Arial"/>
        </w:rPr>
        <w:t>Falta de Salud</w:t>
      </w:r>
    </w:p>
    <w:p w:rsidR="00EF38D7" w:rsidRPr="00D05D3E" w:rsidRDefault="00EF38D7" w:rsidP="00EF38D7">
      <w:pPr>
        <w:spacing w:after="100" w:afterAutospacing="1" w:line="240" w:lineRule="auto"/>
        <w:ind w:left="360"/>
        <w:rPr>
          <w:rFonts w:ascii="Arial" w:hAnsi="Arial" w:cs="Arial"/>
        </w:rPr>
      </w:pPr>
      <w:r w:rsidRPr="00D05D3E">
        <w:rPr>
          <w:rFonts w:ascii="Arial" w:hAnsi="Arial" w:cs="Arial"/>
        </w:rPr>
        <w:t>Falta de Vivienda</w:t>
      </w:r>
    </w:p>
    <w:p w:rsidR="00EF38D7" w:rsidRPr="00D05D3E" w:rsidRDefault="00EF38D7" w:rsidP="00EF38D7">
      <w:pPr>
        <w:spacing w:after="100" w:afterAutospacing="1" w:line="240" w:lineRule="auto"/>
        <w:ind w:left="360"/>
        <w:rPr>
          <w:rFonts w:ascii="Arial" w:hAnsi="Arial" w:cs="Arial"/>
        </w:rPr>
      </w:pPr>
      <w:r w:rsidRPr="00D05D3E">
        <w:rPr>
          <w:rFonts w:ascii="Arial" w:hAnsi="Arial" w:cs="Arial"/>
        </w:rPr>
        <w:t>Falta de Ingresos</w:t>
      </w:r>
    </w:p>
    <w:p w:rsidR="00EF38D7" w:rsidRPr="00D05D3E" w:rsidRDefault="00EF38D7" w:rsidP="00EF38D7">
      <w:pPr>
        <w:spacing w:after="100" w:afterAutospacing="1" w:line="240" w:lineRule="auto"/>
        <w:ind w:left="360"/>
        <w:rPr>
          <w:rFonts w:ascii="Arial" w:hAnsi="Arial" w:cs="Arial"/>
        </w:rPr>
      </w:pPr>
      <w:r w:rsidRPr="00D05D3E">
        <w:rPr>
          <w:rFonts w:ascii="Arial" w:hAnsi="Arial" w:cs="Arial"/>
        </w:rPr>
        <w:t>Falta de Empleo</w:t>
      </w:r>
    </w:p>
    <w:p w:rsidR="00EF38D7" w:rsidRPr="00D05D3E" w:rsidRDefault="00EF38D7" w:rsidP="00EF38D7">
      <w:pPr>
        <w:spacing w:after="100" w:afterAutospacing="1" w:line="240" w:lineRule="auto"/>
        <w:ind w:left="360"/>
        <w:rPr>
          <w:rFonts w:ascii="Arial" w:hAnsi="Arial" w:cs="Arial"/>
        </w:rPr>
      </w:pPr>
      <w:r w:rsidRPr="00D05D3E">
        <w:rPr>
          <w:rFonts w:ascii="Arial" w:hAnsi="Arial" w:cs="Arial"/>
        </w:rPr>
        <w:t xml:space="preserve">Falta de </w:t>
      </w:r>
      <w:hyperlink r:id="rId14" w:history="1">
        <w:r w:rsidRPr="00D05D3E">
          <w:rPr>
            <w:rStyle w:val="Hipervnculo"/>
            <w:color w:val="auto"/>
            <w:sz w:val="22"/>
            <w:szCs w:val="22"/>
          </w:rPr>
          <w:t>Agricultura</w:t>
        </w:r>
      </w:hyperlink>
      <w:r w:rsidRPr="00D05D3E">
        <w:rPr>
          <w:rFonts w:ascii="Arial" w:hAnsi="Arial" w:cs="Arial"/>
        </w:rPr>
        <w:t xml:space="preserve"> estable</w:t>
      </w:r>
    </w:p>
    <w:p w:rsidR="00EF38D7" w:rsidRPr="00D05D3E" w:rsidRDefault="00EF38D7" w:rsidP="00EF38D7">
      <w:pPr>
        <w:spacing w:after="100" w:afterAutospacing="1" w:line="240" w:lineRule="auto"/>
        <w:ind w:left="360"/>
        <w:rPr>
          <w:rFonts w:ascii="Arial" w:hAnsi="Arial" w:cs="Arial"/>
        </w:rPr>
      </w:pPr>
      <w:r w:rsidRPr="00D05D3E">
        <w:rPr>
          <w:rFonts w:ascii="Arial" w:hAnsi="Arial" w:cs="Arial"/>
        </w:rPr>
        <w:t>Falta de Nutrición</w:t>
      </w:r>
    </w:p>
    <w:p w:rsidR="00EF38D7" w:rsidRPr="00D05D3E" w:rsidRDefault="00EF38D7" w:rsidP="00EF38D7">
      <w:pPr>
        <w:spacing w:after="100" w:afterAutospacing="1" w:line="240" w:lineRule="auto"/>
        <w:ind w:left="360"/>
        <w:rPr>
          <w:rFonts w:ascii="Arial" w:hAnsi="Arial" w:cs="Arial"/>
        </w:rPr>
      </w:pPr>
      <w:r w:rsidRPr="00D05D3E">
        <w:rPr>
          <w:rFonts w:ascii="Arial" w:hAnsi="Arial" w:cs="Arial"/>
        </w:rPr>
        <w:t>Falta de Tecnología</w:t>
      </w:r>
    </w:p>
    <w:p w:rsidR="00EF38D7" w:rsidRPr="00D05D3E" w:rsidRDefault="00EF38D7" w:rsidP="00EF38D7">
      <w:pPr>
        <w:spacing w:after="100" w:afterAutospacing="1" w:line="240" w:lineRule="auto"/>
        <w:ind w:left="360"/>
        <w:rPr>
          <w:rFonts w:ascii="Arial" w:hAnsi="Arial" w:cs="Arial"/>
        </w:rPr>
      </w:pPr>
      <w:r w:rsidRPr="00D05D3E">
        <w:rPr>
          <w:rFonts w:ascii="Arial" w:hAnsi="Arial" w:cs="Arial"/>
        </w:rPr>
        <w:t>Falta de Educación</w:t>
      </w:r>
    </w:p>
    <w:p w:rsidR="00EF38D7" w:rsidRPr="00D05D3E" w:rsidRDefault="00EF38D7" w:rsidP="00EF38D7">
      <w:pPr>
        <w:spacing w:after="100" w:afterAutospacing="1" w:line="240" w:lineRule="auto"/>
        <w:ind w:left="360"/>
        <w:rPr>
          <w:rFonts w:ascii="Arial" w:hAnsi="Arial" w:cs="Arial"/>
        </w:rPr>
      </w:pPr>
      <w:r w:rsidRPr="00D05D3E">
        <w:rPr>
          <w:rFonts w:ascii="Arial" w:hAnsi="Arial" w:cs="Arial"/>
        </w:rPr>
        <w:t>Mortalidad infantil</w:t>
      </w:r>
    </w:p>
    <w:p w:rsidR="00EF38D7" w:rsidRPr="00D05D3E" w:rsidRDefault="00EF38D7" w:rsidP="00EF38D7">
      <w:pPr>
        <w:spacing w:after="0" w:line="360" w:lineRule="auto"/>
        <w:ind w:left="360"/>
        <w:rPr>
          <w:rFonts w:ascii="Arial" w:hAnsi="Arial" w:cs="Arial"/>
        </w:rPr>
      </w:pPr>
    </w:p>
    <w:p w:rsidR="00EF38D7" w:rsidRPr="00D05D3E" w:rsidRDefault="00EF38D7" w:rsidP="00EF38D7">
      <w:pPr>
        <w:pStyle w:val="Ttulo2"/>
        <w:spacing w:before="0" w:after="0" w:line="360" w:lineRule="auto"/>
        <w:ind w:left="1134"/>
      </w:pPr>
      <w:r w:rsidRPr="00D05D3E">
        <w:t xml:space="preserve"> </w:t>
      </w:r>
      <w:bookmarkStart w:id="144" w:name="_Toc286835453"/>
      <w:r w:rsidRPr="00D05D3E">
        <w:t>TIPOS DE POBREZA</w:t>
      </w:r>
      <w:bookmarkEnd w:id="144"/>
    </w:p>
    <w:p w:rsidR="00EF38D7" w:rsidRPr="00D05D3E" w:rsidRDefault="00EF38D7" w:rsidP="00EF38D7">
      <w:pPr>
        <w:spacing w:after="0" w:line="360" w:lineRule="auto"/>
      </w:pP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Según varios autores y estudios del </w:t>
      </w:r>
      <w:hyperlink r:id="rId15" w:anchor="banco" w:history="1">
        <w:r w:rsidRPr="00D05D3E">
          <w:rPr>
            <w:rStyle w:val="Hipervnculo"/>
            <w:color w:val="auto"/>
            <w:sz w:val="22"/>
            <w:szCs w:val="22"/>
          </w:rPr>
          <w:t>Banco Mundial</w:t>
        </w:r>
      </w:hyperlink>
      <w:r w:rsidRPr="00D05D3E">
        <w:rPr>
          <w:rFonts w:ascii="Arial" w:hAnsi="Arial" w:cs="Arial"/>
          <w:sz w:val="22"/>
          <w:szCs w:val="22"/>
        </w:rPr>
        <w:t xml:space="preserve">, el </w:t>
      </w:r>
      <w:hyperlink r:id="rId16" w:history="1">
        <w:r w:rsidRPr="00D05D3E">
          <w:rPr>
            <w:rStyle w:val="Hipervnculo"/>
            <w:color w:val="auto"/>
            <w:sz w:val="22"/>
            <w:szCs w:val="22"/>
          </w:rPr>
          <w:t>Banco</w:t>
        </w:r>
      </w:hyperlink>
      <w:r w:rsidRPr="00D05D3E">
        <w:rPr>
          <w:rFonts w:ascii="Arial" w:hAnsi="Arial" w:cs="Arial"/>
          <w:sz w:val="22"/>
          <w:szCs w:val="22"/>
        </w:rPr>
        <w:t xml:space="preserve"> Interamericano de Desarrollo, y el Fondo Monetario Internacional, existen dos tipos de pobreza bases:</w:t>
      </w:r>
    </w:p>
    <w:p w:rsidR="00EF38D7" w:rsidRPr="00D05D3E" w:rsidRDefault="00EF38D7" w:rsidP="00EF38D7">
      <w:pPr>
        <w:pStyle w:val="Ttulo3"/>
        <w:spacing w:before="0" w:line="360" w:lineRule="auto"/>
        <w:ind w:left="1701"/>
      </w:pPr>
      <w:bookmarkStart w:id="145" w:name="_Toc286835454"/>
      <w:smartTag w:uri="urn:schemas-microsoft-com:office:smarttags" w:element="PersonName">
        <w:smartTagPr>
          <w:attr w:name="ProductID" w:val="La Pobreza Absoluta"/>
        </w:smartTagPr>
        <w:r w:rsidRPr="00D05D3E">
          <w:t>La Pobreza Absoluta</w:t>
        </w:r>
      </w:smartTag>
      <w:r w:rsidRPr="00D05D3E">
        <w:t>:</w:t>
      </w:r>
      <w:bookmarkEnd w:id="145"/>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En el primer caso se estipula que se debe diferenciar a los pobres de los no pobres, estableciendo una canasta mínima, de </w:t>
      </w:r>
      <w:hyperlink r:id="rId17" w:history="1">
        <w:r w:rsidRPr="00D05D3E">
          <w:rPr>
            <w:rStyle w:val="Hipervnculo"/>
            <w:color w:val="auto"/>
            <w:sz w:val="22"/>
            <w:szCs w:val="22"/>
          </w:rPr>
          <w:t>consumo</w:t>
        </w:r>
      </w:hyperlink>
      <w:r w:rsidRPr="00D05D3E">
        <w:rPr>
          <w:rFonts w:ascii="Arial" w:hAnsi="Arial" w:cs="Arial"/>
          <w:sz w:val="22"/>
          <w:szCs w:val="22"/>
        </w:rPr>
        <w:t xml:space="preserve"> representativa de las necesidades de la sociedad que se pretende analizar. Esta </w:t>
      </w:r>
      <w:hyperlink r:id="rId18" w:history="1">
        <w:r w:rsidRPr="00D05D3E">
          <w:rPr>
            <w:rStyle w:val="Hipervnculo"/>
            <w:color w:val="auto"/>
            <w:sz w:val="22"/>
            <w:szCs w:val="22"/>
          </w:rPr>
          <w:t>metodología</w:t>
        </w:r>
      </w:hyperlink>
      <w:r w:rsidRPr="00D05D3E">
        <w:rPr>
          <w:rFonts w:ascii="Arial" w:hAnsi="Arial" w:cs="Arial"/>
          <w:sz w:val="22"/>
          <w:szCs w:val="22"/>
        </w:rPr>
        <w:t xml:space="preserve"> permite detectar la pobreza </w:t>
      </w:r>
      <w:hyperlink r:id="rId19" w:history="1">
        <w:r w:rsidRPr="00D05D3E">
          <w:rPr>
            <w:rStyle w:val="Hipervnculo"/>
            <w:color w:val="auto"/>
            <w:sz w:val="22"/>
            <w:szCs w:val="22"/>
          </w:rPr>
          <w:t>crítica</w:t>
        </w:r>
      </w:hyperlink>
      <w:r w:rsidRPr="00D05D3E">
        <w:rPr>
          <w:rFonts w:ascii="Arial" w:hAnsi="Arial" w:cs="Arial"/>
          <w:sz w:val="22"/>
          <w:szCs w:val="22"/>
        </w:rPr>
        <w:t>, y dentro de ella la pobreza extrema.</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línea de pobreza crítica se determina en base al </w:t>
      </w:r>
      <w:hyperlink r:id="rId20" w:anchor="costo" w:history="1">
        <w:r w:rsidRPr="00D05D3E">
          <w:rPr>
            <w:rStyle w:val="Hipervnculo"/>
            <w:color w:val="auto"/>
            <w:sz w:val="22"/>
            <w:szCs w:val="22"/>
          </w:rPr>
          <w:t>costo</w:t>
        </w:r>
      </w:hyperlink>
      <w:r w:rsidRPr="00D05D3E">
        <w:rPr>
          <w:rFonts w:ascii="Arial" w:hAnsi="Arial" w:cs="Arial"/>
          <w:sz w:val="22"/>
          <w:szCs w:val="22"/>
        </w:rPr>
        <w:t xml:space="preserve"> total de la canasta de consumo, que incluye los </w:t>
      </w:r>
      <w:hyperlink r:id="rId21" w:anchor="ga" w:history="1">
        <w:r w:rsidRPr="00D05D3E">
          <w:rPr>
            <w:rStyle w:val="Hipervnculo"/>
            <w:color w:val="auto"/>
            <w:sz w:val="22"/>
            <w:szCs w:val="22"/>
          </w:rPr>
          <w:t>gastos</w:t>
        </w:r>
      </w:hyperlink>
      <w:r w:rsidRPr="00D05D3E">
        <w:rPr>
          <w:rFonts w:ascii="Arial" w:hAnsi="Arial" w:cs="Arial"/>
          <w:sz w:val="22"/>
          <w:szCs w:val="22"/>
        </w:rPr>
        <w:t xml:space="preserve"> de </w:t>
      </w:r>
      <w:hyperlink r:id="rId22" w:history="1">
        <w:r w:rsidRPr="00D05D3E">
          <w:rPr>
            <w:rStyle w:val="Hipervnculo"/>
            <w:color w:val="auto"/>
            <w:sz w:val="22"/>
            <w:szCs w:val="22"/>
          </w:rPr>
          <w:t>alimentación</w:t>
        </w:r>
      </w:hyperlink>
      <w:r w:rsidRPr="00D05D3E">
        <w:rPr>
          <w:rFonts w:ascii="Arial" w:hAnsi="Arial" w:cs="Arial"/>
          <w:sz w:val="22"/>
          <w:szCs w:val="22"/>
        </w:rPr>
        <w:t>, vivienda, salud, vestido y otros. La línea de pobreza extrema considera sólo los gastos de alimentación.</w:t>
      </w:r>
    </w:p>
    <w:p w:rsidR="00EF38D7" w:rsidRPr="00D05D3E" w:rsidRDefault="00EF38D7" w:rsidP="00EF38D7">
      <w:pPr>
        <w:pStyle w:val="Ttulo3"/>
        <w:spacing w:before="0" w:line="360" w:lineRule="auto"/>
        <w:ind w:left="1701"/>
      </w:pPr>
      <w:r w:rsidRPr="00D05D3E">
        <w:t xml:space="preserve"> </w:t>
      </w:r>
      <w:bookmarkStart w:id="146" w:name="_Toc286835455"/>
      <w:r w:rsidRPr="00D05D3E">
        <w:t>Pobreza Relativa:</w:t>
      </w:r>
      <w:bookmarkEnd w:id="146"/>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pobreza relativa trata que la misma sea relativa de las ciudades, campos, países, situaciones geográficas, etcétera. Por ejemplo la pobreza en el Desierto del Sahara es diferente a la pobreza en las montañas de Constanza, o la de la urbe de Suiza, Noruega o Suecia.</w:t>
      </w:r>
      <w:r w:rsidRPr="00D05D3E">
        <w:rPr>
          <w:rFonts w:ascii="Arial" w:hAnsi="Arial" w:cs="Arial"/>
          <w:sz w:val="22"/>
          <w:szCs w:val="22"/>
        </w:rPr>
        <w:br/>
      </w:r>
      <w:r w:rsidRPr="00D05D3E">
        <w:rPr>
          <w:rFonts w:ascii="Arial" w:hAnsi="Arial" w:cs="Arial"/>
          <w:sz w:val="22"/>
          <w:szCs w:val="22"/>
        </w:rPr>
        <w:lastRenderedPageBreak/>
        <w:t>En ese sentido cada sociedad, cada país, o cada "modus vivendi" tienen un nivel o canal de pobreza, viéndolo desde el punto de vista de la relatividad de las cosas. Dentro de esta pobreza podemos subdividir la misma en varios factores significativos para evaluar dichos niveles y estándares.</w:t>
      </w:r>
    </w:p>
    <w:p w:rsidR="00EF38D7" w:rsidRPr="00D05D3E" w:rsidRDefault="00EF38D7" w:rsidP="00EF38D7">
      <w:pPr>
        <w:pStyle w:val="Ttulo3"/>
        <w:spacing w:before="0" w:line="360" w:lineRule="auto"/>
        <w:ind w:left="1701"/>
      </w:pPr>
      <w:bookmarkStart w:id="147" w:name="_Toc286835456"/>
      <w:r w:rsidRPr="00D05D3E">
        <w:t>Pobreza Educativa:</w:t>
      </w:r>
      <w:bookmarkEnd w:id="147"/>
      <w:r w:rsidRPr="00D05D3E">
        <w:t xml:space="preserve"> </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pobreza educativa como su nombre lo manifiesta es la carencia de oportunidad de </w:t>
      </w:r>
      <w:hyperlink r:id="rId23" w:history="1">
        <w:r w:rsidRPr="00D05D3E">
          <w:rPr>
            <w:rStyle w:val="Hipervnculo"/>
            <w:color w:val="auto"/>
            <w:sz w:val="22"/>
            <w:szCs w:val="22"/>
          </w:rPr>
          <w:t>educación</w:t>
        </w:r>
      </w:hyperlink>
      <w:r w:rsidRPr="00D05D3E">
        <w:rPr>
          <w:rFonts w:ascii="Arial" w:hAnsi="Arial" w:cs="Arial"/>
          <w:sz w:val="22"/>
          <w:szCs w:val="22"/>
        </w:rPr>
        <w:t xml:space="preserve"> tanto </w:t>
      </w:r>
      <w:hyperlink r:id="rId24" w:history="1">
        <w:r w:rsidRPr="00D05D3E">
          <w:rPr>
            <w:rStyle w:val="Hipervnculo"/>
            <w:color w:val="auto"/>
            <w:sz w:val="22"/>
            <w:szCs w:val="22"/>
          </w:rPr>
          <w:t>laboral</w:t>
        </w:r>
      </w:hyperlink>
      <w:r w:rsidRPr="00D05D3E">
        <w:rPr>
          <w:rFonts w:ascii="Arial" w:hAnsi="Arial" w:cs="Arial"/>
          <w:sz w:val="22"/>
          <w:szCs w:val="22"/>
        </w:rPr>
        <w:t xml:space="preserve">, como pedagógica. Se dice que los pobres educativos son las personas de 15 años y más sin instrucción. La misma se puede subdividir en dos </w:t>
      </w:r>
      <w:hyperlink r:id="rId25" w:history="1">
        <w:r w:rsidRPr="00D05D3E">
          <w:rPr>
            <w:rStyle w:val="Hipervnculo"/>
            <w:color w:val="auto"/>
            <w:sz w:val="22"/>
            <w:szCs w:val="22"/>
          </w:rPr>
          <w:t>grupos</w:t>
        </w:r>
      </w:hyperlink>
      <w:r w:rsidRPr="00D05D3E">
        <w:rPr>
          <w:rFonts w:ascii="Arial" w:hAnsi="Arial" w:cs="Arial"/>
          <w:sz w:val="22"/>
          <w:szCs w:val="22"/>
        </w:rPr>
        <w:t xml:space="preserve"> :</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pobres Extremos Educativos y Los Pobres Moderados Educativos. Lógicamente ambos son segmentaciones de la pobreza educativa, pero no indican que los pobres que padezcan de cada una, o de solo una, deban padecer de otros tipos de pobreza (Por eso, este tipo de pobreza esta situada en la pobreza relativa).</w:t>
      </w:r>
    </w:p>
    <w:p w:rsidR="00EF38D7" w:rsidRPr="00D05D3E" w:rsidRDefault="00EF38D7" w:rsidP="00EF38D7">
      <w:pPr>
        <w:pStyle w:val="Ttulo3"/>
        <w:spacing w:before="0" w:line="360" w:lineRule="auto"/>
        <w:ind w:left="1701" w:hanging="708"/>
      </w:pPr>
      <w:bookmarkStart w:id="148" w:name="_Toc286835457"/>
      <w:r w:rsidRPr="00D05D3E">
        <w:t>Pobres Extremos Educativos</w:t>
      </w:r>
      <w:bookmarkEnd w:id="148"/>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Pobres Extremos Educativos [Sin contar a los indigentes] son los adultos con alguna instrucción pero sin primaria completa</w:t>
      </w:r>
    </w:p>
    <w:p w:rsidR="00EF38D7" w:rsidRPr="00D05D3E" w:rsidRDefault="00EF38D7" w:rsidP="00EF38D7">
      <w:pPr>
        <w:pStyle w:val="Ttulo3"/>
        <w:spacing w:before="0" w:line="360" w:lineRule="auto"/>
        <w:ind w:left="1701"/>
      </w:pPr>
      <w:bookmarkStart w:id="149" w:name="_Toc286835458"/>
      <w:r w:rsidRPr="00D05D3E">
        <w:t>Pobres Moderados</w:t>
      </w:r>
      <w:bookmarkEnd w:id="149"/>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Pobres Moderados Educativos [Sin pobreza extrema] son los que tienen la primaria, pero no tienen la secundaria completa.</w:t>
      </w:r>
    </w:p>
    <w:p w:rsidR="00EF38D7" w:rsidRPr="00D05D3E" w:rsidRDefault="00EF38D7" w:rsidP="00EF38D7">
      <w:pPr>
        <w:pStyle w:val="Ttulo3"/>
        <w:spacing w:before="0" w:line="360" w:lineRule="auto"/>
        <w:ind w:left="1701"/>
      </w:pPr>
      <w:bookmarkStart w:id="150" w:name="_Toc286835459"/>
      <w:r w:rsidRPr="00D05D3E">
        <w:t>Pobreza de Espacio Habitacional</w:t>
      </w:r>
      <w:bookmarkEnd w:id="150"/>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Esta pobreza es una variante modificada del hacinamiento. El sobre cupo es igual a las personas que habitan en viviendas sobre ocupadas (hacinadas), menos la capacidad de alojamiento, de acuerdo con las </w:t>
      </w:r>
      <w:hyperlink r:id="rId26" w:history="1">
        <w:r w:rsidRPr="00D05D3E">
          <w:rPr>
            <w:rStyle w:val="Hipervnculo"/>
            <w:color w:val="auto"/>
            <w:sz w:val="22"/>
            <w:szCs w:val="22"/>
          </w:rPr>
          <w:t>normas</w:t>
        </w:r>
      </w:hyperlink>
      <w:r w:rsidRPr="00D05D3E">
        <w:rPr>
          <w:rFonts w:ascii="Arial" w:hAnsi="Arial" w:cs="Arial"/>
          <w:sz w:val="22"/>
          <w:szCs w:val="22"/>
        </w:rPr>
        <w:t xml:space="preserve"> de esas viviendas, zonas, países, o regiones.</w:t>
      </w:r>
    </w:p>
    <w:p w:rsidR="00EF38D7" w:rsidRPr="00D05D3E" w:rsidRDefault="00EF38D7" w:rsidP="00EF38D7">
      <w:pPr>
        <w:pStyle w:val="NormalWeb"/>
        <w:spacing w:before="0" w:beforeAutospacing="0" w:after="0" w:afterAutospacing="0" w:line="360" w:lineRule="auto"/>
        <w:jc w:val="both"/>
        <w:rPr>
          <w:rFonts w:ascii="Arial" w:hAnsi="Arial" w:cs="Arial"/>
          <w:sz w:val="22"/>
          <w:szCs w:val="22"/>
        </w:rPr>
      </w:pPr>
      <w:r w:rsidRPr="00D05D3E">
        <w:rPr>
          <w:rFonts w:ascii="Arial" w:hAnsi="Arial" w:cs="Arial"/>
          <w:sz w:val="22"/>
          <w:szCs w:val="22"/>
        </w:rPr>
        <w:t>Muy separadamente de la realidad, las normas utilizadas y estipuladas son las de Coplamar, o sea, dos personas por habitación (sin contar las áreas comunes como tal), en el medio urbano, y en el medio rural, dos personas y media por habitación.</w:t>
      </w:r>
    </w:p>
    <w:p w:rsidR="00EF38D7" w:rsidRPr="00D05D3E" w:rsidRDefault="00EF38D7" w:rsidP="00EF38D7">
      <w:pPr>
        <w:pStyle w:val="NormalWeb"/>
        <w:spacing w:before="0" w:beforeAutospacing="0" w:after="0" w:afterAutospacing="0" w:line="360" w:lineRule="auto"/>
        <w:jc w:val="both"/>
        <w:rPr>
          <w:rFonts w:ascii="Arial" w:hAnsi="Arial" w:cs="Arial"/>
          <w:sz w:val="22"/>
          <w:szCs w:val="22"/>
        </w:rPr>
      </w:pPr>
    </w:p>
    <w:p w:rsidR="00EF38D7" w:rsidRPr="00D05D3E" w:rsidRDefault="00EF38D7" w:rsidP="00EF38D7">
      <w:pPr>
        <w:pStyle w:val="Ttulo2"/>
        <w:spacing w:before="0" w:after="0" w:line="360" w:lineRule="auto"/>
        <w:ind w:left="1134"/>
      </w:pPr>
      <w:bookmarkStart w:id="151" w:name="_Toc286835460"/>
      <w:r w:rsidRPr="00D05D3E">
        <w:t xml:space="preserve">FACTORES QUE INFLUYEN EN </w:t>
      </w:r>
      <w:smartTag w:uri="urn:schemas-microsoft-com:office:smarttags" w:element="PersonName">
        <w:smartTagPr>
          <w:attr w:name="ProductID" w:val="LA POBREZA"/>
        </w:smartTagPr>
        <w:r w:rsidRPr="00D05D3E">
          <w:t>LA POBREZA</w:t>
        </w:r>
      </w:smartTag>
      <w:bookmarkEnd w:id="151"/>
      <w:r w:rsidRPr="00D05D3E">
        <w:t xml:space="preserve"> </w:t>
      </w:r>
    </w:p>
    <w:p w:rsidR="00EF38D7" w:rsidRPr="00D05D3E" w:rsidRDefault="00EF38D7" w:rsidP="00EF38D7">
      <w:pPr>
        <w:pStyle w:val="NormalWeb"/>
        <w:spacing w:before="0" w:beforeAutospacing="0" w:after="0" w:afterAutospacing="0" w:line="360" w:lineRule="auto"/>
        <w:rPr>
          <w:rFonts w:ascii="Arial" w:hAnsi="Arial" w:cs="Arial"/>
          <w:sz w:val="22"/>
          <w:szCs w:val="22"/>
        </w:rPr>
      </w:pPr>
      <w:r w:rsidRPr="00D05D3E">
        <w:rPr>
          <w:rFonts w:ascii="Arial" w:hAnsi="Arial" w:cs="Arial"/>
          <w:sz w:val="22"/>
          <w:szCs w:val="22"/>
        </w:rPr>
        <w:br/>
        <w:t>Como mencionamos anteriormente la pobreza va relacionada a varios factores:</w:t>
      </w:r>
    </w:p>
    <w:p w:rsidR="00EF38D7" w:rsidRPr="00D05D3E" w:rsidRDefault="00EF38D7" w:rsidP="00EF38D7">
      <w:pPr>
        <w:pStyle w:val="NormalWeb"/>
        <w:spacing w:before="0" w:beforeAutospacing="0" w:after="0" w:afterAutospacing="0" w:line="360" w:lineRule="auto"/>
        <w:rPr>
          <w:rFonts w:ascii="Arial" w:hAnsi="Arial" w:cs="Arial"/>
          <w:sz w:val="22"/>
          <w:szCs w:val="22"/>
        </w:rPr>
      </w:pPr>
    </w:p>
    <w:p w:rsidR="00EF38D7" w:rsidRPr="00D05D3E" w:rsidRDefault="00EF38D7" w:rsidP="00EF38D7">
      <w:pPr>
        <w:spacing w:after="0" w:line="240" w:lineRule="auto"/>
        <w:ind w:left="360"/>
        <w:rPr>
          <w:rFonts w:ascii="Arial" w:hAnsi="Arial" w:cs="Arial"/>
        </w:rPr>
      </w:pPr>
      <w:r w:rsidRPr="00D05D3E">
        <w:rPr>
          <w:rFonts w:ascii="Arial" w:hAnsi="Arial" w:cs="Arial"/>
        </w:rPr>
        <w:lastRenderedPageBreak/>
        <w:t>Analfabetismo</w:t>
      </w:r>
    </w:p>
    <w:p w:rsidR="00EF38D7" w:rsidRPr="00D05D3E" w:rsidRDefault="00EF38D7" w:rsidP="00EF38D7">
      <w:pPr>
        <w:spacing w:after="0" w:line="240" w:lineRule="auto"/>
        <w:ind w:left="360"/>
        <w:rPr>
          <w:rFonts w:ascii="Arial" w:hAnsi="Arial" w:cs="Arial"/>
        </w:rPr>
      </w:pPr>
    </w:p>
    <w:p w:rsidR="00EF38D7" w:rsidRPr="00D05D3E" w:rsidRDefault="00EF38D7" w:rsidP="00EF38D7">
      <w:pPr>
        <w:spacing w:after="100" w:afterAutospacing="1" w:line="240" w:lineRule="auto"/>
        <w:ind w:left="360"/>
        <w:rPr>
          <w:rFonts w:ascii="Arial" w:hAnsi="Arial" w:cs="Arial"/>
        </w:rPr>
      </w:pPr>
      <w:r w:rsidRPr="00D05D3E">
        <w:rPr>
          <w:rFonts w:ascii="Arial" w:hAnsi="Arial" w:cs="Arial"/>
        </w:rPr>
        <w:t>Problemas de Salubridad</w:t>
      </w:r>
    </w:p>
    <w:p w:rsidR="00EF38D7" w:rsidRPr="00D05D3E" w:rsidRDefault="00EF38D7" w:rsidP="00EF38D7">
      <w:pPr>
        <w:spacing w:after="100" w:afterAutospacing="1" w:line="240" w:lineRule="auto"/>
        <w:ind w:left="360"/>
        <w:rPr>
          <w:rFonts w:ascii="Arial" w:hAnsi="Arial" w:cs="Arial"/>
        </w:rPr>
      </w:pPr>
      <w:r w:rsidRPr="00D05D3E">
        <w:rPr>
          <w:rFonts w:ascii="Arial" w:hAnsi="Arial" w:cs="Arial"/>
        </w:rPr>
        <w:t xml:space="preserve">Problemas de </w:t>
      </w:r>
      <w:hyperlink r:id="rId27" w:history="1">
        <w:r w:rsidRPr="00D05D3E">
          <w:rPr>
            <w:rStyle w:val="Hipervnculo"/>
            <w:color w:val="auto"/>
            <w:sz w:val="22"/>
            <w:szCs w:val="22"/>
          </w:rPr>
          <w:t>tierra</w:t>
        </w:r>
      </w:hyperlink>
      <w:r w:rsidRPr="00D05D3E">
        <w:rPr>
          <w:rFonts w:ascii="Arial" w:hAnsi="Arial" w:cs="Arial"/>
        </w:rPr>
        <w:t>, invasiones territoriales, y problemas migratorios</w:t>
      </w:r>
    </w:p>
    <w:p w:rsidR="00EF38D7" w:rsidRPr="00D05D3E" w:rsidRDefault="00EF38D7" w:rsidP="00EF38D7">
      <w:pPr>
        <w:spacing w:after="100" w:afterAutospacing="1" w:line="240" w:lineRule="auto"/>
        <w:ind w:left="360"/>
        <w:rPr>
          <w:rFonts w:ascii="Arial" w:hAnsi="Arial" w:cs="Arial"/>
        </w:rPr>
      </w:pPr>
      <w:r w:rsidRPr="00D05D3E">
        <w:rPr>
          <w:rFonts w:ascii="Arial" w:hAnsi="Arial" w:cs="Arial"/>
        </w:rPr>
        <w:t xml:space="preserve">Alta dependencia en </w:t>
      </w:r>
      <w:smartTag w:uri="urn:schemas-microsoft-com:office:smarttags" w:element="PersonName">
        <w:smartTagPr>
          <w:attr w:name="ProductID" w:val="la Agricultura"/>
        </w:smartTagPr>
        <w:r w:rsidRPr="00D05D3E">
          <w:rPr>
            <w:rFonts w:ascii="Arial" w:hAnsi="Arial" w:cs="Arial"/>
          </w:rPr>
          <w:t>la Agricultura</w:t>
        </w:r>
      </w:smartTag>
    </w:p>
    <w:p w:rsidR="00EF38D7" w:rsidRPr="00D05D3E" w:rsidRDefault="00EF38D7" w:rsidP="00EF38D7">
      <w:pPr>
        <w:spacing w:after="100" w:afterAutospacing="1" w:line="240" w:lineRule="auto"/>
        <w:ind w:left="360"/>
        <w:rPr>
          <w:rFonts w:ascii="Arial" w:hAnsi="Arial" w:cs="Arial"/>
        </w:rPr>
      </w:pPr>
      <w:r w:rsidRPr="00D05D3E">
        <w:rPr>
          <w:rFonts w:ascii="Arial" w:hAnsi="Arial" w:cs="Arial"/>
        </w:rPr>
        <w:t>Problemas de clima</w:t>
      </w:r>
    </w:p>
    <w:p w:rsidR="00EF38D7" w:rsidRPr="00D05D3E" w:rsidRDefault="00EF38D7" w:rsidP="00EF38D7">
      <w:pPr>
        <w:spacing w:after="100" w:afterAutospacing="1" w:line="240" w:lineRule="auto"/>
        <w:ind w:left="360"/>
        <w:rPr>
          <w:rFonts w:ascii="Arial" w:hAnsi="Arial" w:cs="Arial"/>
        </w:rPr>
      </w:pPr>
      <w:r w:rsidRPr="00D05D3E">
        <w:rPr>
          <w:rFonts w:ascii="Arial" w:hAnsi="Arial" w:cs="Arial"/>
        </w:rPr>
        <w:t>Guerras varias</w:t>
      </w:r>
    </w:p>
    <w:p w:rsidR="00EF38D7" w:rsidRPr="00D05D3E" w:rsidRDefault="00EF38D7" w:rsidP="00EF38D7">
      <w:pPr>
        <w:spacing w:after="100" w:afterAutospacing="1" w:line="240" w:lineRule="auto"/>
        <w:ind w:left="360"/>
        <w:rPr>
          <w:rFonts w:ascii="Arial" w:hAnsi="Arial" w:cs="Arial"/>
        </w:rPr>
      </w:pPr>
      <w:r w:rsidRPr="00D05D3E">
        <w:rPr>
          <w:rFonts w:ascii="Arial" w:hAnsi="Arial" w:cs="Arial"/>
        </w:rPr>
        <w:t xml:space="preserve">Problemas Gubernamentales (Gobiernos de Facto, Dictaduras, </w:t>
      </w:r>
      <w:hyperlink r:id="rId28" w:history="1">
        <w:r w:rsidRPr="00D05D3E">
          <w:rPr>
            <w:rStyle w:val="Hipervnculo"/>
            <w:color w:val="auto"/>
            <w:sz w:val="22"/>
            <w:szCs w:val="22"/>
          </w:rPr>
          <w:t>Corrupción</w:t>
        </w:r>
      </w:hyperlink>
      <w:r w:rsidRPr="00D05D3E">
        <w:rPr>
          <w:rFonts w:ascii="Arial" w:hAnsi="Arial" w:cs="Arial"/>
        </w:rPr>
        <w:t xml:space="preserve"> Gubernamental)</w:t>
      </w:r>
    </w:p>
    <w:p w:rsidR="00EF38D7" w:rsidRPr="00D05D3E" w:rsidRDefault="00EF38D7" w:rsidP="00EF38D7">
      <w:pPr>
        <w:spacing w:after="0" w:line="360" w:lineRule="auto"/>
        <w:ind w:left="360"/>
        <w:rPr>
          <w:rFonts w:ascii="Arial" w:hAnsi="Arial" w:cs="Arial"/>
        </w:rPr>
      </w:pPr>
    </w:p>
    <w:p w:rsidR="00EF38D7" w:rsidRPr="00D05D3E" w:rsidRDefault="00EF38D7" w:rsidP="00EF38D7">
      <w:pPr>
        <w:pStyle w:val="Ttulo2"/>
        <w:spacing w:before="0" w:after="0" w:line="360" w:lineRule="auto"/>
        <w:ind w:left="1134"/>
      </w:pPr>
      <w:bookmarkStart w:id="152" w:name="_Toc286835461"/>
      <w:r w:rsidRPr="00D05D3E">
        <w:t>GÉNERO Y DISCRIMINACION:</w:t>
      </w:r>
      <w:bookmarkEnd w:id="152"/>
    </w:p>
    <w:p w:rsidR="00EF38D7" w:rsidRPr="00D05D3E" w:rsidRDefault="00EF38D7" w:rsidP="00EF38D7">
      <w:pPr>
        <w:spacing w:after="0"/>
      </w:pPr>
    </w:p>
    <w:p w:rsidR="00EF38D7" w:rsidRPr="00D05D3E" w:rsidRDefault="00EF38D7" w:rsidP="00EF38D7">
      <w:pPr>
        <w:spacing w:after="100" w:afterAutospacing="1" w:line="360" w:lineRule="auto"/>
        <w:jc w:val="both"/>
        <w:rPr>
          <w:rFonts w:ascii="Arial" w:hAnsi="Arial" w:cs="Arial"/>
        </w:rPr>
      </w:pPr>
      <w:r w:rsidRPr="00D05D3E">
        <w:rPr>
          <w:rFonts w:ascii="Arial" w:hAnsi="Arial" w:cs="Arial"/>
        </w:rPr>
        <w:t>Históricamente la diferencia entre el género humano ha sido marcada fuertemente, desde el inicio de la vida social, económica y política. Desde aquel entonces, la mujer no tenía derecho a ni a ser escuchada, ni a opinar, ni mucho menos a elegir su papel en la familia o  en la sociedad, pues existía una división de trabajo muy diferenciada; el hombre se dedicaba al trabajo y la mujer al cuidado de la casa y de la familia.</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equidad de géneros es vital para mejorar las condiciones económicas, sociales, políticas y culturales  de la sociedad en su conjunto, también contribuye a lograr una ciudadanía más integral y a fortalecer la gobernabilidad democrática.</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Lograr la equidad de géneros es un reto para todas las sociedades y sus gobiernos, tan es así que dentro de los Objetivos de Desarrollo del Milenio, un Proyecto de desarrollo  de las Naciones Unidas (órgano asesor independiente que elaboró un plan de acción concreto para que el mundo revertiera la pobreza absoluta, el hambre y la enfermedad que afectan a miles de millones de personas), se encuentra el objetivo de promover </w:t>
      </w:r>
      <w:smartTag w:uri="urn:schemas-microsoft-com:office:smarttags" w:element="PersonName">
        <w:smartTagPr>
          <w:attr w:name="ProductID" w:val="la Equidad"/>
        </w:smartTagPr>
        <w:r w:rsidRPr="00D05D3E">
          <w:rPr>
            <w:rFonts w:ascii="Arial" w:hAnsi="Arial" w:cs="Arial"/>
            <w:sz w:val="22"/>
            <w:szCs w:val="22"/>
          </w:rPr>
          <w:t>la Equidad</w:t>
        </w:r>
      </w:smartTag>
      <w:r w:rsidRPr="00D05D3E">
        <w:rPr>
          <w:rFonts w:ascii="Arial" w:hAnsi="Arial" w:cs="Arial"/>
          <w:sz w:val="22"/>
          <w:szCs w:val="22"/>
        </w:rPr>
        <w:t xml:space="preserve"> de Género y </w:t>
      </w:r>
      <w:smartTag w:uri="urn:schemas-microsoft-com:office:smarttags" w:element="PersonName">
        <w:smartTagPr>
          <w:attr w:name="ProductID" w:val="la Autonom￭a"/>
        </w:smartTagPr>
        <w:r w:rsidRPr="00D05D3E">
          <w:rPr>
            <w:rFonts w:ascii="Arial" w:hAnsi="Arial" w:cs="Arial"/>
            <w:sz w:val="22"/>
            <w:szCs w:val="22"/>
          </w:rPr>
          <w:t>la Autonomía</w:t>
        </w:r>
      </w:smartTag>
      <w:r w:rsidRPr="00D05D3E">
        <w:rPr>
          <w:rFonts w:ascii="Arial" w:hAnsi="Arial" w:cs="Arial"/>
          <w:sz w:val="22"/>
          <w:szCs w:val="22"/>
        </w:rPr>
        <w:t xml:space="preserve"> de </w:t>
      </w:r>
      <w:smartTag w:uri="urn:schemas-microsoft-com:office:smarttags" w:element="PersonName">
        <w:smartTagPr>
          <w:attr w:name="ProductID" w:val="la Mujer."/>
        </w:smartTagPr>
        <w:r w:rsidRPr="00D05D3E">
          <w:rPr>
            <w:rFonts w:ascii="Arial" w:hAnsi="Arial" w:cs="Arial"/>
            <w:sz w:val="22"/>
            <w:szCs w:val="22"/>
          </w:rPr>
          <w:t>la Mujer.</w:t>
        </w:r>
      </w:smartTag>
      <w:r w:rsidRPr="00D05D3E">
        <w:rPr>
          <w:rFonts w:ascii="Arial" w:hAnsi="Arial" w:cs="Arial"/>
          <w:sz w:val="22"/>
          <w:szCs w:val="22"/>
        </w:rPr>
        <w:t xml:space="preserve"> </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Lamas (1996) refiere "la imponente visión dualista que asimila de manera lineal lo masculino a la esfera pública, la autoridad sobre la familia y el bien común y lo femenino a lo doméstico y los intereses privados, articulando estas oposiciones alrededor de la identificación de la honra del grupo familiar con la pureza sexual femenina"  </w:t>
      </w:r>
      <w:r w:rsidRPr="00D05D3E">
        <w:rPr>
          <w:rStyle w:val="Refdenotaalpie"/>
          <w:rFonts w:ascii="Arial" w:hAnsi="Arial" w:cs="Arial"/>
          <w:sz w:val="22"/>
          <w:szCs w:val="22"/>
        </w:rPr>
        <w:footnoteReference w:id="8"/>
      </w:r>
      <w:r w:rsidRPr="00D05D3E">
        <w:rPr>
          <w:rFonts w:ascii="Arial" w:hAnsi="Arial" w:cs="Arial"/>
          <w:sz w:val="22"/>
          <w:szCs w:val="22"/>
        </w:rPr>
        <w:t>(</w:t>
      </w:r>
      <w:smartTag w:uri="urn:schemas-microsoft-com:office:smarttags" w:element="PersonName">
        <w:smartTagPr>
          <w:attr w:name="ProductID" w:val="La Mujer"/>
        </w:smartTagPr>
        <w:r w:rsidRPr="00D05D3E">
          <w:rPr>
            <w:rFonts w:ascii="Arial" w:hAnsi="Arial" w:cs="Arial"/>
            <w:sz w:val="22"/>
            <w:szCs w:val="22"/>
          </w:rPr>
          <w:t>La Mujer</w:t>
        </w:r>
      </w:smartTag>
      <w:r w:rsidRPr="00D05D3E">
        <w:rPr>
          <w:rFonts w:ascii="Arial" w:hAnsi="Arial" w:cs="Arial"/>
          <w:sz w:val="22"/>
          <w:szCs w:val="22"/>
        </w:rPr>
        <w:t xml:space="preserve"> y las Mujeres en el Siglo XXI, 2004)</w:t>
      </w:r>
    </w:p>
    <w:p w:rsidR="00EF38D7" w:rsidRPr="00D05D3E" w:rsidRDefault="00EF38D7" w:rsidP="00255472">
      <w:pPr>
        <w:pStyle w:val="NormalWeb"/>
        <w:spacing w:before="0" w:beforeAutospacing="0" w:line="360" w:lineRule="auto"/>
        <w:jc w:val="both"/>
        <w:rPr>
          <w:rFonts w:ascii="Arial" w:hAnsi="Arial" w:cs="Arial"/>
          <w:sz w:val="22"/>
          <w:szCs w:val="22"/>
        </w:rPr>
        <w:pPrChange w:id="153" w:author="Fundación Waal" w:date="2011-05-26T10:15:00Z">
          <w:pPr>
            <w:pStyle w:val="NormalWeb"/>
            <w:spacing w:before="0" w:beforeAutospacing="0" w:line="360" w:lineRule="auto"/>
            <w:ind w:firstLine="708"/>
            <w:jc w:val="both"/>
          </w:pPr>
        </w:pPrChange>
      </w:pPr>
      <w:r w:rsidRPr="00D05D3E">
        <w:rPr>
          <w:rFonts w:ascii="Arial" w:hAnsi="Arial" w:cs="Arial"/>
          <w:sz w:val="22"/>
          <w:szCs w:val="22"/>
        </w:rPr>
        <w:lastRenderedPageBreak/>
        <w:t>Según la división de las actividades que deben desempeñar tanto hombres como mujeres Beauvior 1949 argumenta que "la reproducción biológica es identificada como el fenómeno de sujeción al cual las mujeres han anclado su historia de tal forma que el rol femenino fue determinado por la función reproductiva, ocasionando la exclusión de las mujeres de diferentes actividades que progresivamente se convirtieron en las más valoradas socialmente así la división del trabajo en función del sexo significo la variación de la diferencia de las tareas, que se convierten gradualmente en inequidad entre ellos."</w:t>
      </w:r>
      <w:r w:rsidRPr="00D05D3E">
        <w:rPr>
          <w:rStyle w:val="Refdenotaalpie"/>
          <w:rFonts w:ascii="Arial" w:hAnsi="Arial" w:cs="Arial"/>
          <w:sz w:val="22"/>
          <w:szCs w:val="22"/>
        </w:rPr>
        <w:footnoteReference w:id="9"/>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De esta manera se puede ver que la idea que resalta Beauvior hace referencia a la relación que se ha generado entre el papel de las mujeres o rol femenino y la función de reproducción biológicamente asignada a ellas, generándose de esta manera que las funciones que hacen referencia al cuidado de los hijos y el hogar sean asumidas como algo natural de las mujeres, por lo tanto a los hombres se les asigna funciones relacionadas con los ambientes públicos y sociales.</w:t>
      </w:r>
    </w:p>
    <w:p w:rsidR="00EF38D7" w:rsidRPr="00D05D3E" w:rsidRDefault="00EF38D7" w:rsidP="00EF38D7">
      <w:pPr>
        <w:pStyle w:val="NormalWeb"/>
        <w:spacing w:before="0" w:beforeAutospacing="0" w:line="360" w:lineRule="auto"/>
        <w:jc w:val="both"/>
        <w:rPr>
          <w:rStyle w:val="nfasis"/>
          <w:rFonts w:ascii="Arial" w:hAnsi="Arial" w:cs="Arial"/>
          <w:i w:val="0"/>
          <w:sz w:val="22"/>
          <w:szCs w:val="22"/>
        </w:rPr>
      </w:pPr>
      <w:r w:rsidRPr="00D05D3E">
        <w:rPr>
          <w:rFonts w:ascii="Arial" w:hAnsi="Arial" w:cs="Arial"/>
          <w:sz w:val="22"/>
          <w:szCs w:val="22"/>
        </w:rPr>
        <w:t xml:space="preserve">Los adolescentes se perciben a si mismos como a los demás hombres de su comunidad, como aquellos que tienen que "mandar" en la casa, haciendo alusión a que son la autoridad dentro del hogar y por lo tanto se sienten con el derecho a usar la fuerza </w:t>
      </w:r>
      <w:hyperlink r:id="rId29" w:history="1">
        <w:r w:rsidRPr="00D05D3E">
          <w:rPr>
            <w:rStyle w:val="Hipervnculo"/>
            <w:color w:val="auto"/>
            <w:sz w:val="22"/>
            <w:szCs w:val="22"/>
          </w:rPr>
          <w:t>física</w:t>
        </w:r>
      </w:hyperlink>
      <w:r w:rsidRPr="00D05D3E">
        <w:rPr>
          <w:rFonts w:ascii="Arial" w:hAnsi="Arial" w:cs="Arial"/>
          <w:sz w:val="22"/>
          <w:szCs w:val="22"/>
        </w:rPr>
        <w:t xml:space="preserve">, incluso para "expresarle su </w:t>
      </w:r>
      <w:hyperlink r:id="rId30" w:history="1">
        <w:r w:rsidRPr="00D05D3E">
          <w:rPr>
            <w:rStyle w:val="Hipervnculo"/>
            <w:color w:val="auto"/>
            <w:sz w:val="22"/>
            <w:szCs w:val="22"/>
          </w:rPr>
          <w:t>amor</w:t>
        </w:r>
      </w:hyperlink>
      <w:r w:rsidRPr="00D05D3E">
        <w:rPr>
          <w:rFonts w:ascii="Arial" w:hAnsi="Arial" w:cs="Arial"/>
          <w:sz w:val="22"/>
          <w:szCs w:val="22"/>
        </w:rPr>
        <w:t xml:space="preserve">" a la pareja, y se ven en la obligación de llevar las riendas del hogar. En cuanto al tema del maltrato ellos manifiestan que las mujeres terminan acostumbrándose al trato que ellos les dan, siendo una justificación frente al tema de la </w:t>
      </w:r>
      <w:hyperlink r:id="rId31" w:history="1">
        <w:r w:rsidRPr="00D05D3E">
          <w:rPr>
            <w:rStyle w:val="Hipervnculo"/>
            <w:color w:val="auto"/>
            <w:sz w:val="22"/>
            <w:szCs w:val="22"/>
          </w:rPr>
          <w:t>violencia intrafamiliar</w:t>
        </w:r>
      </w:hyperlink>
      <w:r w:rsidRPr="00D05D3E">
        <w:rPr>
          <w:rFonts w:ascii="Arial" w:hAnsi="Arial" w:cs="Arial"/>
          <w:sz w:val="22"/>
          <w:szCs w:val="22"/>
        </w:rPr>
        <w:t xml:space="preserve">. Por otra parte las mujeres aceptan las normas que intrínsecamente se han generado dentro de esta comunidad, ellas se limitan a develar por el cuidado de sus hijos y su hogar, dentro de las características que hacen parte de las mujeres de Catambuco se resalta que para ellas es importante cuidar su reputación y no permitir el qué dirán de los demás. En cuanto a este último aspecto mencionado Martha Lamas hace relación a esto al mencionar en su </w:t>
      </w:r>
      <w:hyperlink r:id="rId32" w:history="1">
        <w:r w:rsidRPr="00D05D3E">
          <w:rPr>
            <w:rStyle w:val="Hipervnculo"/>
            <w:color w:val="auto"/>
            <w:sz w:val="22"/>
            <w:szCs w:val="22"/>
          </w:rPr>
          <w:t>libro</w:t>
        </w:r>
      </w:hyperlink>
      <w:r w:rsidRPr="00D05D3E">
        <w:rPr>
          <w:rFonts w:ascii="Arial" w:hAnsi="Arial" w:cs="Arial"/>
          <w:sz w:val="22"/>
          <w:szCs w:val="22"/>
        </w:rPr>
        <w:t xml:space="preserve"> "Cuerpo e identidad" que "</w:t>
      </w:r>
      <w:r w:rsidRPr="00D05D3E">
        <w:rPr>
          <w:rStyle w:val="nfasis"/>
          <w:rFonts w:ascii="Arial" w:hAnsi="Arial" w:cs="Arial"/>
          <w:i w:val="0"/>
          <w:sz w:val="22"/>
          <w:szCs w:val="22"/>
        </w:rPr>
        <w:t>lo femenino se identifica con la honra del grupo sexual y con la pureza sexual femenina</w:t>
      </w:r>
      <w:r w:rsidRPr="00D05D3E">
        <w:rPr>
          <w:rStyle w:val="Refdenotaalpie"/>
          <w:rFonts w:ascii="Arial" w:hAnsi="Arial" w:cs="Arial"/>
          <w:iCs/>
          <w:sz w:val="22"/>
          <w:szCs w:val="22"/>
        </w:rPr>
        <w:footnoteReference w:id="10"/>
      </w:r>
      <w:r w:rsidRPr="00D05D3E">
        <w:rPr>
          <w:rStyle w:val="nfasis"/>
          <w:rFonts w:ascii="Arial" w:hAnsi="Arial" w:cs="Arial"/>
          <w:i w:val="0"/>
          <w:noProof/>
          <w:sz w:val="22"/>
          <w:szCs w:val="22"/>
          <w:lang w:val="es-ES"/>
        </w:rPr>
        <w:t xml:space="preserve"> </w:t>
      </w:r>
      <w:r w:rsidRPr="00D05D3E">
        <w:rPr>
          <w:rFonts w:ascii="Arial" w:hAnsi="Arial" w:cs="Arial"/>
          <w:noProof/>
          <w:sz w:val="22"/>
          <w:szCs w:val="22"/>
          <w:lang w:val="es-ES"/>
        </w:rPr>
        <w:t>( Sociología de la sexualidad. Cap. 1, 2001)</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Muchas veces los hombres por las ideas que se han promovido bajo el manto del machismo y el orgullo propio se sienten incapacitados para expresar sus sentimientos de una manera adecuada, por lo contrario prefieren ocultarlos, porque podría significar debilidad ante los </w:t>
      </w:r>
      <w:r w:rsidRPr="00D05D3E">
        <w:rPr>
          <w:rFonts w:ascii="Arial" w:hAnsi="Arial" w:cs="Arial"/>
          <w:sz w:val="22"/>
          <w:szCs w:val="22"/>
        </w:rPr>
        <w:lastRenderedPageBreak/>
        <w:t xml:space="preserve">demás. Las expresiones de agresividad e ira por su parte son mas frecuentes en los hombres, encontrando mayor aprobación social cuando se comportan de esa manera. Por otro lado hombres y mujeres coinciden que las mujeres tienden a verse afectadas por demasiadas cosas con relación al hombre, que son muy propensas a llorar ante algunas situaciones y en general que son vistas como más sensibles y afectivas frente a los </w:t>
      </w:r>
      <w:hyperlink r:id="rId33" w:history="1">
        <w:r w:rsidRPr="00D05D3E">
          <w:rPr>
            <w:rStyle w:val="Hipervnculo"/>
            <w:color w:val="auto"/>
            <w:sz w:val="22"/>
            <w:szCs w:val="22"/>
          </w:rPr>
          <w:t>eventos</w:t>
        </w:r>
      </w:hyperlink>
      <w:r w:rsidRPr="00D05D3E">
        <w:rPr>
          <w:rFonts w:ascii="Arial" w:hAnsi="Arial" w:cs="Arial"/>
          <w:sz w:val="22"/>
          <w:szCs w:val="22"/>
        </w:rPr>
        <w:t xml:space="preserve"> que suceden en el entorno que las rodea.</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En cuanto al mundo laboral, los hombres se muestran algo incómodos al visualizar a una mujer asumiendo cargos de alto nivel jerárquico, ellas a su vez se sienten competentes, incluso mucho mejor que los hombres para desempeñar cargos de alto rango.</w:t>
      </w:r>
    </w:p>
    <w:p w:rsidR="00EF38D7" w:rsidRPr="00D05D3E" w:rsidRDefault="00EF38D7" w:rsidP="00EF38D7">
      <w:pPr>
        <w:pStyle w:val="NormalWeb"/>
        <w:spacing w:before="0" w:beforeAutospacing="0" w:line="360" w:lineRule="auto"/>
        <w:jc w:val="both"/>
        <w:rPr>
          <w:rStyle w:val="nfasis"/>
          <w:rFonts w:ascii="Arial" w:hAnsi="Arial" w:cs="Arial"/>
          <w:i w:val="0"/>
          <w:sz w:val="22"/>
          <w:szCs w:val="22"/>
        </w:rPr>
      </w:pPr>
      <w:r w:rsidRPr="00D05D3E">
        <w:rPr>
          <w:rFonts w:ascii="Arial" w:hAnsi="Arial" w:cs="Arial"/>
          <w:sz w:val="22"/>
          <w:szCs w:val="22"/>
        </w:rPr>
        <w:t xml:space="preserve">Según Jorge Corsi </w:t>
      </w:r>
      <w:r w:rsidRPr="00D05D3E">
        <w:rPr>
          <w:rStyle w:val="nfasis"/>
          <w:rFonts w:ascii="Arial" w:hAnsi="Arial" w:cs="Arial"/>
          <w:i w:val="0"/>
          <w:sz w:val="22"/>
          <w:szCs w:val="22"/>
        </w:rPr>
        <w:t xml:space="preserve">"se ha comprobado que </w:t>
      </w:r>
      <w:r w:rsidRPr="00F24DBB">
        <w:rPr>
          <w:rStyle w:val="nfasis"/>
          <w:rFonts w:ascii="Arial" w:hAnsi="Arial" w:cs="Arial"/>
          <w:i w:val="0"/>
          <w:sz w:val="22"/>
          <w:szCs w:val="22"/>
        </w:rPr>
        <w:t>los hombres</w:t>
      </w:r>
      <w:r w:rsidRPr="00D05D3E">
        <w:rPr>
          <w:rStyle w:val="nfasis"/>
          <w:rFonts w:ascii="Arial" w:hAnsi="Arial" w:cs="Arial"/>
          <w:i w:val="0"/>
          <w:sz w:val="22"/>
          <w:szCs w:val="22"/>
        </w:rPr>
        <w:t xml:space="preserve"> han incorporado en su proceso de socialización de género un conjunto de creencias, valores y actitudes que en su configuración más estereotipada delimitan la denominada "mística masculina": restricción emocional, homofobia, </w:t>
      </w:r>
      <w:hyperlink r:id="rId34" w:history="1">
        <w:r w:rsidRPr="00D05D3E">
          <w:rPr>
            <w:rStyle w:val="Hipervnculo"/>
            <w:iCs/>
            <w:color w:val="auto"/>
            <w:sz w:val="22"/>
            <w:szCs w:val="22"/>
          </w:rPr>
          <w:t>modelos</w:t>
        </w:r>
      </w:hyperlink>
      <w:r w:rsidRPr="00D05D3E">
        <w:rPr>
          <w:rStyle w:val="nfasis"/>
          <w:rFonts w:ascii="Arial" w:hAnsi="Arial" w:cs="Arial"/>
          <w:i w:val="0"/>
          <w:sz w:val="22"/>
          <w:szCs w:val="22"/>
        </w:rPr>
        <w:t xml:space="preserve"> de control, poder y </w:t>
      </w:r>
      <w:hyperlink r:id="rId35" w:history="1">
        <w:r w:rsidRPr="00D05D3E">
          <w:rPr>
            <w:rStyle w:val="Hipervnculo"/>
            <w:iCs/>
            <w:color w:val="auto"/>
            <w:sz w:val="22"/>
            <w:szCs w:val="22"/>
          </w:rPr>
          <w:t>competencia</w:t>
        </w:r>
      </w:hyperlink>
      <w:r w:rsidRPr="00D05D3E">
        <w:rPr>
          <w:rStyle w:val="nfasis"/>
          <w:rFonts w:ascii="Arial" w:hAnsi="Arial" w:cs="Arial"/>
          <w:i w:val="0"/>
          <w:sz w:val="22"/>
          <w:szCs w:val="22"/>
        </w:rPr>
        <w:t xml:space="preserve">, obsesión por los logros y el </w:t>
      </w:r>
      <w:hyperlink r:id="rId36" w:history="1">
        <w:r w:rsidRPr="00D05D3E">
          <w:rPr>
            <w:rStyle w:val="Hipervnculo"/>
            <w:iCs/>
            <w:color w:val="auto"/>
            <w:sz w:val="22"/>
            <w:szCs w:val="22"/>
          </w:rPr>
          <w:t>éxito</w:t>
        </w:r>
      </w:hyperlink>
      <w:r w:rsidRPr="00D05D3E">
        <w:rPr>
          <w:rStyle w:val="nfasis"/>
          <w:rFonts w:ascii="Arial" w:hAnsi="Arial" w:cs="Arial"/>
          <w:i w:val="0"/>
          <w:sz w:val="22"/>
          <w:szCs w:val="22"/>
        </w:rPr>
        <w:t>."</w:t>
      </w:r>
      <w:r w:rsidRPr="00D05D3E">
        <w:rPr>
          <w:rStyle w:val="Refdenotaalpie"/>
          <w:rFonts w:ascii="Arial" w:hAnsi="Arial" w:cs="Arial"/>
          <w:iCs/>
          <w:sz w:val="22"/>
          <w:szCs w:val="22"/>
        </w:rPr>
        <w:footnoteReference w:id="11"/>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Dentro de esta mística masculina podemos encontrar que el </w:t>
      </w:r>
      <w:hyperlink r:id="rId37" w:history="1">
        <w:r w:rsidRPr="00D05D3E">
          <w:rPr>
            <w:rStyle w:val="Hipervnculo"/>
            <w:color w:val="auto"/>
            <w:sz w:val="22"/>
            <w:szCs w:val="22"/>
          </w:rPr>
          <w:t>modelo</w:t>
        </w:r>
      </w:hyperlink>
      <w:r w:rsidRPr="00D05D3E">
        <w:rPr>
          <w:rFonts w:ascii="Arial" w:hAnsi="Arial" w:cs="Arial"/>
          <w:sz w:val="22"/>
          <w:szCs w:val="22"/>
        </w:rPr>
        <w:t xml:space="preserve"> de masculinidad tradicional en las comunidades suele estar asentado en el "</w:t>
      </w:r>
      <w:hyperlink r:id="rId38" w:history="1">
        <w:r w:rsidRPr="00D05D3E">
          <w:rPr>
            <w:rStyle w:val="Hipervnculo"/>
            <w:color w:val="auto"/>
            <w:sz w:val="22"/>
            <w:szCs w:val="22"/>
          </w:rPr>
          <w:t>mito</w:t>
        </w:r>
      </w:hyperlink>
      <w:r w:rsidRPr="00D05D3E">
        <w:rPr>
          <w:rFonts w:ascii="Arial" w:hAnsi="Arial" w:cs="Arial"/>
          <w:sz w:val="22"/>
          <w:szCs w:val="22"/>
        </w:rPr>
        <w:t xml:space="preserve"> del héroe" y que pervive entre nosotros como estereotipo promedio aunque sea cuestionado, este denominado mito del héroe según Badinter "</w:t>
      </w:r>
      <w:r w:rsidRPr="00D05D3E">
        <w:rPr>
          <w:rStyle w:val="nfasis"/>
          <w:rFonts w:ascii="Arial" w:hAnsi="Arial" w:cs="Arial"/>
          <w:i w:val="0"/>
          <w:sz w:val="22"/>
          <w:szCs w:val="22"/>
        </w:rPr>
        <w:t xml:space="preserve">hace alusión a la idea de que un verdadero hombre debe ser fuerte, competitivo, exitoso en el trabajo y con las mujeres, valiente y arriesgado aunque deba pagar el </w:t>
      </w:r>
      <w:hyperlink r:id="rId39" w:anchor="costo" w:history="1">
        <w:r w:rsidRPr="00D05D3E">
          <w:rPr>
            <w:rStyle w:val="Hipervnculo"/>
            <w:iCs/>
            <w:color w:val="auto"/>
            <w:sz w:val="22"/>
            <w:szCs w:val="22"/>
          </w:rPr>
          <w:t>costo</w:t>
        </w:r>
      </w:hyperlink>
      <w:r w:rsidRPr="00D05D3E">
        <w:rPr>
          <w:rStyle w:val="nfasis"/>
          <w:rFonts w:ascii="Arial" w:hAnsi="Arial" w:cs="Arial"/>
          <w:i w:val="0"/>
          <w:sz w:val="22"/>
          <w:szCs w:val="22"/>
        </w:rPr>
        <w:t xml:space="preserve"> de sus excesos, autosuficiente y agresivo"</w:t>
      </w:r>
      <w:r w:rsidRPr="00D05D3E">
        <w:rPr>
          <w:rFonts w:ascii="Arial" w:hAnsi="Arial" w:cs="Arial"/>
          <w:sz w:val="22"/>
          <w:szCs w:val="22"/>
        </w:rPr>
        <w:t xml:space="preserve">. </w:t>
      </w:r>
      <w:r w:rsidRPr="00D05D3E">
        <w:rPr>
          <w:rStyle w:val="Refdenotaalpie"/>
          <w:rFonts w:ascii="Arial" w:hAnsi="Arial" w:cs="Arial"/>
          <w:sz w:val="22"/>
          <w:szCs w:val="22"/>
        </w:rPr>
        <w:footnoteReference w:id="12"/>
      </w:r>
      <w:r w:rsidRPr="00D05D3E">
        <w:rPr>
          <w:rFonts w:ascii="Arial" w:hAnsi="Arial" w:cs="Arial"/>
          <w:noProof/>
          <w:sz w:val="22"/>
          <w:szCs w:val="22"/>
          <w:lang w:val="es-ES"/>
        </w:rPr>
        <w:t xml:space="preserve"> (Introducción a </w:t>
      </w:r>
      <w:smartTag w:uri="urn:schemas-microsoft-com:office:smarttags" w:element="PersonName">
        <w:smartTagPr>
          <w:attr w:name="ProductID" w:val="la Sociolog￭a"/>
        </w:smartTagPr>
        <w:r w:rsidRPr="00D05D3E">
          <w:rPr>
            <w:rFonts w:ascii="Arial" w:hAnsi="Arial" w:cs="Arial"/>
            <w:noProof/>
            <w:sz w:val="22"/>
            <w:szCs w:val="22"/>
            <w:lang w:val="es-ES"/>
          </w:rPr>
          <w:t>la Sociología</w:t>
        </w:r>
      </w:smartTag>
      <w:r w:rsidRPr="00D05D3E">
        <w:rPr>
          <w:rFonts w:ascii="Arial" w:hAnsi="Arial" w:cs="Arial"/>
          <w:noProof/>
          <w:sz w:val="22"/>
          <w:szCs w:val="22"/>
          <w:lang w:val="es-ES"/>
        </w:rPr>
        <w:t xml:space="preserve"> de </w:t>
      </w:r>
      <w:smartTag w:uri="urn:schemas-microsoft-com:office:smarttags" w:element="PersonName">
        <w:smartTagPr>
          <w:attr w:name="ProductID" w:val="la Familia"/>
        </w:smartTagPr>
        <w:r w:rsidRPr="00D05D3E">
          <w:rPr>
            <w:rFonts w:ascii="Arial" w:hAnsi="Arial" w:cs="Arial"/>
            <w:noProof/>
            <w:sz w:val="22"/>
            <w:szCs w:val="22"/>
            <w:lang w:val="es-ES"/>
          </w:rPr>
          <w:t>la Familia</w:t>
        </w:r>
      </w:smartTag>
      <w:r w:rsidRPr="00D05D3E">
        <w:rPr>
          <w:rFonts w:ascii="Arial" w:hAnsi="Arial" w:cs="Arial"/>
          <w:noProof/>
          <w:sz w:val="22"/>
          <w:szCs w:val="22"/>
          <w:lang w:val="es-ES"/>
        </w:rPr>
        <w:t>, 2001)</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Cabe entonces preguntarse cuanto de esta mística masculina está en la base de las dificultades que exhiben los hombres en el acercamiento afectivo a sus hijos varones y constituye un obstáculo a lo que entendemos como un buen </w:t>
      </w:r>
      <w:hyperlink r:id="rId40" w:history="1">
        <w:r w:rsidRPr="00D05D3E">
          <w:rPr>
            <w:rStyle w:val="Hipervnculo"/>
            <w:color w:val="auto"/>
            <w:sz w:val="22"/>
            <w:szCs w:val="22"/>
          </w:rPr>
          <w:t>desempeño</w:t>
        </w:r>
      </w:hyperlink>
      <w:r w:rsidRPr="00D05D3E">
        <w:rPr>
          <w:rFonts w:ascii="Arial" w:hAnsi="Arial" w:cs="Arial"/>
          <w:sz w:val="22"/>
          <w:szCs w:val="22"/>
        </w:rPr>
        <w:t xml:space="preserve"> de la función paternal. Desde el mito del hombre como héroe se aborda el papel que desempeña </w:t>
      </w:r>
      <w:hyperlink r:id="rId41" w:history="1">
        <w:r w:rsidRPr="00D05D3E">
          <w:rPr>
            <w:rStyle w:val="Hipervnculo"/>
            <w:color w:val="auto"/>
            <w:sz w:val="22"/>
            <w:szCs w:val="22"/>
          </w:rPr>
          <w:t>el hombre</w:t>
        </w:r>
      </w:hyperlink>
      <w:r w:rsidRPr="00D05D3E">
        <w:rPr>
          <w:rFonts w:ascii="Arial" w:hAnsi="Arial" w:cs="Arial"/>
          <w:sz w:val="22"/>
          <w:szCs w:val="22"/>
        </w:rPr>
        <w:t xml:space="preserve"> y lo describe como un ser fuerte; sin ser analizada la otra parte, en donde se describa que también tiene cualidades como ser cariñoso, tierno, entregado al hogar. Por eso es necesario replantear las relaciones de género en donde no solo se libere a las mujeres de sus cadenas del hogar sino también a los hombres del estereotipo de que el hombre es el fuerte, sino tener en cuenta su parte emocional.</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Las opiniones de los adolescentes en cuanto a la identidad femenina, destacan dos aspectos que marcan la diferencia entre las mujeres y los hombres, el primero de ellos es la parte física </w:t>
      </w:r>
      <w:r w:rsidRPr="00D05D3E">
        <w:rPr>
          <w:rFonts w:ascii="Arial" w:hAnsi="Arial" w:cs="Arial"/>
          <w:sz w:val="22"/>
          <w:szCs w:val="22"/>
        </w:rPr>
        <w:lastRenderedPageBreak/>
        <w:t xml:space="preserve">en donde se hace referencia a todo aspecto corporal que los hace diferentes a ambos (órganos genitales, glándulas mamarias, barba, caderas y demás características en la </w:t>
      </w:r>
      <w:hyperlink r:id="rId42" w:anchor="INTRO" w:history="1">
        <w:r w:rsidRPr="00D05D3E">
          <w:rPr>
            <w:rStyle w:val="Hipervnculo"/>
            <w:color w:val="auto"/>
            <w:sz w:val="22"/>
            <w:szCs w:val="22"/>
          </w:rPr>
          <w:t>estructura</w:t>
        </w:r>
      </w:hyperlink>
      <w:r w:rsidRPr="00D05D3E">
        <w:rPr>
          <w:rFonts w:ascii="Arial" w:hAnsi="Arial" w:cs="Arial"/>
          <w:sz w:val="22"/>
          <w:szCs w:val="22"/>
        </w:rPr>
        <w:t xml:space="preserve"> corporal); en segundo lugar mencionan características en cuanto a la manera de ser en donde se incluye la influencia de las </w:t>
      </w:r>
      <w:hyperlink r:id="rId43" w:history="1">
        <w:r w:rsidRPr="00D05D3E">
          <w:rPr>
            <w:rStyle w:val="Hipervnculo"/>
            <w:color w:val="auto"/>
            <w:sz w:val="22"/>
            <w:szCs w:val="22"/>
          </w:rPr>
          <w:t>emociones</w:t>
        </w:r>
      </w:hyperlink>
      <w:r w:rsidRPr="00D05D3E">
        <w:rPr>
          <w:rFonts w:ascii="Arial" w:hAnsi="Arial" w:cs="Arial"/>
          <w:sz w:val="22"/>
          <w:szCs w:val="22"/>
        </w:rPr>
        <w:t xml:space="preserve"> en su forma de actuar, la sencillez, la sensibilidad frente a los acontecimientos, la delicadeza, la ternura y algo muy típico de ellas como lo mencionan los adolescentes capacidad de intuición. De igual manera cuando los jóvenes hablaron de los aspectos femeninos, se hizo referencia a aspectos éticos y normas morales que promueve su comunidad refiriéndose a esas normas intrínsecas de la sociedad que marcan la diferencia y que hace que una mujer sea reconocida como una "buena mujer" tal como lo mencionan las adolescentes, cuando ha logrado incorporar todos esos valores promovidos por las diferentes instituciones sociales presentes en la comunidad, ya sea la familia, la </w:t>
      </w:r>
      <w:hyperlink r:id="rId44" w:history="1">
        <w:r w:rsidRPr="00D05D3E">
          <w:rPr>
            <w:rStyle w:val="Hipervnculo"/>
            <w:color w:val="auto"/>
            <w:sz w:val="22"/>
            <w:szCs w:val="22"/>
          </w:rPr>
          <w:t>iglesia</w:t>
        </w:r>
      </w:hyperlink>
      <w:r w:rsidRPr="00D05D3E">
        <w:rPr>
          <w:rFonts w:ascii="Arial" w:hAnsi="Arial" w:cs="Arial"/>
          <w:sz w:val="22"/>
          <w:szCs w:val="22"/>
        </w:rPr>
        <w:t xml:space="preserve"> o la </w:t>
      </w:r>
      <w:hyperlink r:id="rId45" w:history="1">
        <w:r w:rsidRPr="00D05D3E">
          <w:rPr>
            <w:rStyle w:val="Hipervnculo"/>
            <w:color w:val="auto"/>
            <w:sz w:val="22"/>
            <w:szCs w:val="22"/>
          </w:rPr>
          <w:t>escuela</w:t>
        </w:r>
      </w:hyperlink>
      <w:r w:rsidRPr="00D05D3E">
        <w:rPr>
          <w:rFonts w:ascii="Arial" w:hAnsi="Arial" w:cs="Arial"/>
          <w:sz w:val="22"/>
          <w:szCs w:val="22"/>
        </w:rPr>
        <w:t>.</w:t>
      </w:r>
    </w:p>
    <w:p w:rsidR="00EF38D7" w:rsidRPr="00D05D3E" w:rsidRDefault="00EF38D7" w:rsidP="00EF38D7">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En la teoría se puede evidenciar que "</w:t>
      </w:r>
      <w:r w:rsidRPr="00D05D3E">
        <w:rPr>
          <w:rStyle w:val="nfasis"/>
          <w:rFonts w:ascii="Arial" w:hAnsi="Arial" w:cs="Arial"/>
          <w:i w:val="0"/>
          <w:sz w:val="22"/>
          <w:szCs w:val="22"/>
        </w:rPr>
        <w:t xml:space="preserve">al momento de nacer se despliega la </w:t>
      </w:r>
      <w:hyperlink r:id="rId46" w:history="1">
        <w:r w:rsidRPr="00D05D3E">
          <w:rPr>
            <w:rStyle w:val="Hipervnculo"/>
            <w:iCs/>
            <w:color w:val="auto"/>
            <w:sz w:val="22"/>
            <w:szCs w:val="22"/>
          </w:rPr>
          <w:t>lógica</w:t>
        </w:r>
      </w:hyperlink>
      <w:r w:rsidRPr="00D05D3E">
        <w:rPr>
          <w:rStyle w:val="nfasis"/>
          <w:rFonts w:ascii="Arial" w:hAnsi="Arial" w:cs="Arial"/>
          <w:i w:val="0"/>
          <w:sz w:val="22"/>
          <w:szCs w:val="22"/>
        </w:rPr>
        <w:t xml:space="preserve"> del género en la función de la apariencia externa de los genitales, a la criatura se le habla de una cierta manera, se le trata distinto, se le alimenta diferente y se depositan sobre ella ciertas expectativas y deseos. Así arranca el proceso de atribución de características "femeninas" y "masculinas" a cada sexo, a sus actividades y conductas, y a las esferas de su vida</w:t>
      </w:r>
      <w:r w:rsidRPr="00D05D3E">
        <w:rPr>
          <w:rFonts w:ascii="Arial" w:hAnsi="Arial" w:cs="Arial"/>
          <w:sz w:val="22"/>
          <w:szCs w:val="22"/>
        </w:rPr>
        <w:t>."</w:t>
      </w:r>
      <w:r w:rsidRPr="00D05D3E">
        <w:rPr>
          <w:rFonts w:ascii="Arial" w:hAnsi="Arial" w:cs="Arial"/>
          <w:noProof/>
          <w:sz w:val="22"/>
          <w:szCs w:val="22"/>
          <w:lang w:val="es-ES"/>
        </w:rPr>
        <w:t xml:space="preserve"> </w:t>
      </w:r>
      <w:r w:rsidRPr="00D05D3E">
        <w:rPr>
          <w:rStyle w:val="Refdenotaalpie"/>
          <w:rFonts w:ascii="Arial" w:hAnsi="Arial" w:cs="Arial"/>
          <w:noProof/>
          <w:sz w:val="22"/>
          <w:szCs w:val="22"/>
          <w:lang w:val="es-ES"/>
        </w:rPr>
        <w:footnoteReference w:id="13"/>
      </w:r>
      <w:r w:rsidRPr="00D05D3E">
        <w:rPr>
          <w:rFonts w:ascii="Arial" w:hAnsi="Arial" w:cs="Arial"/>
          <w:noProof/>
          <w:sz w:val="22"/>
          <w:szCs w:val="22"/>
          <w:lang w:val="es-ES"/>
        </w:rPr>
        <w:t>("Machismo y psicología social", 2006)</w:t>
      </w:r>
    </w:p>
    <w:p w:rsidR="00EF38D7" w:rsidRPr="00D05D3E" w:rsidRDefault="00EF38D7" w:rsidP="00EF38D7">
      <w:pPr>
        <w:pStyle w:val="Ttulo2"/>
        <w:spacing w:before="0" w:line="360" w:lineRule="auto"/>
        <w:ind w:left="1134" w:hanging="567"/>
        <w:rPr>
          <w:kern w:val="36"/>
          <w:lang w:val="es-ES"/>
        </w:rPr>
      </w:pPr>
      <w:bookmarkStart w:id="154" w:name="_Toc286835462"/>
      <w:r w:rsidRPr="00D05D3E">
        <w:rPr>
          <w:kern w:val="36"/>
          <w:lang w:val="es-ES"/>
        </w:rPr>
        <w:t xml:space="preserve">DISCRIMINACIÓN DE </w:t>
      </w:r>
      <w:smartTag w:uri="urn:schemas-microsoft-com:office:smarttags" w:element="PersonName">
        <w:smartTagPr>
          <w:attr w:name="ProductID" w:val="La Mujer"/>
        </w:smartTagPr>
        <w:r w:rsidRPr="00D05D3E">
          <w:rPr>
            <w:kern w:val="36"/>
            <w:lang w:val="es-ES"/>
          </w:rPr>
          <w:t>LA MUJER</w:t>
        </w:r>
      </w:smartTag>
      <w:bookmarkEnd w:id="154"/>
    </w:p>
    <w:p w:rsidR="00EF38D7" w:rsidRPr="00D05D3E" w:rsidRDefault="00EF38D7" w:rsidP="00EF38D7">
      <w:pPr>
        <w:rPr>
          <w:lang w:val="es-ES"/>
        </w:rPr>
      </w:pPr>
    </w:p>
    <w:p w:rsidR="00EF38D7" w:rsidRPr="00D05D3E" w:rsidRDefault="00EF38D7" w:rsidP="00EF38D7">
      <w:pPr>
        <w:pStyle w:val="NormalWeb"/>
        <w:spacing w:before="0" w:beforeAutospacing="0" w:line="360" w:lineRule="auto"/>
        <w:jc w:val="both"/>
        <w:rPr>
          <w:rFonts w:ascii="Arial" w:hAnsi="Arial" w:cs="Arial"/>
          <w:b/>
          <w:sz w:val="22"/>
          <w:szCs w:val="22"/>
        </w:rPr>
      </w:pPr>
      <w:r w:rsidRPr="00D05D3E">
        <w:rPr>
          <w:rFonts w:ascii="Arial" w:hAnsi="Arial" w:cs="Arial"/>
          <w:sz w:val="22"/>
          <w:szCs w:val="22"/>
          <w:lang w:val="es-ES"/>
        </w:rPr>
        <w:t>En varios países de Latinoamérica, Asia y África, el nacimiento de una niña se considera una desgracia o un castigo divino. El nacimiento de un niño, en cambio, es motivo de regocijo familiar. En países como Bolivia, donde se conserva la idea de que los hombres están hechos para el trabajo y las mujeres para la cocina, ambos padres lamentan el nacimiento de su hija.</w:t>
      </w:r>
    </w:p>
    <w:p w:rsidR="00EF38D7" w:rsidRPr="00D05D3E" w:rsidRDefault="00EF38D7" w:rsidP="00EF38D7">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 xml:space="preserve">Lo cierto es que, en toda sociedad patriarcal, se enseña a los niños, desde muy temprana edad, a valorar la virginidad y la belleza en las mujeres, y la virilidad e inteligencia en los hombres. Según los cuentos de hadas y princesas, la niña debe ser como Blanca nieves o Cenicienta, hermosa y bondadosa, si quiere encontrar un príncipe azul, ya que si es una mujer emancipada, </w:t>
      </w:r>
      <w:r w:rsidRPr="00D05D3E">
        <w:rPr>
          <w:rFonts w:ascii="Arial" w:hAnsi="Arial" w:cs="Arial"/>
          <w:sz w:val="22"/>
          <w:szCs w:val="22"/>
          <w:lang w:val="es-ES"/>
        </w:rPr>
        <w:lastRenderedPageBreak/>
        <w:t>con derechos y libertades, corre el riesgo de parecerse a la bruja Amelia o a la "reina con cabeza de cerdo", que exaltan la imagen de un ser repugnante por dentro y por fuera.</w:t>
      </w:r>
    </w:p>
    <w:p w:rsidR="00EF38D7" w:rsidRPr="00D05D3E" w:rsidRDefault="00EF38D7" w:rsidP="00EF38D7">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En las propagandas comerciales se representa el estereotipo clásico de la mujer, quien, además de ser joven y bella, debe saber asear la casa y ser diestra en la cocina. Las niñas deben jugar con muñecas y ayudar a sus madres en los quehaceres domésticos. Esta propaganda ideológica, lejos de estar reñida con el principio de que la mujer tiene los mismos derechos que el hombre, discrimina a la mujer desde el instante en que la presenta como a un ser menos capaz e inteligente que el hombre.</w:t>
      </w:r>
    </w:p>
    <w:p w:rsidR="00EF38D7" w:rsidRPr="00D05D3E" w:rsidRDefault="00EF38D7" w:rsidP="00EF38D7">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La mayoría de las mujeres están entrenadas para la resignación y el sometimiento. Se las obliga a quedarse en el hogar para cuidar a los hermanos menores, para ayudar en las labores domésticas, del campo y en el comercio informal. Es decir, las desventajas y la discriminación de la mujer comienzan en la cuna. En el área rural, ellas asisten menos que los varones a la escuela, dejan de educarse a muy temprana edad y, consiguientemente, constituyen la mayor tasa de analfabetismo.</w:t>
      </w:r>
    </w:p>
    <w:p w:rsidR="00EF38D7" w:rsidRPr="00D05D3E" w:rsidRDefault="00EF38D7" w:rsidP="00EF38D7">
      <w:pPr>
        <w:pStyle w:val="NormalWeb"/>
        <w:spacing w:before="0" w:beforeAutospacing="0" w:after="0" w:afterAutospacing="0" w:line="360" w:lineRule="auto"/>
        <w:jc w:val="both"/>
        <w:rPr>
          <w:rFonts w:ascii="Arial" w:hAnsi="Arial" w:cs="Arial"/>
          <w:sz w:val="22"/>
          <w:szCs w:val="22"/>
          <w:lang w:val="es-ES"/>
        </w:rPr>
      </w:pPr>
    </w:p>
    <w:p w:rsidR="00EF38D7" w:rsidRPr="00D05D3E" w:rsidRDefault="00EF38D7" w:rsidP="00EF38D7">
      <w:pPr>
        <w:pStyle w:val="Ttulo2"/>
        <w:spacing w:before="0" w:after="0" w:line="360" w:lineRule="auto"/>
        <w:ind w:left="1134"/>
      </w:pPr>
      <w:bookmarkStart w:id="155" w:name="_Toc286835463"/>
      <w:smartTag w:uri="urn:schemas-microsoft-com:office:smarttags" w:element="PersonName">
        <w:smartTagPr>
          <w:attr w:name="ProductID" w:val="LA MUJER EN"/>
        </w:smartTagPr>
        <w:r w:rsidRPr="00D05D3E">
          <w:t>LA MUJER EN</w:t>
        </w:r>
      </w:smartTag>
      <w:r w:rsidRPr="00D05D3E">
        <w:t xml:space="preserve"> </w:t>
      </w:r>
      <w:hyperlink r:id="rId47" w:anchor="GEOGRAF" w:history="1">
        <w:r w:rsidRPr="00D05D3E">
          <w:t>BOLIVIA</w:t>
        </w:r>
      </w:hyperlink>
      <w:r w:rsidRPr="00D05D3E">
        <w:t>.</w:t>
      </w:r>
      <w:bookmarkEnd w:id="155"/>
    </w:p>
    <w:p w:rsidR="00EF38D7" w:rsidRPr="00D05D3E" w:rsidRDefault="00EF38D7" w:rsidP="00EF38D7">
      <w:pPr>
        <w:spacing w:after="0" w:line="360" w:lineRule="auto"/>
      </w:pPr>
    </w:p>
    <w:p w:rsidR="00EF38D7" w:rsidRPr="00D05D3E" w:rsidRDefault="00EF38D7" w:rsidP="00EF38D7">
      <w:pPr>
        <w:shd w:val="clear" w:color="auto" w:fill="FFFFFF"/>
        <w:spacing w:after="160" w:line="360" w:lineRule="auto"/>
        <w:jc w:val="both"/>
        <w:rPr>
          <w:rFonts w:ascii="Arial" w:eastAsia="Times New Roman" w:hAnsi="Arial" w:cs="Arial"/>
          <w:noProof/>
          <w:lang w:val="es-ES"/>
        </w:rPr>
      </w:pPr>
      <w:r w:rsidRPr="00D05D3E">
        <w:rPr>
          <w:rFonts w:ascii="Arial" w:eastAsia="Times New Roman" w:hAnsi="Arial" w:cs="Arial"/>
        </w:rPr>
        <w:t xml:space="preserve">Ya acercándonos a la especificidad boliviana, consideramos los aportes públicos de </w:t>
      </w:r>
      <w:smartTag w:uri="urn:schemas-microsoft-com:office:smarttags" w:element="PersonName">
        <w:smartTagPr>
          <w:attr w:name="ProductID" w:val="la Dra. Julieta"/>
        </w:smartTagPr>
        <w:r w:rsidRPr="00D05D3E">
          <w:rPr>
            <w:rFonts w:ascii="Arial" w:eastAsia="Times New Roman" w:hAnsi="Arial" w:cs="Arial"/>
          </w:rPr>
          <w:t>la Dra. Julieta</w:t>
        </w:r>
      </w:smartTag>
      <w:r w:rsidRPr="00D05D3E">
        <w:rPr>
          <w:rFonts w:ascii="Arial" w:eastAsia="Times New Roman" w:hAnsi="Arial" w:cs="Arial"/>
        </w:rPr>
        <w:t xml:space="preserve"> Montaño sobre la situación de la mujer boliviana. Explicita que la mujer en el país ocupa una posición en la sociedad que iguala las diferencias económicas evidentes "al hablar de la posición de la mujer nos referimos (...) a la valoración que tiene como mujer (...) en la sociedad".</w:t>
      </w:r>
      <w:r w:rsidRPr="00D05D3E">
        <w:rPr>
          <w:rStyle w:val="Refdenotaalpie"/>
          <w:rFonts w:ascii="Arial" w:eastAsia="Times New Roman" w:hAnsi="Arial" w:cs="Arial"/>
          <w:noProof/>
          <w:lang w:val="es-ES"/>
        </w:rPr>
        <w:footnoteReference w:id="14"/>
      </w:r>
      <w:r w:rsidRPr="00D05D3E">
        <w:rPr>
          <w:rFonts w:ascii="Arial" w:eastAsia="Times New Roman" w:hAnsi="Arial" w:cs="Arial"/>
        </w:rPr>
        <w:t>(KUTINA 1994: 83).</w:t>
      </w:r>
    </w:p>
    <w:p w:rsidR="00EF38D7" w:rsidRPr="00D05D3E" w:rsidRDefault="00EF38D7" w:rsidP="00EF38D7">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Afirma que la sociedad boliviana es una sociedad patriarcal porque esta valoración que se hace de la mujer está por debajo de la valoración que se hace del hombre. De acuerdo a esta autora, el argumento de la maternidad es el más utilizado para justificar esta desigualdad, ya que el rol reproductor le asigna a la mujer actividades pasivas, no valoradas económicamente, encaminadas básicamente a la </w:t>
      </w:r>
      <w:hyperlink r:id="rId48" w:history="1">
        <w:r w:rsidRPr="00D05D3E">
          <w:rPr>
            <w:rFonts w:ascii="Arial" w:eastAsia="Times New Roman" w:hAnsi="Arial" w:cs="Arial"/>
          </w:rPr>
          <w:t>atención</w:t>
        </w:r>
      </w:hyperlink>
      <w:r w:rsidRPr="00D05D3E">
        <w:rPr>
          <w:rFonts w:ascii="Arial" w:eastAsia="Times New Roman" w:hAnsi="Arial" w:cs="Arial"/>
        </w:rPr>
        <w:t xml:space="preserve">, cuidado y </w:t>
      </w:r>
      <w:hyperlink r:id="rId49" w:history="1">
        <w:r w:rsidRPr="00D05D3E">
          <w:rPr>
            <w:rFonts w:ascii="Arial" w:eastAsia="Times New Roman" w:hAnsi="Arial" w:cs="Arial"/>
          </w:rPr>
          <w:t>educación</w:t>
        </w:r>
      </w:hyperlink>
      <w:r w:rsidRPr="00D05D3E">
        <w:rPr>
          <w:rFonts w:ascii="Arial" w:eastAsia="Times New Roman" w:hAnsi="Arial" w:cs="Arial"/>
        </w:rPr>
        <w:t xml:space="preserve"> de la familia a su cargo. El varón, teniendo el rol de proveedor, es quién garantiza los </w:t>
      </w:r>
      <w:hyperlink r:id="rId50" w:history="1">
        <w:r w:rsidRPr="00D05D3E">
          <w:rPr>
            <w:rFonts w:ascii="Arial" w:eastAsia="Times New Roman" w:hAnsi="Arial" w:cs="Arial"/>
          </w:rPr>
          <w:t>medios</w:t>
        </w:r>
      </w:hyperlink>
      <w:r w:rsidRPr="00D05D3E">
        <w:rPr>
          <w:rFonts w:ascii="Arial" w:eastAsia="Times New Roman" w:hAnsi="Arial" w:cs="Arial"/>
        </w:rPr>
        <w:t xml:space="preserve"> para la supervivencia de mujer y niños, y en sus manos queda el </w:t>
      </w:r>
      <w:hyperlink r:id="rId51" w:history="1">
        <w:r w:rsidRPr="00D05D3E">
          <w:rPr>
            <w:rFonts w:ascii="Arial" w:eastAsia="Times New Roman" w:hAnsi="Arial" w:cs="Arial"/>
          </w:rPr>
          <w:t>poder</w:t>
        </w:r>
      </w:hyperlink>
      <w:r w:rsidRPr="00D05D3E">
        <w:rPr>
          <w:rFonts w:ascii="Arial" w:eastAsia="Times New Roman" w:hAnsi="Arial" w:cs="Arial"/>
        </w:rPr>
        <w:t xml:space="preserve"> económico y político.</w:t>
      </w:r>
    </w:p>
    <w:p w:rsidR="00EF38D7" w:rsidRPr="00D05D3E" w:rsidRDefault="00EF38D7" w:rsidP="00EF38D7">
      <w:pPr>
        <w:shd w:val="clear" w:color="auto" w:fill="FFFFFF"/>
        <w:spacing w:after="160" w:line="360" w:lineRule="auto"/>
        <w:jc w:val="both"/>
        <w:rPr>
          <w:rFonts w:ascii="Arial" w:eastAsia="Times New Roman" w:hAnsi="Arial" w:cs="Arial"/>
        </w:rPr>
      </w:pPr>
      <w:r w:rsidRPr="00D05D3E">
        <w:rPr>
          <w:rFonts w:ascii="Arial" w:eastAsia="Times New Roman" w:hAnsi="Arial" w:cs="Arial"/>
        </w:rPr>
        <w:lastRenderedPageBreak/>
        <w:t xml:space="preserve">Por otro lado, se vienen observando modificaciones en los roles sociales tradicionales debido a la </w:t>
      </w:r>
      <w:hyperlink r:id="rId52" w:anchor="QUEES" w:history="1">
        <w:r w:rsidRPr="00D05D3E">
          <w:rPr>
            <w:rFonts w:ascii="Arial" w:eastAsia="Times New Roman" w:hAnsi="Arial" w:cs="Arial"/>
          </w:rPr>
          <w:t>crisis</w:t>
        </w:r>
      </w:hyperlink>
      <w:r w:rsidRPr="00D05D3E">
        <w:rPr>
          <w:rFonts w:ascii="Arial" w:eastAsia="Times New Roman" w:hAnsi="Arial" w:cs="Arial"/>
        </w:rPr>
        <w:t xml:space="preserve"> económica que afecta directamente a la </w:t>
      </w:r>
      <w:hyperlink r:id="rId53" w:history="1">
        <w:r w:rsidRPr="00D05D3E">
          <w:rPr>
            <w:rFonts w:ascii="Arial" w:eastAsia="Times New Roman" w:hAnsi="Arial" w:cs="Arial"/>
          </w:rPr>
          <w:t>calidad</w:t>
        </w:r>
      </w:hyperlink>
      <w:r w:rsidRPr="00D05D3E">
        <w:rPr>
          <w:rFonts w:ascii="Arial" w:hAnsi="Arial" w:cs="Arial"/>
        </w:rPr>
        <w:t xml:space="preserve"> </w:t>
      </w:r>
      <w:r w:rsidRPr="00D05D3E">
        <w:rPr>
          <w:rFonts w:ascii="Arial" w:eastAsia="Times New Roman" w:hAnsi="Arial" w:cs="Arial"/>
        </w:rPr>
        <w:t xml:space="preserve">de vida de la familia. Así, rápidamente las mujeres han dejado el techo de sus hogares para salir a buscar ingresos económicos mayoritariamente en los </w:t>
      </w:r>
      <w:hyperlink r:id="rId54" w:history="1">
        <w:r w:rsidRPr="00D05D3E">
          <w:rPr>
            <w:rFonts w:ascii="Arial" w:eastAsia="Times New Roman" w:hAnsi="Arial" w:cs="Arial"/>
          </w:rPr>
          <w:t>mercados</w:t>
        </w:r>
      </w:hyperlink>
      <w:r w:rsidRPr="00D05D3E">
        <w:rPr>
          <w:rFonts w:ascii="Arial" w:eastAsia="Times New Roman" w:hAnsi="Arial" w:cs="Arial"/>
        </w:rPr>
        <w:t xml:space="preserve">, como comerciantes, y ofreciendo </w:t>
      </w:r>
      <w:hyperlink r:id="rId55" w:history="1">
        <w:r w:rsidRPr="00D05D3E">
          <w:rPr>
            <w:rFonts w:ascii="Arial" w:eastAsia="Times New Roman" w:hAnsi="Arial" w:cs="Arial"/>
          </w:rPr>
          <w:t>servicios</w:t>
        </w:r>
      </w:hyperlink>
      <w:r w:rsidRPr="00D05D3E">
        <w:rPr>
          <w:rFonts w:ascii="Arial" w:eastAsia="Times New Roman" w:hAnsi="Arial" w:cs="Arial"/>
        </w:rPr>
        <w:t xml:space="preserve"> domésticos. A pesar de que evidentemente el rol proveedor del hombre y el rol reproductor de la mujer están alterados, esto no cambia la valoración o posición de la mujer boliviana en la sociedad.</w:t>
      </w:r>
    </w:p>
    <w:p w:rsidR="00EF38D7" w:rsidRPr="00D05D3E" w:rsidRDefault="00EF38D7" w:rsidP="00EF38D7">
      <w:pPr>
        <w:shd w:val="clear" w:color="auto" w:fill="FFFFFF"/>
        <w:spacing w:after="160" w:line="360" w:lineRule="auto"/>
        <w:jc w:val="both"/>
        <w:rPr>
          <w:rFonts w:ascii="Arial" w:eastAsia="Times New Roman" w:hAnsi="Arial" w:cs="Arial"/>
        </w:rPr>
      </w:pPr>
      <w:r w:rsidRPr="00D05D3E">
        <w:rPr>
          <w:rFonts w:ascii="Arial" w:eastAsia="Times New Roman" w:hAnsi="Arial" w:cs="Arial"/>
        </w:rPr>
        <w:t>La mujer tiene que hacerse cargo, en consecuencia, de la suma de dos jornadas laborales. La una fuera del hogar; la otra en su interior.</w:t>
      </w:r>
    </w:p>
    <w:p w:rsidR="00EF38D7" w:rsidRPr="00D05D3E" w:rsidRDefault="00EF38D7" w:rsidP="00EF38D7">
      <w:pPr>
        <w:shd w:val="clear" w:color="auto" w:fill="FFFFFF"/>
        <w:spacing w:after="160" w:line="360" w:lineRule="auto"/>
        <w:jc w:val="both"/>
        <w:rPr>
          <w:rFonts w:ascii="Arial" w:eastAsia="Times New Roman" w:hAnsi="Arial" w:cs="Arial"/>
        </w:rPr>
      </w:pPr>
      <w:r w:rsidRPr="00D05D3E">
        <w:rPr>
          <w:rFonts w:ascii="Arial" w:eastAsia="Times New Roman" w:hAnsi="Arial" w:cs="Arial"/>
        </w:rPr>
        <w:t>Encontramos que la</w:t>
      </w:r>
      <w:r>
        <w:rPr>
          <w:rFonts w:ascii="Arial" w:eastAsia="Times New Roman" w:hAnsi="Arial" w:cs="Arial"/>
        </w:rPr>
        <w:t>s</w:t>
      </w:r>
      <w:r w:rsidRPr="00D05D3E">
        <w:rPr>
          <w:rFonts w:ascii="Arial" w:eastAsia="Times New Roman" w:hAnsi="Arial" w:cs="Arial"/>
        </w:rPr>
        <w:t xml:space="preserve"> mujeres cumple</w:t>
      </w:r>
      <w:r>
        <w:rPr>
          <w:rFonts w:ascii="Arial" w:eastAsia="Times New Roman" w:hAnsi="Arial" w:cs="Arial"/>
        </w:rPr>
        <w:t>n</w:t>
      </w:r>
      <w:r w:rsidRPr="00D05D3E">
        <w:rPr>
          <w:rFonts w:ascii="Arial" w:eastAsia="Times New Roman" w:hAnsi="Arial" w:cs="Arial"/>
        </w:rPr>
        <w:t xml:space="preserve"> ahora "normalmente" un triple rol: el de madre, el de proveedora, y el de reproductora de las necesidades de atención de la familia.</w:t>
      </w:r>
    </w:p>
    <w:p w:rsidR="00EF38D7" w:rsidRPr="00D05D3E" w:rsidRDefault="00EF38D7" w:rsidP="00EF38D7">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La sociedad, respecto a estas modificaciones, sigue sosteniendo que las mujeres "somos madres antes que mujeres, pero cuando la crisis nos expulsa a la calle, no tiene compasión de ese rol de madre antes de mujer, y nos exige que seamos trabajadoras y muy buenas; además de que seamos buenas madres, y que seamos excelentes gestoras para la </w:t>
      </w:r>
      <w:hyperlink r:id="rId56" w:history="1">
        <w:r w:rsidRPr="00D05D3E">
          <w:rPr>
            <w:rFonts w:ascii="Arial" w:eastAsia="Times New Roman" w:hAnsi="Arial" w:cs="Arial"/>
          </w:rPr>
          <w:t>comunidad</w:t>
        </w:r>
      </w:hyperlink>
      <w:r w:rsidRPr="00D05D3E">
        <w:rPr>
          <w:rFonts w:ascii="Arial" w:eastAsia="Times New Roman" w:hAnsi="Arial" w:cs="Arial"/>
        </w:rPr>
        <w:t>"</w:t>
      </w:r>
      <w:r w:rsidRPr="00D05D3E">
        <w:rPr>
          <w:rStyle w:val="Refdenotaalpie"/>
          <w:rFonts w:ascii="Arial" w:eastAsia="Times New Roman" w:hAnsi="Arial" w:cs="Arial"/>
        </w:rPr>
        <w:footnoteReference w:id="15"/>
      </w:r>
      <w:r w:rsidRPr="00D05D3E">
        <w:rPr>
          <w:rFonts w:ascii="Arial" w:eastAsia="Times New Roman" w:hAnsi="Arial" w:cs="Arial"/>
        </w:rPr>
        <w:t xml:space="preserve"> (KUTINA 1994: 85)</w:t>
      </w:r>
    </w:p>
    <w:p w:rsidR="00EF38D7" w:rsidRPr="00D05D3E" w:rsidRDefault="00EF38D7" w:rsidP="00EF38D7">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A esta posición de mujer sacrificada -o martirizada- en la sociedad, se suma la violencia casi sistemáticamente ejercida contra ella, ante la cual no se le brinda casi protección, sino que, al contrario, se le exige resignación. El sistema de </w:t>
      </w:r>
      <w:hyperlink r:id="rId57" w:history="1">
        <w:r w:rsidRPr="00D05D3E">
          <w:rPr>
            <w:rFonts w:ascii="Arial" w:eastAsia="Times New Roman" w:hAnsi="Arial" w:cs="Arial"/>
          </w:rPr>
          <w:t>leyes</w:t>
        </w:r>
      </w:hyperlink>
      <w:r w:rsidRPr="00D05D3E">
        <w:rPr>
          <w:rFonts w:ascii="Arial" w:eastAsia="Times New Roman" w:hAnsi="Arial" w:cs="Arial"/>
        </w:rPr>
        <w:t xml:space="preserve"> vigente constituye, en este campo, otra </w:t>
      </w:r>
      <w:hyperlink r:id="rId58" w:history="1">
        <w:r w:rsidRPr="00D05D3E">
          <w:rPr>
            <w:rFonts w:ascii="Arial" w:eastAsia="Times New Roman" w:hAnsi="Arial" w:cs="Arial"/>
          </w:rPr>
          <w:t>muestra</w:t>
        </w:r>
      </w:hyperlink>
      <w:r w:rsidRPr="00D05D3E">
        <w:rPr>
          <w:rFonts w:ascii="Arial" w:eastAsia="Times New Roman" w:hAnsi="Arial" w:cs="Arial"/>
        </w:rPr>
        <w:t xml:space="preserve"> fehaciente de la subvaloración de la mujer en Bolivia. Cuando existen casos de violencia evidente contra una mujer, el </w:t>
      </w:r>
      <w:hyperlink r:id="rId59" w:history="1">
        <w:r w:rsidRPr="00D05D3E">
          <w:rPr>
            <w:rFonts w:ascii="Arial" w:eastAsia="Times New Roman" w:hAnsi="Arial" w:cs="Arial"/>
          </w:rPr>
          <w:t>código</w:t>
        </w:r>
      </w:hyperlink>
      <w:r w:rsidRPr="00D05D3E">
        <w:rPr>
          <w:rFonts w:ascii="Arial" w:eastAsia="Times New Roman" w:hAnsi="Arial" w:cs="Arial"/>
        </w:rPr>
        <w:t xml:space="preserve"> penal indica que "no puede iniciarse una </w:t>
      </w:r>
      <w:hyperlink r:id="rId60" w:history="1">
        <w:r w:rsidRPr="00D05D3E">
          <w:rPr>
            <w:rFonts w:ascii="Arial" w:eastAsia="Times New Roman" w:hAnsi="Arial" w:cs="Arial"/>
          </w:rPr>
          <w:t>acción</w:t>
        </w:r>
      </w:hyperlink>
      <w:r w:rsidRPr="00D05D3E">
        <w:rPr>
          <w:rFonts w:ascii="Arial" w:hAnsi="Arial" w:cs="Arial"/>
        </w:rPr>
        <w:t xml:space="preserve"> </w:t>
      </w:r>
      <w:r w:rsidRPr="00D05D3E">
        <w:rPr>
          <w:rFonts w:ascii="Arial" w:eastAsia="Times New Roman" w:hAnsi="Arial" w:cs="Arial"/>
        </w:rPr>
        <w:t xml:space="preserve">penal cuando la lesión que ha sido causada por un pariente, sean padres, hermanos, madres y cuñados, etc. pero que viven bajo el mismo techo, no haya pasado de los treinta días de impedimento". Se entiende que con menos días de impedimento, se trata "solamente" de un problema familiar e íntimo en el cual ni </w:t>
      </w:r>
      <w:hyperlink r:id="rId61" w:history="1">
        <w:r w:rsidRPr="00D05D3E">
          <w:rPr>
            <w:rFonts w:ascii="Arial" w:eastAsia="Times New Roman" w:hAnsi="Arial" w:cs="Arial"/>
          </w:rPr>
          <w:t>el Estado</w:t>
        </w:r>
      </w:hyperlink>
      <w:r w:rsidRPr="00D05D3E">
        <w:rPr>
          <w:rFonts w:ascii="Arial" w:eastAsia="Times New Roman" w:hAnsi="Arial" w:cs="Arial"/>
        </w:rPr>
        <w:t xml:space="preserve"> ni la sociedad tienen derecho a decir nada.</w:t>
      </w:r>
      <w:r w:rsidRPr="00D05D3E">
        <w:rPr>
          <w:rStyle w:val="Refdenotaalpie"/>
          <w:rFonts w:ascii="Arial" w:eastAsia="Times New Roman" w:hAnsi="Arial" w:cs="Arial"/>
        </w:rPr>
        <w:footnoteReference w:id="16"/>
      </w:r>
    </w:p>
    <w:p w:rsidR="00EF38D7" w:rsidRPr="00D05D3E" w:rsidRDefault="00EF38D7" w:rsidP="00EF38D7">
      <w:pPr>
        <w:shd w:val="clear" w:color="auto" w:fill="FFFFFF"/>
        <w:spacing w:after="160" w:line="360" w:lineRule="auto"/>
        <w:jc w:val="both"/>
        <w:rPr>
          <w:rFonts w:ascii="Arial" w:eastAsia="Times New Roman" w:hAnsi="Arial" w:cs="Arial"/>
        </w:rPr>
      </w:pPr>
    </w:p>
    <w:p w:rsidR="00EF38D7" w:rsidRPr="00D05D3E" w:rsidRDefault="00EF38D7" w:rsidP="00EF38D7">
      <w:pPr>
        <w:pStyle w:val="Ttulo1"/>
        <w:numPr>
          <w:ilvl w:val="0"/>
          <w:numId w:val="0"/>
        </w:numPr>
        <w:ind w:left="720" w:hanging="360"/>
        <w:rPr>
          <w:lang w:eastAsia="es-BO"/>
        </w:rPr>
      </w:pPr>
      <w:bookmarkStart w:id="156" w:name="_Toc286835464"/>
      <w:r w:rsidRPr="00D05D3E">
        <w:rPr>
          <w:lang w:eastAsia="es-BO"/>
        </w:rPr>
        <w:t xml:space="preserve">DESCRIPCION GENERAL DE </w:t>
      </w:r>
      <w:smartTag w:uri="urn:schemas-microsoft-com:office:smarttags" w:element="PersonName">
        <w:smartTagPr>
          <w:attr w:name="ProductID" w:val="LA PROPUESTA"/>
        </w:smartTagPr>
        <w:r w:rsidRPr="00D05D3E">
          <w:rPr>
            <w:lang w:eastAsia="es-BO"/>
          </w:rPr>
          <w:t>LA PROPUESTA</w:t>
        </w:r>
      </w:smartTag>
      <w:r w:rsidRPr="00D05D3E">
        <w:rPr>
          <w:lang w:eastAsia="es-BO"/>
        </w:rPr>
        <w:t>:</w:t>
      </w:r>
      <w:bookmarkEnd w:id="156"/>
    </w:p>
    <w:p w:rsidR="00EF38D7" w:rsidRPr="00D05D3E" w:rsidRDefault="00EF38D7" w:rsidP="00EF38D7">
      <w:pPr>
        <w:rPr>
          <w:lang w:eastAsia="es-BO"/>
        </w:rPr>
      </w:pPr>
    </w:p>
    <w:p w:rsidR="00EF38D7" w:rsidRPr="00D05D3E" w:rsidRDefault="00EF38D7" w:rsidP="00EF38D7">
      <w:pPr>
        <w:pStyle w:val="Prrafodelista"/>
        <w:keepNext/>
        <w:numPr>
          <w:ilvl w:val="0"/>
          <w:numId w:val="5"/>
        </w:numPr>
        <w:spacing w:before="240" w:after="60" w:line="360" w:lineRule="auto"/>
        <w:contextualSpacing w:val="0"/>
        <w:outlineLvl w:val="1"/>
        <w:rPr>
          <w:rFonts w:ascii="Arial" w:eastAsia="Times New Roman" w:hAnsi="Arial"/>
          <w:b/>
          <w:bCs/>
          <w:iCs/>
          <w:vanish/>
          <w:szCs w:val="28"/>
          <w:lang w:eastAsia="es-BO"/>
        </w:rPr>
      </w:pPr>
      <w:bookmarkStart w:id="157" w:name="_Toc285450390"/>
      <w:bookmarkStart w:id="158" w:name="_Toc285450918"/>
      <w:bookmarkStart w:id="159" w:name="_Toc285450979"/>
      <w:bookmarkStart w:id="160" w:name="_Toc285451279"/>
      <w:bookmarkStart w:id="161" w:name="_Toc286057315"/>
      <w:bookmarkStart w:id="162" w:name="_Toc286564359"/>
      <w:bookmarkStart w:id="163" w:name="_Toc286577203"/>
      <w:bookmarkStart w:id="164" w:name="_Toc286835395"/>
      <w:bookmarkStart w:id="165" w:name="_Toc286835465"/>
      <w:bookmarkEnd w:id="157"/>
      <w:bookmarkEnd w:id="158"/>
      <w:bookmarkEnd w:id="159"/>
      <w:bookmarkEnd w:id="160"/>
      <w:bookmarkEnd w:id="161"/>
      <w:bookmarkEnd w:id="162"/>
      <w:bookmarkEnd w:id="163"/>
      <w:bookmarkEnd w:id="164"/>
      <w:bookmarkEnd w:id="165"/>
    </w:p>
    <w:p w:rsidR="00EF38D7" w:rsidRPr="00D05D3E" w:rsidRDefault="00EF38D7" w:rsidP="00EF38D7">
      <w:pPr>
        <w:pStyle w:val="Ttulo2"/>
        <w:spacing w:line="360" w:lineRule="auto"/>
        <w:ind w:left="1134"/>
        <w:rPr>
          <w:lang w:eastAsia="es-BO"/>
        </w:rPr>
      </w:pPr>
      <w:bookmarkStart w:id="166" w:name="_Toc286835466"/>
      <w:r w:rsidRPr="00D05D3E">
        <w:rPr>
          <w:lang w:eastAsia="es-BO"/>
        </w:rPr>
        <w:t>Estrategias para la población</w:t>
      </w:r>
      <w:bookmarkEnd w:id="166"/>
    </w:p>
    <w:p w:rsidR="00EF38D7" w:rsidRPr="00D05D3E" w:rsidRDefault="00EF38D7" w:rsidP="00EF38D7">
      <w:pPr>
        <w:spacing w:before="240"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Las estrategias propuestas para  poder llevar a cabo el trabajo  y el proyecto se siguen los siguientes puntos:</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Proyección de videos con la temática “La importancia de la nutrición en el embarazo” en sala de espera</w:t>
      </w:r>
      <w:r>
        <w:rPr>
          <w:rFonts w:ascii="Arial" w:eastAsia="Times New Roman" w:hAnsi="Arial" w:cs="Arial"/>
          <w:lang w:eastAsia="es-BO"/>
        </w:rPr>
        <w:t xml:space="preserve">  a todas las mujeres presentes.</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Pegado de pancartas </w:t>
      </w:r>
      <w:r>
        <w:rPr>
          <w:rFonts w:ascii="Arial" w:eastAsia="Times New Roman" w:hAnsi="Arial" w:cs="Arial"/>
          <w:lang w:eastAsia="es-BO"/>
        </w:rPr>
        <w:t xml:space="preserve"> en calles aledañas al centro de salud, en la misma institución </w:t>
      </w:r>
      <w:r w:rsidRPr="00D05D3E">
        <w:rPr>
          <w:rFonts w:ascii="Arial" w:eastAsia="Times New Roman" w:hAnsi="Arial" w:cs="Arial"/>
          <w:lang w:eastAsia="es-BO"/>
        </w:rPr>
        <w:t>con la temática alimentos nutritivos antes y durante el embarazo</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Entrega de volantes informativos sobre nutrición en el embarazo, y las consecuencias de la mala nutrición para el bebé por nacer.</w:t>
      </w:r>
    </w:p>
    <w:p w:rsidR="00EF38D7" w:rsidRPr="00D05D3E" w:rsidRDefault="00EF38D7" w:rsidP="00EF38D7">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Se darán charlas educativas sobre consecuencias de la nutrición en la mujer gestante.</w:t>
      </w:r>
    </w:p>
    <w:p w:rsidR="00EF38D7" w:rsidRPr="00D05D3E" w:rsidRDefault="00EF38D7" w:rsidP="00EF38D7">
      <w:pPr>
        <w:spacing w:after="0" w:line="360" w:lineRule="auto"/>
        <w:jc w:val="both"/>
        <w:rPr>
          <w:rFonts w:ascii="Arial" w:eastAsia="Times New Roman" w:hAnsi="Arial" w:cs="Arial"/>
          <w:lang w:eastAsia="es-BO"/>
        </w:rPr>
      </w:pPr>
      <w:r w:rsidRPr="00D05D3E">
        <w:rPr>
          <w:rFonts w:ascii="Arial" w:eastAsia="Times New Roman" w:hAnsi="Arial" w:cs="Arial"/>
          <w:lang w:eastAsia="es-BO"/>
        </w:rPr>
        <w:t>Coordinaciones con el centro de salud para actividades a desarrollar.</w:t>
      </w:r>
    </w:p>
    <w:p w:rsidR="00EF38D7" w:rsidRPr="00D05D3E" w:rsidRDefault="00EF38D7" w:rsidP="00EF38D7">
      <w:pPr>
        <w:spacing w:after="0" w:line="360" w:lineRule="auto"/>
        <w:jc w:val="both"/>
        <w:rPr>
          <w:rFonts w:ascii="Arial" w:eastAsia="Times New Roman" w:hAnsi="Arial" w:cs="Arial"/>
          <w:lang w:eastAsia="es-BO"/>
        </w:rPr>
      </w:pPr>
    </w:p>
    <w:p w:rsidR="00EF38D7" w:rsidRPr="00D05D3E" w:rsidRDefault="00EF38D7" w:rsidP="00EF38D7">
      <w:pPr>
        <w:spacing w:after="0" w:line="360" w:lineRule="auto"/>
        <w:jc w:val="both"/>
        <w:rPr>
          <w:rFonts w:ascii="Arial" w:eastAsia="Times New Roman" w:hAnsi="Arial" w:cs="Arial"/>
          <w:lang w:eastAsia="es-BO"/>
        </w:rPr>
      </w:pPr>
    </w:p>
    <w:p w:rsidR="00EF38D7" w:rsidRPr="00D05D3E" w:rsidRDefault="00EF38D7" w:rsidP="00EF38D7">
      <w:pPr>
        <w:pStyle w:val="Ttulo3"/>
        <w:numPr>
          <w:ilvl w:val="2"/>
          <w:numId w:val="0"/>
        </w:numPr>
        <w:spacing w:before="0" w:line="360" w:lineRule="auto"/>
        <w:ind w:left="1428" w:hanging="720"/>
        <w:rPr>
          <w:lang w:eastAsia="es-BO"/>
        </w:rPr>
      </w:pPr>
      <w:bookmarkStart w:id="167" w:name="_Toc286835467"/>
      <w:r w:rsidRPr="00D05D3E">
        <w:rPr>
          <w:lang w:eastAsia="es-BO"/>
        </w:rPr>
        <w:t>Estrategias para la institución</w:t>
      </w:r>
      <w:bookmarkEnd w:id="167"/>
    </w:p>
    <w:p w:rsidR="00EF38D7" w:rsidRPr="00D05D3E" w:rsidRDefault="00EF38D7" w:rsidP="00EF38D7">
      <w:pPr>
        <w:spacing w:line="360" w:lineRule="auto"/>
        <w:rPr>
          <w:rFonts w:ascii="Arial" w:hAnsi="Arial" w:cs="Arial"/>
          <w:lang w:eastAsia="es-BO"/>
        </w:rPr>
      </w:pPr>
      <w:r w:rsidRPr="00D05D3E">
        <w:rPr>
          <w:rFonts w:ascii="Arial" w:hAnsi="Arial" w:cs="Arial"/>
          <w:lang w:eastAsia="es-BO"/>
        </w:rPr>
        <w:t>Entrega de pancartas</w:t>
      </w:r>
      <w:r>
        <w:rPr>
          <w:rFonts w:ascii="Arial" w:hAnsi="Arial" w:cs="Arial"/>
          <w:lang w:eastAsia="es-BO"/>
        </w:rPr>
        <w:t xml:space="preserve"> sobre nutrición en el embarazo- </w:t>
      </w:r>
    </w:p>
    <w:p w:rsidR="00EF38D7" w:rsidRPr="00D05D3E" w:rsidRDefault="00EF38D7" w:rsidP="00EF38D7">
      <w:pPr>
        <w:spacing w:line="360" w:lineRule="auto"/>
        <w:rPr>
          <w:rFonts w:ascii="Arial" w:hAnsi="Arial" w:cs="Arial"/>
          <w:lang w:eastAsia="es-BO"/>
        </w:rPr>
      </w:pPr>
      <w:r>
        <w:rPr>
          <w:rFonts w:ascii="Arial" w:hAnsi="Arial" w:cs="Arial"/>
          <w:lang w:eastAsia="es-BO"/>
        </w:rPr>
        <w:t>Entrega de videos con temas relacionados a la nutrición en el embarazo</w:t>
      </w:r>
    </w:p>
    <w:p w:rsidR="00EF38D7" w:rsidRPr="00D05D3E" w:rsidRDefault="00EF38D7" w:rsidP="00EF38D7">
      <w:pPr>
        <w:spacing w:line="360" w:lineRule="auto"/>
        <w:rPr>
          <w:rFonts w:ascii="Arial" w:hAnsi="Arial" w:cs="Arial"/>
          <w:lang w:eastAsia="es-BO"/>
        </w:rPr>
      </w:pPr>
      <w:r>
        <w:rPr>
          <w:rFonts w:ascii="Arial" w:hAnsi="Arial" w:cs="Arial"/>
          <w:lang w:eastAsia="es-BO"/>
        </w:rPr>
        <w:t>Entrega de r</w:t>
      </w:r>
      <w:r w:rsidRPr="00D05D3E">
        <w:rPr>
          <w:rFonts w:ascii="Arial" w:hAnsi="Arial" w:cs="Arial"/>
          <w:lang w:eastAsia="es-BO"/>
        </w:rPr>
        <w:t>otafolio</w:t>
      </w:r>
      <w:r>
        <w:rPr>
          <w:rFonts w:ascii="Arial" w:hAnsi="Arial" w:cs="Arial"/>
          <w:lang w:eastAsia="es-BO"/>
        </w:rPr>
        <w:t xml:space="preserve">s </w:t>
      </w:r>
      <w:del w:id="168" w:author="Fundación Waal" w:date="2011-05-26T10:17:00Z">
        <w:r w:rsidDel="0088533C">
          <w:rPr>
            <w:rFonts w:ascii="Arial" w:hAnsi="Arial" w:cs="Arial"/>
            <w:lang w:eastAsia="es-BO"/>
          </w:rPr>
          <w:delText xml:space="preserve">contienen </w:delText>
        </w:r>
      </w:del>
      <w:ins w:id="169" w:author="Fundación Waal" w:date="2011-05-26T10:17:00Z">
        <w:r w:rsidR="0088533C">
          <w:rPr>
            <w:rFonts w:ascii="Arial" w:hAnsi="Arial" w:cs="Arial"/>
            <w:lang w:eastAsia="es-BO"/>
          </w:rPr>
          <w:t xml:space="preserve">con información respecto a </w:t>
        </w:r>
      </w:ins>
      <w:r>
        <w:rPr>
          <w:rFonts w:ascii="Arial" w:hAnsi="Arial" w:cs="Arial"/>
          <w:lang w:eastAsia="es-BO"/>
        </w:rPr>
        <w:t>alimentos importantes durante la gestación</w:t>
      </w:r>
    </w:p>
    <w:p w:rsidR="00EF38D7" w:rsidRPr="00D05D3E" w:rsidRDefault="00EF38D7" w:rsidP="00EF38D7">
      <w:pPr>
        <w:spacing w:line="360" w:lineRule="auto"/>
        <w:rPr>
          <w:rFonts w:ascii="Arial" w:hAnsi="Arial" w:cs="Arial"/>
          <w:lang w:eastAsia="es-BO"/>
        </w:rPr>
      </w:pPr>
      <w:r>
        <w:rPr>
          <w:rFonts w:ascii="Arial" w:hAnsi="Arial" w:cs="Arial"/>
          <w:lang w:eastAsia="es-BO"/>
        </w:rPr>
        <w:t>Entrega de  volantes  y trípticos con temas relacionados a nutrición durante el embarazo.</w:t>
      </w:r>
    </w:p>
    <w:p w:rsidR="00EF38D7" w:rsidRPr="00D05D3E" w:rsidRDefault="00EF38D7" w:rsidP="00EF38D7">
      <w:pPr>
        <w:spacing w:after="0" w:line="360" w:lineRule="auto"/>
        <w:jc w:val="both"/>
        <w:rPr>
          <w:rFonts w:ascii="Arial" w:eastAsia="Times New Roman" w:hAnsi="Arial" w:cs="Arial"/>
          <w:lang w:eastAsia="es-BO"/>
        </w:rPr>
      </w:pPr>
    </w:p>
    <w:p w:rsidR="00EF38D7" w:rsidRPr="00D05D3E" w:rsidRDefault="00EF38D7" w:rsidP="00EF38D7">
      <w:pPr>
        <w:pStyle w:val="Ttulo2"/>
        <w:numPr>
          <w:ilvl w:val="1"/>
          <w:numId w:val="0"/>
        </w:numPr>
        <w:spacing w:before="0" w:after="0" w:line="360" w:lineRule="auto"/>
        <w:ind w:left="1134" w:hanging="567"/>
        <w:rPr>
          <w:lang w:eastAsia="es-BO"/>
        </w:rPr>
      </w:pPr>
      <w:bookmarkStart w:id="170" w:name="_Toc286835468"/>
      <w:r w:rsidRPr="00D05D3E">
        <w:rPr>
          <w:lang w:eastAsia="es-BO"/>
        </w:rPr>
        <w:t>Actividades para la población</w:t>
      </w:r>
      <w:bookmarkEnd w:id="170"/>
    </w:p>
    <w:p w:rsidR="00EF38D7" w:rsidRPr="00D05D3E" w:rsidRDefault="00EF38D7" w:rsidP="00EF38D7">
      <w:pPr>
        <w:spacing w:after="0"/>
        <w:rPr>
          <w:lang w:eastAsia="es-BO"/>
        </w:rPr>
      </w:pPr>
    </w:p>
    <w:p w:rsidR="00EF38D7" w:rsidRPr="00FE105B" w:rsidRDefault="00EF38D7" w:rsidP="00EF38D7">
      <w:pPr>
        <w:pStyle w:val="Prrafodelista"/>
        <w:numPr>
          <w:ilvl w:val="0"/>
          <w:numId w:val="9"/>
        </w:numPr>
        <w:jc w:val="both"/>
        <w:rPr>
          <w:rFonts w:ascii="Arial" w:hAnsi="Arial" w:cs="Arial"/>
          <w:bCs/>
          <w:rPrChange w:id="171" w:author="Fundación Waal" w:date="2011-05-26T10:17:00Z">
            <w:rPr>
              <w:rFonts w:ascii="Arial" w:hAnsi="Arial" w:cs="Arial"/>
              <w:bCs/>
              <w:sz w:val="20"/>
              <w:szCs w:val="20"/>
            </w:rPr>
          </w:rPrChange>
        </w:rPr>
      </w:pPr>
      <w:r w:rsidRPr="00FE105B">
        <w:rPr>
          <w:rFonts w:ascii="Arial" w:hAnsi="Arial" w:cs="Arial"/>
          <w:bCs/>
          <w:rPrChange w:id="172" w:author="Fundación Waal" w:date="2011-05-26T10:17:00Z">
            <w:rPr>
              <w:rFonts w:ascii="Arial" w:hAnsi="Arial" w:cs="Arial"/>
              <w:bCs/>
              <w:sz w:val="20"/>
              <w:szCs w:val="20"/>
            </w:rPr>
          </w:rPrChange>
        </w:rPr>
        <w:t>Elaborar material informativo como ser: trípticos, volantes, bípticos, rotafolios, afiches en relación a la nutrición en el embarazo.</w:t>
      </w:r>
    </w:p>
    <w:p w:rsidR="00EF38D7" w:rsidRPr="00FE105B" w:rsidRDefault="00EF38D7" w:rsidP="00EF38D7">
      <w:pPr>
        <w:pStyle w:val="Prrafodelista"/>
        <w:numPr>
          <w:ilvl w:val="0"/>
          <w:numId w:val="9"/>
        </w:numPr>
        <w:jc w:val="both"/>
        <w:rPr>
          <w:rFonts w:ascii="Arial" w:hAnsi="Arial" w:cs="Arial"/>
          <w:bCs/>
          <w:rPrChange w:id="173" w:author="Fundación Waal" w:date="2011-05-26T10:17:00Z">
            <w:rPr>
              <w:rFonts w:ascii="Arial" w:hAnsi="Arial" w:cs="Arial"/>
              <w:bCs/>
              <w:sz w:val="20"/>
              <w:szCs w:val="20"/>
            </w:rPr>
          </w:rPrChange>
        </w:rPr>
      </w:pPr>
      <w:r w:rsidRPr="00FE105B">
        <w:rPr>
          <w:rFonts w:ascii="Arial" w:hAnsi="Arial" w:cs="Arial"/>
          <w:bCs/>
          <w:rPrChange w:id="174" w:author="Fundación Waal" w:date="2011-05-26T10:17:00Z">
            <w:rPr>
              <w:rFonts w:ascii="Arial" w:hAnsi="Arial" w:cs="Arial"/>
              <w:bCs/>
              <w:sz w:val="20"/>
              <w:szCs w:val="20"/>
            </w:rPr>
          </w:rPrChange>
        </w:rPr>
        <w:t>Difusión de información audiovisual con el contenido de la nutrición en el embarazo.</w:t>
      </w:r>
    </w:p>
    <w:p w:rsidR="00EF38D7" w:rsidRPr="00FE105B" w:rsidRDefault="00EF38D7" w:rsidP="00EF38D7">
      <w:pPr>
        <w:pStyle w:val="Prrafodelista"/>
        <w:numPr>
          <w:ilvl w:val="0"/>
          <w:numId w:val="9"/>
        </w:numPr>
        <w:jc w:val="both"/>
        <w:rPr>
          <w:rFonts w:ascii="Arial" w:hAnsi="Arial" w:cs="Arial"/>
          <w:bCs/>
          <w:rPrChange w:id="175" w:author="Fundación Waal" w:date="2011-05-26T10:17:00Z">
            <w:rPr>
              <w:rFonts w:ascii="Arial" w:hAnsi="Arial" w:cs="Arial"/>
              <w:bCs/>
              <w:sz w:val="20"/>
              <w:szCs w:val="20"/>
            </w:rPr>
          </w:rPrChange>
        </w:rPr>
      </w:pPr>
      <w:r w:rsidRPr="00FE105B">
        <w:rPr>
          <w:rFonts w:ascii="Arial" w:hAnsi="Arial" w:cs="Arial"/>
          <w:bCs/>
          <w:rPrChange w:id="176" w:author="Fundación Waal" w:date="2011-05-26T10:17:00Z">
            <w:rPr>
              <w:rFonts w:ascii="Arial" w:hAnsi="Arial" w:cs="Arial"/>
              <w:bCs/>
              <w:sz w:val="20"/>
              <w:szCs w:val="20"/>
            </w:rPr>
          </w:rPrChange>
        </w:rPr>
        <w:t>Desarrollar charlas sobre la importancia de los alimentos como parte de nuestra nutrición.</w:t>
      </w:r>
    </w:p>
    <w:p w:rsidR="00EF38D7" w:rsidRPr="00FE105B" w:rsidRDefault="00EF38D7" w:rsidP="00EF38D7">
      <w:pPr>
        <w:spacing w:line="360" w:lineRule="auto"/>
        <w:jc w:val="both"/>
        <w:rPr>
          <w:rFonts w:ascii="Arial" w:eastAsia="Times New Roman" w:hAnsi="Arial" w:cs="Arial"/>
          <w:lang w:eastAsia="es-BO"/>
        </w:rPr>
      </w:pPr>
      <w:r w:rsidRPr="00FE105B">
        <w:rPr>
          <w:rFonts w:ascii="Arial" w:hAnsi="Arial" w:cs="Arial"/>
          <w:bCs/>
          <w:rPrChange w:id="177" w:author="Fundación Waal" w:date="2011-05-26T10:17:00Z">
            <w:rPr>
              <w:rFonts w:ascii="Arial" w:hAnsi="Arial" w:cs="Arial"/>
              <w:bCs/>
              <w:sz w:val="20"/>
              <w:szCs w:val="20"/>
            </w:rPr>
          </w:rPrChange>
        </w:rPr>
        <w:t xml:space="preserve">Aplicación de cuestionario sobre la importancia que tiene la nutrición </w:t>
      </w:r>
    </w:p>
    <w:p w:rsidR="00EF38D7" w:rsidRPr="00D05D3E" w:rsidRDefault="00EF38D7" w:rsidP="00EF38D7">
      <w:pPr>
        <w:pStyle w:val="Ttulo3"/>
        <w:numPr>
          <w:ilvl w:val="2"/>
          <w:numId w:val="0"/>
        </w:numPr>
        <w:spacing w:before="0" w:after="0"/>
        <w:ind w:left="1428" w:hanging="720"/>
        <w:rPr>
          <w:lang w:eastAsia="es-BO"/>
        </w:rPr>
      </w:pPr>
      <w:bookmarkStart w:id="178" w:name="_Toc286835469"/>
      <w:r w:rsidRPr="00D05D3E">
        <w:rPr>
          <w:lang w:eastAsia="es-BO"/>
        </w:rPr>
        <w:lastRenderedPageBreak/>
        <w:t>Actividades para la institución</w:t>
      </w:r>
      <w:bookmarkEnd w:id="178"/>
    </w:p>
    <w:p w:rsidR="00EF38D7" w:rsidRPr="00D05D3E" w:rsidRDefault="00EF38D7" w:rsidP="00EF38D7">
      <w:pPr>
        <w:spacing w:after="0"/>
        <w:rPr>
          <w:lang w:eastAsia="es-BO"/>
        </w:rPr>
      </w:pPr>
    </w:p>
    <w:p w:rsidR="00EF38D7" w:rsidRPr="00D05D3E" w:rsidRDefault="00EF38D7" w:rsidP="00EF38D7">
      <w:pPr>
        <w:spacing w:after="0" w:line="360" w:lineRule="auto"/>
        <w:rPr>
          <w:rFonts w:ascii="Arial" w:hAnsi="Arial" w:cs="Arial"/>
          <w:bCs/>
        </w:rPr>
      </w:pPr>
      <w:r w:rsidRPr="00D05D3E">
        <w:rPr>
          <w:rFonts w:ascii="Arial" w:hAnsi="Arial" w:cs="Arial"/>
          <w:bCs/>
        </w:rPr>
        <w:t>Crear un espacio de difusión e información sobre las causas para una discapacidad</w:t>
      </w:r>
    </w:p>
    <w:p w:rsidR="00EF38D7" w:rsidRPr="00D05D3E" w:rsidRDefault="00EF38D7" w:rsidP="00EF38D7">
      <w:pPr>
        <w:spacing w:after="0" w:line="360" w:lineRule="auto"/>
        <w:jc w:val="center"/>
        <w:rPr>
          <w:rFonts w:ascii="Arial" w:hAnsi="Arial" w:cs="Arial"/>
          <w:bCs/>
        </w:rPr>
      </w:pPr>
    </w:p>
    <w:p w:rsidR="00EF38D7" w:rsidRPr="00D05D3E" w:rsidRDefault="00EF38D7" w:rsidP="00EF38D7">
      <w:pPr>
        <w:spacing w:after="0" w:line="360" w:lineRule="auto"/>
        <w:rPr>
          <w:rFonts w:ascii="Arial" w:hAnsi="Arial" w:cs="Arial"/>
          <w:bCs/>
        </w:rPr>
      </w:pPr>
      <w:r w:rsidRPr="00D05D3E">
        <w:rPr>
          <w:rFonts w:ascii="Arial" w:hAnsi="Arial" w:cs="Arial"/>
          <w:bCs/>
        </w:rPr>
        <w:t xml:space="preserve"> </w:t>
      </w:r>
      <w:r>
        <w:rPr>
          <w:rFonts w:ascii="Arial" w:hAnsi="Arial" w:cs="Arial"/>
          <w:bCs/>
        </w:rPr>
        <w:t xml:space="preserve">Impresión de </w:t>
      </w:r>
      <w:r w:rsidRPr="00D05D3E">
        <w:rPr>
          <w:rFonts w:ascii="Arial" w:hAnsi="Arial" w:cs="Arial"/>
          <w:bCs/>
        </w:rPr>
        <w:t>trípticos y panfletos</w:t>
      </w:r>
      <w:r>
        <w:rPr>
          <w:rFonts w:ascii="Arial" w:hAnsi="Arial" w:cs="Arial"/>
          <w:bCs/>
        </w:rPr>
        <w:t xml:space="preserve"> en relación a la nutrición en el embarazo.</w:t>
      </w:r>
    </w:p>
    <w:p w:rsidR="00EF38D7" w:rsidRPr="00D05D3E" w:rsidRDefault="00EF38D7" w:rsidP="00EF38D7">
      <w:pPr>
        <w:spacing w:after="0" w:line="360" w:lineRule="auto"/>
        <w:jc w:val="center"/>
        <w:rPr>
          <w:rFonts w:ascii="Arial" w:hAnsi="Arial" w:cs="Arial"/>
          <w:bCs/>
        </w:rPr>
      </w:pPr>
    </w:p>
    <w:p w:rsidR="00EF38D7" w:rsidRPr="00D05D3E" w:rsidRDefault="00EF38D7" w:rsidP="00EF38D7">
      <w:pPr>
        <w:spacing w:after="0" w:line="360" w:lineRule="auto"/>
        <w:rPr>
          <w:rFonts w:ascii="Arial" w:hAnsi="Arial" w:cs="Arial"/>
          <w:bCs/>
        </w:rPr>
      </w:pPr>
      <w:r w:rsidRPr="00D05D3E">
        <w:rPr>
          <w:rFonts w:ascii="Arial" w:hAnsi="Arial" w:cs="Arial"/>
          <w:bCs/>
        </w:rPr>
        <w:t>Reunir a los profesionales de salud para ver la factibilidad de la propuesta.</w:t>
      </w:r>
    </w:p>
    <w:p w:rsidR="00EF38D7" w:rsidRPr="00D05D3E" w:rsidRDefault="00EF38D7" w:rsidP="00EF38D7">
      <w:pPr>
        <w:spacing w:after="0" w:line="360" w:lineRule="auto"/>
        <w:rPr>
          <w:lang w:eastAsia="es-BO"/>
        </w:rPr>
      </w:pPr>
    </w:p>
    <w:p w:rsidR="00EF38D7" w:rsidRPr="00D05D3E" w:rsidRDefault="00EF38D7" w:rsidP="00EF38D7">
      <w:pPr>
        <w:spacing w:after="0" w:line="240" w:lineRule="auto"/>
        <w:jc w:val="both"/>
        <w:rPr>
          <w:rFonts w:ascii="Arial" w:eastAsia="Times New Roman" w:hAnsi="Arial" w:cs="Arial"/>
          <w:lang w:eastAsia="es-BO"/>
        </w:rPr>
      </w:pPr>
    </w:p>
    <w:p w:rsidR="00EF38D7" w:rsidRDefault="00EF38D7" w:rsidP="00EF38D7">
      <w:pPr>
        <w:pStyle w:val="Ttulo2"/>
        <w:numPr>
          <w:ilvl w:val="1"/>
          <w:numId w:val="0"/>
        </w:numPr>
        <w:spacing w:before="0" w:after="0" w:line="240" w:lineRule="auto"/>
        <w:ind w:left="1134" w:hanging="576"/>
        <w:rPr>
          <w:lang w:eastAsia="es-BO"/>
        </w:rPr>
      </w:pPr>
      <w:bookmarkStart w:id="179" w:name="_Toc286835470"/>
      <w:r w:rsidRPr="00D05D3E">
        <w:rPr>
          <w:lang w:eastAsia="es-BO"/>
        </w:rPr>
        <w:t>I</w:t>
      </w:r>
      <w:r w:rsidR="00A96783">
        <w:rPr>
          <w:lang w:eastAsia="es-BO"/>
        </w:rPr>
        <w:t>ndicadores</w:t>
      </w:r>
      <w:bookmarkEnd w:id="179"/>
    </w:p>
    <w:p w:rsidR="00A96783" w:rsidRDefault="00AA35A8" w:rsidP="00A96783">
      <w:pPr>
        <w:rPr>
          <w:lang w:eastAsia="es-BO"/>
        </w:rPr>
      </w:pPr>
      <w:ins w:id="180" w:author="Fundación Waal" w:date="2011-05-26T14:55:00Z">
        <w:r>
          <w:rPr>
            <w:lang w:eastAsia="es-BO"/>
          </w:rPr>
          <w:t>TRASLADAR INDICADORES Y MEDIOS DE VERIFICACI</w:t>
        </w:r>
      </w:ins>
      <w:ins w:id="181" w:author="Fundación Waal" w:date="2011-05-26T14:56:00Z">
        <w:r>
          <w:rPr>
            <w:lang w:eastAsia="es-BO"/>
          </w:rPr>
          <w:t xml:space="preserve">ÓN TAL CUAL ESTAN EN </w:t>
        </w:r>
        <w:smartTag w:uri="urn:schemas-microsoft-com:office:smarttags" w:element="PersonName">
          <w:smartTagPr>
            <w:attr w:name="ProductID" w:val="LA MATRIZ"/>
          </w:smartTagPr>
          <w:r>
            <w:rPr>
              <w:lang w:eastAsia="es-BO"/>
            </w:rPr>
            <w:t>LA MATRIZ</w:t>
          </w:r>
        </w:smartTag>
        <w:r>
          <w:rPr>
            <w:lang w:eastAsia="es-BO"/>
          </w:rPr>
          <w:t xml:space="preserve"> 2</w:t>
        </w:r>
      </w:ins>
    </w:p>
    <w:p w:rsidR="00A96783" w:rsidRDefault="00A96783" w:rsidP="00A96783">
      <w:pPr>
        <w:rPr>
          <w:lang w:eastAsia="es-BO"/>
        </w:rPr>
      </w:pPr>
      <w:commentRangeStart w:id="182"/>
      <w:r>
        <w:rPr>
          <w:lang w:eastAsia="es-BO"/>
        </w:rPr>
        <w:t>Poco o casi nada de conocimiento sobre una adecuada alimentación durante el embarazo</w:t>
      </w:r>
    </w:p>
    <w:p w:rsidR="00A96783" w:rsidRDefault="00A96783" w:rsidP="00A96783">
      <w:pPr>
        <w:rPr>
          <w:lang w:eastAsia="es-BO"/>
        </w:rPr>
      </w:pPr>
      <w:r>
        <w:rPr>
          <w:lang w:eastAsia="es-BO"/>
        </w:rPr>
        <w:t>Falta de información sobre la importancia de los alimentos</w:t>
      </w:r>
      <w:commentRangeEnd w:id="182"/>
      <w:r w:rsidR="00FE105B">
        <w:rPr>
          <w:rStyle w:val="Refdecomentario"/>
        </w:rPr>
        <w:commentReference w:id="182"/>
      </w:r>
    </w:p>
    <w:p w:rsidR="00A96783" w:rsidDel="00FE105B" w:rsidRDefault="00A96783" w:rsidP="00A96783">
      <w:pPr>
        <w:rPr>
          <w:del w:id="183" w:author="Fundación Waal" w:date="2011-05-26T10:18:00Z"/>
          <w:lang w:eastAsia="es-BO"/>
        </w:rPr>
      </w:pPr>
    </w:p>
    <w:p w:rsidR="00A96783" w:rsidRPr="00A96783" w:rsidRDefault="00A96783" w:rsidP="00A96783">
      <w:pPr>
        <w:rPr>
          <w:lang w:eastAsia="es-BO"/>
        </w:rPr>
      </w:pPr>
    </w:p>
    <w:p w:rsidR="00EF38D7" w:rsidRPr="0097407E" w:rsidRDefault="00E2398D" w:rsidP="00EF38D7">
      <w:pPr>
        <w:spacing w:after="0"/>
        <w:rPr>
          <w:rFonts w:ascii="Times New Roman" w:hAnsi="Times New Roman"/>
          <w:b/>
          <w:sz w:val="24"/>
          <w:szCs w:val="24"/>
          <w:lang w:eastAsia="es-BO"/>
        </w:rPr>
      </w:pPr>
      <w:commentRangeStart w:id="184"/>
      <w:ins w:id="185" w:author="Fundación Waal" w:date="2011-05-26T10:18:00Z">
        <w:r>
          <w:rPr>
            <w:rFonts w:ascii="Times New Roman" w:hAnsi="Times New Roman"/>
            <w:b/>
            <w:sz w:val="24"/>
            <w:szCs w:val="24"/>
            <w:lang w:eastAsia="es-BO"/>
          </w:rPr>
          <w:t xml:space="preserve">Indicadores y </w:t>
        </w:r>
      </w:ins>
      <w:del w:id="186" w:author="Fundación Waal" w:date="2011-05-26T10:18:00Z">
        <w:r w:rsidR="0097407E" w:rsidRPr="0097407E" w:rsidDel="00E2398D">
          <w:rPr>
            <w:rFonts w:ascii="Times New Roman" w:hAnsi="Times New Roman"/>
            <w:b/>
            <w:sz w:val="24"/>
            <w:szCs w:val="24"/>
            <w:lang w:eastAsia="es-BO"/>
          </w:rPr>
          <w:delText>M</w:delText>
        </w:r>
      </w:del>
      <w:ins w:id="187" w:author="Fundación Waal" w:date="2011-05-26T10:18:00Z">
        <w:r>
          <w:rPr>
            <w:rFonts w:ascii="Times New Roman" w:hAnsi="Times New Roman"/>
            <w:b/>
            <w:sz w:val="24"/>
            <w:szCs w:val="24"/>
            <w:lang w:eastAsia="es-BO"/>
          </w:rPr>
          <w:t>m</w:t>
        </w:r>
      </w:ins>
      <w:r w:rsidR="0097407E" w:rsidRPr="0097407E">
        <w:rPr>
          <w:rFonts w:ascii="Times New Roman" w:hAnsi="Times New Roman"/>
          <w:b/>
          <w:sz w:val="24"/>
          <w:szCs w:val="24"/>
          <w:lang w:eastAsia="es-BO"/>
        </w:rPr>
        <w:t xml:space="preserve">edios </w:t>
      </w:r>
      <w:r w:rsidR="0097407E">
        <w:rPr>
          <w:rFonts w:ascii="Times New Roman" w:hAnsi="Times New Roman"/>
          <w:b/>
          <w:sz w:val="24"/>
          <w:szCs w:val="24"/>
          <w:lang w:eastAsia="es-BO"/>
        </w:rPr>
        <w:t xml:space="preserve"> </w:t>
      </w:r>
      <w:r w:rsidR="0097407E" w:rsidRPr="0097407E">
        <w:rPr>
          <w:rFonts w:ascii="Times New Roman" w:hAnsi="Times New Roman"/>
          <w:b/>
          <w:sz w:val="24"/>
          <w:szCs w:val="24"/>
          <w:lang w:eastAsia="es-BO"/>
        </w:rPr>
        <w:t xml:space="preserve">de </w:t>
      </w:r>
      <w:r w:rsidR="0097407E">
        <w:rPr>
          <w:rFonts w:ascii="Times New Roman" w:hAnsi="Times New Roman"/>
          <w:b/>
          <w:sz w:val="24"/>
          <w:szCs w:val="24"/>
          <w:lang w:eastAsia="es-BO"/>
        </w:rPr>
        <w:t xml:space="preserve"> </w:t>
      </w:r>
      <w:r w:rsidR="0097407E" w:rsidRPr="0097407E">
        <w:rPr>
          <w:rFonts w:ascii="Times New Roman" w:hAnsi="Times New Roman"/>
          <w:b/>
          <w:sz w:val="24"/>
          <w:szCs w:val="24"/>
          <w:lang w:eastAsia="es-BO"/>
        </w:rPr>
        <w:t>verificación</w:t>
      </w:r>
      <w:ins w:id="188" w:author="Fundación Waal" w:date="2011-05-26T10:18:00Z">
        <w:r>
          <w:rPr>
            <w:rFonts w:ascii="Times New Roman" w:hAnsi="Times New Roman"/>
            <w:b/>
            <w:sz w:val="24"/>
            <w:szCs w:val="24"/>
            <w:lang w:eastAsia="es-BO"/>
          </w:rPr>
          <w:t xml:space="preserve"> para la población meta</w:t>
        </w:r>
      </w:ins>
      <w:commentRangeEnd w:id="184"/>
      <w:r>
        <w:rPr>
          <w:rStyle w:val="Refdecomentario"/>
        </w:rPr>
        <w:commentReference w:id="184"/>
      </w:r>
    </w:p>
    <w:p w:rsidR="00EF38D7" w:rsidRPr="0097407E" w:rsidRDefault="00EF38D7" w:rsidP="00EF38D7">
      <w:pPr>
        <w:spacing w:after="0" w:line="360" w:lineRule="auto"/>
        <w:jc w:val="both"/>
        <w:rPr>
          <w:rFonts w:ascii="Times New Roman" w:eastAsia="Times New Roman" w:hAnsi="Times New Roman"/>
          <w:b/>
          <w:lang w:eastAsia="es-BO"/>
        </w:rPr>
      </w:pPr>
      <w:r w:rsidRPr="0097407E">
        <w:rPr>
          <w:rFonts w:ascii="Times New Roman" w:eastAsia="Times New Roman" w:hAnsi="Times New Roman"/>
          <w:b/>
          <w:lang w:eastAsia="es-BO"/>
        </w:rPr>
        <w:t>Cuestionario</w:t>
      </w:r>
    </w:p>
    <w:p w:rsidR="00EF38D7" w:rsidRPr="00D05D3E" w:rsidRDefault="00EF38D7" w:rsidP="00EF38D7">
      <w:pPr>
        <w:spacing w:after="0" w:line="360" w:lineRule="auto"/>
        <w:jc w:val="both"/>
        <w:rPr>
          <w:rFonts w:ascii="Arial" w:eastAsia="Times New Roman" w:hAnsi="Arial" w:cs="Arial"/>
          <w:lang w:eastAsia="es-BO"/>
        </w:rPr>
      </w:pPr>
      <w:r w:rsidRPr="00D05D3E">
        <w:rPr>
          <w:rFonts w:ascii="Arial" w:eastAsia="Times New Roman" w:hAnsi="Arial" w:cs="Arial"/>
          <w:lang w:eastAsia="es-BO"/>
        </w:rPr>
        <w:t>Fotografías de las actividades</w:t>
      </w:r>
    </w:p>
    <w:p w:rsidR="00EF38D7" w:rsidRPr="00D05D3E" w:rsidRDefault="00EF38D7" w:rsidP="00EF38D7">
      <w:pPr>
        <w:spacing w:after="0" w:line="360" w:lineRule="auto"/>
        <w:jc w:val="both"/>
        <w:rPr>
          <w:rFonts w:ascii="Arial" w:eastAsia="Times New Roman" w:hAnsi="Arial" w:cs="Arial"/>
          <w:lang w:eastAsia="es-BO"/>
        </w:rPr>
      </w:pPr>
      <w:r w:rsidRPr="00D05D3E">
        <w:rPr>
          <w:rFonts w:ascii="Arial" w:eastAsia="Times New Roman" w:hAnsi="Arial" w:cs="Arial"/>
          <w:lang w:eastAsia="es-BO"/>
        </w:rPr>
        <w:t>Difusión de videos</w:t>
      </w:r>
      <w:r>
        <w:rPr>
          <w:rFonts w:ascii="Arial" w:eastAsia="Times New Roman" w:hAnsi="Arial" w:cs="Arial"/>
          <w:lang w:eastAsia="es-BO"/>
        </w:rPr>
        <w:t xml:space="preserve"> sobre la nutrición en el embarazo.</w:t>
      </w:r>
    </w:p>
    <w:p w:rsidR="00EF38D7" w:rsidRPr="00D05D3E" w:rsidRDefault="00EF38D7" w:rsidP="00EF38D7">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Listas de participantes. </w:t>
      </w:r>
    </w:p>
    <w:p w:rsidR="00EF38D7" w:rsidRPr="00D05D3E" w:rsidRDefault="00EF38D7" w:rsidP="00EF38D7">
      <w:pPr>
        <w:spacing w:after="0" w:line="360" w:lineRule="auto"/>
        <w:jc w:val="both"/>
        <w:rPr>
          <w:rFonts w:ascii="Arial" w:eastAsia="Times New Roman" w:hAnsi="Arial" w:cs="Arial"/>
          <w:lang w:eastAsia="es-BO"/>
        </w:rPr>
      </w:pPr>
    </w:p>
    <w:p w:rsidR="00EF38D7" w:rsidRPr="00D05D3E" w:rsidRDefault="00EF38D7" w:rsidP="00EF38D7">
      <w:pPr>
        <w:spacing w:after="0" w:line="360" w:lineRule="auto"/>
        <w:jc w:val="both"/>
        <w:rPr>
          <w:rFonts w:ascii="Arial" w:eastAsia="Times New Roman" w:hAnsi="Arial" w:cs="Arial"/>
          <w:lang w:eastAsia="es-BO"/>
        </w:rPr>
      </w:pPr>
    </w:p>
    <w:p w:rsidR="00EF38D7" w:rsidRPr="00D05D3E" w:rsidRDefault="00EF38D7" w:rsidP="00EF38D7">
      <w:pPr>
        <w:pStyle w:val="Ttulo3"/>
        <w:numPr>
          <w:ilvl w:val="2"/>
          <w:numId w:val="0"/>
        </w:numPr>
        <w:spacing w:before="0"/>
        <w:ind w:left="1428" w:hanging="720"/>
        <w:rPr>
          <w:lang w:eastAsia="es-BO"/>
        </w:rPr>
      </w:pPr>
      <w:bookmarkStart w:id="189" w:name="_Toc286835471"/>
      <w:commentRangeStart w:id="190"/>
      <w:r w:rsidRPr="00D05D3E">
        <w:rPr>
          <w:lang w:eastAsia="es-BO"/>
        </w:rPr>
        <w:t>Indicadores y medios de verificación para la institución</w:t>
      </w:r>
      <w:bookmarkEnd w:id="189"/>
      <w:commentRangeEnd w:id="190"/>
      <w:r w:rsidR="007A1D8E">
        <w:rPr>
          <w:rStyle w:val="Refdecomentario"/>
          <w:rFonts w:ascii="Calibri" w:eastAsia="Calibri" w:hAnsi="Calibri"/>
          <w:b w:val="0"/>
          <w:bCs w:val="0"/>
        </w:rPr>
        <w:commentReference w:id="190"/>
      </w:r>
    </w:p>
    <w:p w:rsidR="00EF38D7" w:rsidRPr="00D05D3E" w:rsidRDefault="00EF38D7" w:rsidP="00EF38D7">
      <w:pPr>
        <w:spacing w:after="0"/>
        <w:rPr>
          <w:lang w:eastAsia="es-BO"/>
        </w:rPr>
      </w:pPr>
    </w:p>
    <w:p w:rsidR="0097407E" w:rsidRDefault="00EF38D7" w:rsidP="00EF38D7">
      <w:pPr>
        <w:spacing w:after="0"/>
        <w:rPr>
          <w:rFonts w:ascii="Arial" w:hAnsi="Arial" w:cs="Arial"/>
          <w:lang w:eastAsia="es-BO"/>
        </w:rPr>
      </w:pPr>
      <w:r w:rsidRPr="00D05D3E">
        <w:rPr>
          <w:rFonts w:ascii="Arial" w:hAnsi="Arial" w:cs="Arial"/>
          <w:lang w:eastAsia="es-BO"/>
        </w:rPr>
        <w:t>Los videos,</w:t>
      </w:r>
    </w:p>
    <w:p w:rsidR="00EF38D7" w:rsidRPr="00D05D3E" w:rsidRDefault="00EF38D7" w:rsidP="00EF38D7">
      <w:pPr>
        <w:spacing w:after="0"/>
        <w:rPr>
          <w:rFonts w:ascii="Arial" w:hAnsi="Arial" w:cs="Arial"/>
          <w:lang w:eastAsia="es-BO"/>
        </w:rPr>
      </w:pPr>
      <w:r w:rsidRPr="00D05D3E">
        <w:rPr>
          <w:rFonts w:ascii="Arial" w:hAnsi="Arial" w:cs="Arial"/>
          <w:lang w:eastAsia="es-BO"/>
        </w:rPr>
        <w:t xml:space="preserve"> verificados por firma de participantes.</w:t>
      </w:r>
    </w:p>
    <w:p w:rsidR="00EF38D7" w:rsidRPr="00D05D3E" w:rsidRDefault="00EF38D7" w:rsidP="00EF38D7">
      <w:pPr>
        <w:spacing w:after="0"/>
        <w:rPr>
          <w:rFonts w:ascii="Arial" w:hAnsi="Arial" w:cs="Arial"/>
          <w:lang w:eastAsia="es-BO"/>
        </w:rPr>
      </w:pPr>
      <w:r w:rsidRPr="00D05D3E">
        <w:rPr>
          <w:rFonts w:ascii="Arial" w:hAnsi="Arial" w:cs="Arial"/>
          <w:lang w:eastAsia="es-BO"/>
        </w:rPr>
        <w:t xml:space="preserve"> </w:t>
      </w:r>
    </w:p>
    <w:p w:rsidR="00EF38D7" w:rsidRPr="0097407E" w:rsidRDefault="00EF38D7" w:rsidP="00EF38D7">
      <w:pPr>
        <w:spacing w:after="0"/>
        <w:rPr>
          <w:rFonts w:ascii="Arial" w:hAnsi="Arial" w:cs="Arial"/>
          <w:lang w:eastAsia="es-BO"/>
        </w:rPr>
      </w:pPr>
      <w:r w:rsidRPr="0097407E">
        <w:rPr>
          <w:rFonts w:ascii="Arial" w:hAnsi="Arial" w:cs="Arial"/>
          <w:lang w:eastAsia="es-BO"/>
        </w:rPr>
        <w:t xml:space="preserve">Volantes que se proporcionarán a las mujeres gestantes y a sus parejas. </w:t>
      </w:r>
    </w:p>
    <w:p w:rsidR="00EF38D7" w:rsidRPr="00D05D3E" w:rsidRDefault="00EF38D7" w:rsidP="00EF38D7">
      <w:pPr>
        <w:spacing w:after="0"/>
        <w:rPr>
          <w:rFonts w:ascii="Arial" w:hAnsi="Arial" w:cs="Arial"/>
          <w:lang w:eastAsia="es-BO"/>
        </w:rPr>
      </w:pPr>
      <w:r w:rsidRPr="0097407E">
        <w:rPr>
          <w:rFonts w:ascii="Arial" w:hAnsi="Arial" w:cs="Arial"/>
          <w:lang w:eastAsia="es-BO"/>
        </w:rPr>
        <w:t>Reporte de entrega de volantes</w:t>
      </w:r>
    </w:p>
    <w:p w:rsidR="00EF38D7" w:rsidRPr="00D05D3E" w:rsidRDefault="00EF38D7" w:rsidP="00EF38D7">
      <w:pPr>
        <w:spacing w:after="0"/>
        <w:rPr>
          <w:rFonts w:ascii="Arial" w:hAnsi="Arial" w:cs="Arial"/>
          <w:lang w:eastAsia="es-BO"/>
        </w:rPr>
      </w:pPr>
    </w:p>
    <w:p w:rsidR="00EF38D7" w:rsidRDefault="00EF38D7" w:rsidP="00EF38D7">
      <w:pPr>
        <w:spacing w:after="0"/>
        <w:rPr>
          <w:rFonts w:ascii="Arial" w:hAnsi="Arial" w:cs="Arial"/>
          <w:lang w:eastAsia="es-BO"/>
        </w:rPr>
      </w:pPr>
      <w:r w:rsidRPr="00D05D3E">
        <w:rPr>
          <w:rFonts w:ascii="Arial" w:hAnsi="Arial" w:cs="Arial"/>
          <w:lang w:eastAsia="es-BO"/>
        </w:rPr>
        <w:t>Fotografías</w:t>
      </w:r>
    </w:p>
    <w:p w:rsidR="00925C8B" w:rsidRPr="0037283B" w:rsidRDefault="00925C8B" w:rsidP="00925C8B">
      <w:pPr>
        <w:spacing w:line="360" w:lineRule="auto"/>
        <w:rPr>
          <w:rFonts w:ascii="Arial" w:hAnsi="Arial" w:cs="Arial"/>
          <w:bCs/>
          <w:sz w:val="20"/>
          <w:szCs w:val="20"/>
        </w:rPr>
      </w:pPr>
      <w:r>
        <w:rPr>
          <w:rFonts w:ascii="Arial" w:hAnsi="Arial" w:cs="Arial"/>
          <w:lang w:eastAsia="es-BO"/>
        </w:rPr>
        <w:t xml:space="preserve">Las charlas mencionadas </w:t>
      </w:r>
      <w:r w:rsidRPr="0062533F">
        <w:rPr>
          <w:rFonts w:ascii="Arial" w:hAnsi="Arial" w:cs="Arial"/>
          <w:bCs/>
          <w:sz w:val="20"/>
          <w:szCs w:val="20"/>
        </w:rPr>
        <w:t>se llegaron a realizar con una buena aceptación por parte de las mujeres que asistieron al centro de salud y se pudo observar la participación  que tuvieron ellas.</w:t>
      </w:r>
    </w:p>
    <w:p w:rsidR="00925C8B" w:rsidRDefault="00925C8B" w:rsidP="00EF38D7">
      <w:pPr>
        <w:spacing w:after="0"/>
        <w:rPr>
          <w:rFonts w:ascii="Arial" w:hAnsi="Arial" w:cs="Arial"/>
          <w:lang w:eastAsia="es-BO"/>
        </w:rPr>
      </w:pPr>
    </w:p>
    <w:p w:rsidR="00EF38D7" w:rsidRPr="00D05D3E" w:rsidRDefault="00EF38D7" w:rsidP="00EF38D7">
      <w:pPr>
        <w:spacing w:after="0"/>
        <w:rPr>
          <w:rFonts w:ascii="Arial" w:hAnsi="Arial" w:cs="Arial"/>
          <w:lang w:eastAsia="es-BO"/>
        </w:rPr>
      </w:pPr>
    </w:p>
    <w:p w:rsidR="00EF38D7" w:rsidRPr="00D05D3E" w:rsidRDefault="00EF38D7" w:rsidP="00EF38D7">
      <w:pPr>
        <w:pStyle w:val="Ttulo2"/>
        <w:numPr>
          <w:ilvl w:val="1"/>
          <w:numId w:val="0"/>
        </w:numPr>
        <w:spacing w:before="0" w:line="360" w:lineRule="auto"/>
        <w:ind w:left="1134" w:hanging="576"/>
        <w:rPr>
          <w:lang w:eastAsia="es-BO"/>
        </w:rPr>
      </w:pPr>
      <w:bookmarkStart w:id="191" w:name="_Toc286835472"/>
      <w:r w:rsidRPr="00D05D3E">
        <w:rPr>
          <w:lang w:eastAsia="es-BO"/>
        </w:rPr>
        <w:t>Beneficiarios directos</w:t>
      </w:r>
      <w:bookmarkEnd w:id="191"/>
    </w:p>
    <w:p w:rsidR="00EF38D7" w:rsidRPr="00D05D3E" w:rsidRDefault="00EF38D7" w:rsidP="00EF38D7">
      <w:pPr>
        <w:rPr>
          <w:lang w:eastAsia="es-BO"/>
        </w:rPr>
      </w:pPr>
    </w:p>
    <w:p w:rsidR="00EF38D7" w:rsidRPr="00D05D3E" w:rsidRDefault="00EF38D7" w:rsidP="00EF38D7">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lastRenderedPageBreak/>
        <w:t>Mujeres</w:t>
      </w:r>
      <w:r w:rsidRPr="00D05D3E">
        <w:rPr>
          <w:rFonts w:ascii="Arial" w:eastAsia="Times New Roman" w:hAnsi="Arial" w:cs="Arial"/>
          <w:lang w:eastAsia="es-BO"/>
        </w:rPr>
        <w:t xml:space="preserve"> que asisten a consulta dentro las instalaciones del centro de salud Jaihuayco en proceso de gestación y planificación familiar.</w:t>
      </w:r>
      <w:r>
        <w:rPr>
          <w:rFonts w:ascii="Arial" w:eastAsia="Times New Roman" w:hAnsi="Arial" w:cs="Arial"/>
          <w:lang w:eastAsia="es-BO"/>
        </w:rPr>
        <w:t xml:space="preserve"> Personal de la institución.</w:t>
      </w:r>
    </w:p>
    <w:p w:rsidR="00EF38D7" w:rsidRDefault="00EF38D7" w:rsidP="00EF38D7">
      <w:pPr>
        <w:pStyle w:val="Ttulo3"/>
        <w:numPr>
          <w:ilvl w:val="2"/>
          <w:numId w:val="0"/>
        </w:numPr>
        <w:spacing w:before="0"/>
        <w:ind w:left="1428" w:hanging="720"/>
        <w:rPr>
          <w:lang w:eastAsia="es-BO"/>
        </w:rPr>
      </w:pPr>
    </w:p>
    <w:p w:rsidR="00EF38D7" w:rsidRPr="00D05D3E" w:rsidRDefault="00EF38D7" w:rsidP="00EF38D7">
      <w:pPr>
        <w:pStyle w:val="Ttulo3"/>
        <w:numPr>
          <w:ilvl w:val="2"/>
          <w:numId w:val="0"/>
        </w:numPr>
        <w:spacing w:before="0"/>
        <w:ind w:left="1428" w:hanging="720"/>
        <w:rPr>
          <w:lang w:eastAsia="es-BO"/>
        </w:rPr>
      </w:pPr>
      <w:r w:rsidRPr="00D05D3E">
        <w:rPr>
          <w:lang w:eastAsia="es-BO"/>
        </w:rPr>
        <w:t xml:space="preserve"> </w:t>
      </w:r>
      <w:bookmarkStart w:id="192" w:name="_Toc286835473"/>
      <w:r w:rsidRPr="00D05D3E">
        <w:rPr>
          <w:lang w:eastAsia="es-BO"/>
        </w:rPr>
        <w:t>Beneficiarios Indirectos</w:t>
      </w:r>
      <w:bookmarkEnd w:id="192"/>
    </w:p>
    <w:p w:rsidR="00EF38D7" w:rsidRPr="00D05D3E" w:rsidRDefault="00EF38D7" w:rsidP="00EF38D7">
      <w:pPr>
        <w:rPr>
          <w:lang w:eastAsia="es-BO"/>
        </w:rPr>
      </w:pPr>
    </w:p>
    <w:p w:rsidR="00EF38D7" w:rsidRPr="00D05D3E" w:rsidRDefault="00EF38D7" w:rsidP="00EF38D7">
      <w:pPr>
        <w:spacing w:line="360" w:lineRule="auto"/>
        <w:rPr>
          <w:rFonts w:ascii="Arial" w:hAnsi="Arial" w:cs="Arial"/>
          <w:lang w:eastAsia="es-BO"/>
        </w:rPr>
      </w:pPr>
      <w:r>
        <w:rPr>
          <w:rFonts w:ascii="Arial" w:hAnsi="Arial" w:cs="Arial"/>
          <w:lang w:eastAsia="es-BO"/>
        </w:rPr>
        <w:t>Familias de las mujeres.</w:t>
      </w:r>
    </w:p>
    <w:p w:rsidR="00EF38D7" w:rsidRPr="00D05D3E" w:rsidRDefault="00EF38D7" w:rsidP="00EF38D7">
      <w:pPr>
        <w:pStyle w:val="Ttulo2"/>
        <w:numPr>
          <w:ilvl w:val="1"/>
          <w:numId w:val="0"/>
        </w:numPr>
        <w:spacing w:before="0" w:after="200" w:line="360" w:lineRule="auto"/>
        <w:ind w:left="1134" w:hanging="576"/>
        <w:rPr>
          <w:lang w:eastAsia="es-BO"/>
        </w:rPr>
      </w:pPr>
      <w:bookmarkStart w:id="193" w:name="_Toc286835474"/>
      <w:r w:rsidRPr="00D05D3E">
        <w:rPr>
          <w:lang w:eastAsia="es-BO"/>
        </w:rPr>
        <w:t>Presupuesto población e institución</w:t>
      </w:r>
      <w:bookmarkEnd w:id="193"/>
      <w:r w:rsidRPr="00D05D3E">
        <w:rPr>
          <w:lang w:eastAsia="es-BO"/>
        </w:rPr>
        <w:t xml:space="preserve"> </w:t>
      </w:r>
    </w:p>
    <w:p w:rsidR="00EF38D7" w:rsidRPr="00D05D3E" w:rsidRDefault="00EF38D7" w:rsidP="00EF38D7">
      <w:pPr>
        <w:spacing w:line="360" w:lineRule="auto"/>
        <w:jc w:val="both"/>
        <w:rPr>
          <w:rFonts w:ascii="Arial" w:eastAsia="Times New Roman" w:hAnsi="Arial" w:cs="Arial"/>
          <w:lang w:eastAsia="es-BO"/>
        </w:rPr>
      </w:pPr>
      <w:r w:rsidRPr="00D05D3E">
        <w:rPr>
          <w:rFonts w:ascii="Arial" w:eastAsia="Times New Roman" w:hAnsi="Arial" w:cs="Arial"/>
          <w:lang w:eastAsia="es-BO"/>
        </w:rPr>
        <w:t>Para el proyecto a seguir se cont</w:t>
      </w:r>
      <w:r>
        <w:rPr>
          <w:rFonts w:ascii="Arial" w:eastAsia="Times New Roman" w:hAnsi="Arial" w:cs="Arial"/>
          <w:lang w:eastAsia="es-BO"/>
        </w:rPr>
        <w:t>ó</w:t>
      </w:r>
      <w:r w:rsidRPr="00D05D3E">
        <w:rPr>
          <w:rFonts w:ascii="Arial" w:eastAsia="Times New Roman" w:hAnsi="Arial" w:cs="Arial"/>
          <w:lang w:eastAsia="es-BO"/>
        </w:rPr>
        <w:t xml:space="preserve"> con los siguientes gastos:</w:t>
      </w:r>
    </w:p>
    <w:tbl>
      <w:tblPr>
        <w:tblpPr w:leftFromText="141" w:rightFromText="141" w:vertAnchor="text" w:horzAnchor="margin" w:tblpY="55"/>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227"/>
        <w:gridCol w:w="1717"/>
        <w:gridCol w:w="3244"/>
        <w:gridCol w:w="1701"/>
      </w:tblGrid>
      <w:tr w:rsidR="00EF38D7" w:rsidRPr="00D05D3E">
        <w:trPr>
          <w:trHeight w:val="248"/>
        </w:trPr>
        <w:tc>
          <w:tcPr>
            <w:tcW w:w="3227" w:type="dxa"/>
          </w:tcPr>
          <w:p w:rsidR="00EF38D7" w:rsidRPr="00D05D3E" w:rsidRDefault="00EF38D7" w:rsidP="00364147">
            <w:pPr>
              <w:spacing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Gastos a realizados</w:t>
            </w:r>
            <w:r>
              <w:rPr>
                <w:rFonts w:ascii="Arial" w:eastAsia="Times New Roman" w:hAnsi="Arial" w:cs="Arial"/>
                <w:lang w:val="es-ES_tradnl" w:eastAsia="es-BO"/>
              </w:rPr>
              <w:t xml:space="preserve"> en la población </w:t>
            </w:r>
          </w:p>
        </w:tc>
        <w:tc>
          <w:tcPr>
            <w:tcW w:w="1717" w:type="dxa"/>
          </w:tcPr>
          <w:p w:rsidR="00EF38D7" w:rsidRPr="00D05D3E" w:rsidRDefault="00EF38D7" w:rsidP="00364147">
            <w:pPr>
              <w:spacing w:after="100" w:afterAutospacing="1" w:line="360" w:lineRule="auto"/>
              <w:rPr>
                <w:rFonts w:ascii="Arial" w:eastAsia="Times New Roman" w:hAnsi="Arial" w:cs="Arial"/>
                <w:lang w:val="es-ES_tradnl" w:eastAsia="es-BO"/>
              </w:rPr>
            </w:pPr>
            <w:r w:rsidRPr="00D05D3E">
              <w:rPr>
                <w:rFonts w:ascii="Arial" w:eastAsia="Times New Roman" w:hAnsi="Arial" w:cs="Arial"/>
                <w:lang w:val="es-ES_tradnl" w:eastAsia="es-BO"/>
              </w:rPr>
              <w:t>Monto</w:t>
            </w:r>
          </w:p>
        </w:tc>
        <w:tc>
          <w:tcPr>
            <w:tcW w:w="3244"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Gastos institucionales</w:t>
            </w:r>
          </w:p>
        </w:tc>
        <w:tc>
          <w:tcPr>
            <w:tcW w:w="1701"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Monto</w:t>
            </w:r>
          </w:p>
        </w:tc>
      </w:tr>
      <w:tr w:rsidR="00EF38D7" w:rsidRPr="00D05D3E">
        <w:trPr>
          <w:trHeight w:val="263"/>
        </w:trPr>
        <w:tc>
          <w:tcPr>
            <w:tcW w:w="3227"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150 </w:t>
            </w:r>
            <w:r w:rsidRPr="00D05D3E">
              <w:rPr>
                <w:rFonts w:ascii="Arial" w:eastAsia="Times New Roman" w:hAnsi="Arial" w:cs="Arial"/>
                <w:lang w:val="es-ES_tradnl" w:eastAsia="es-BO"/>
              </w:rPr>
              <w:t>volantes</w:t>
            </w:r>
          </w:p>
        </w:tc>
        <w:tc>
          <w:tcPr>
            <w:tcW w:w="1717"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15 bs.</w:t>
            </w:r>
          </w:p>
        </w:tc>
        <w:tc>
          <w:tcPr>
            <w:tcW w:w="3244"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Quemado de videos</w:t>
            </w:r>
            <w:r>
              <w:rPr>
                <w:rFonts w:ascii="Arial" w:eastAsia="Times New Roman" w:hAnsi="Arial" w:cs="Arial"/>
                <w:lang w:val="es-ES_tradnl" w:eastAsia="es-BO"/>
              </w:rPr>
              <w:t xml:space="preserve"> 4</w:t>
            </w:r>
          </w:p>
        </w:tc>
        <w:tc>
          <w:tcPr>
            <w:tcW w:w="1701"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w:t>
            </w:r>
          </w:p>
        </w:tc>
      </w:tr>
      <w:tr w:rsidR="00EF38D7" w:rsidRPr="00D05D3E">
        <w:trPr>
          <w:trHeight w:val="263"/>
        </w:trPr>
        <w:tc>
          <w:tcPr>
            <w:tcW w:w="3227"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4 </w:t>
            </w:r>
            <w:r w:rsidRPr="00D05D3E">
              <w:rPr>
                <w:rFonts w:ascii="Arial" w:eastAsia="Times New Roman" w:hAnsi="Arial" w:cs="Arial"/>
                <w:lang w:val="es-ES_tradnl" w:eastAsia="es-BO"/>
              </w:rPr>
              <w:t>Videos</w:t>
            </w:r>
          </w:p>
        </w:tc>
        <w:tc>
          <w:tcPr>
            <w:tcW w:w="1717"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 bs.</w:t>
            </w:r>
          </w:p>
        </w:tc>
        <w:tc>
          <w:tcPr>
            <w:tcW w:w="3244"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Elaboración de volante</w:t>
            </w:r>
            <w:r>
              <w:rPr>
                <w:rFonts w:ascii="Arial" w:eastAsia="Times New Roman" w:hAnsi="Arial" w:cs="Arial"/>
                <w:lang w:val="es-ES_tradnl" w:eastAsia="es-BO"/>
              </w:rPr>
              <w:t>s 20</w:t>
            </w:r>
          </w:p>
        </w:tc>
        <w:tc>
          <w:tcPr>
            <w:tcW w:w="1701"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30</w:t>
            </w:r>
          </w:p>
        </w:tc>
      </w:tr>
      <w:tr w:rsidR="00EF38D7" w:rsidRPr="00D05D3E">
        <w:trPr>
          <w:trHeight w:val="248"/>
        </w:trPr>
        <w:tc>
          <w:tcPr>
            <w:tcW w:w="3227"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1 </w:t>
            </w:r>
            <w:r w:rsidRPr="00D05D3E">
              <w:rPr>
                <w:rFonts w:ascii="Arial" w:eastAsia="Times New Roman" w:hAnsi="Arial" w:cs="Arial"/>
                <w:lang w:val="es-ES_tradnl" w:eastAsia="es-BO"/>
              </w:rPr>
              <w:t>Rotafolio</w:t>
            </w:r>
          </w:p>
        </w:tc>
        <w:tc>
          <w:tcPr>
            <w:tcW w:w="1717"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 bs.</w:t>
            </w:r>
          </w:p>
        </w:tc>
        <w:tc>
          <w:tcPr>
            <w:tcW w:w="3244"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Rotafolio</w:t>
            </w:r>
          </w:p>
        </w:tc>
        <w:tc>
          <w:tcPr>
            <w:tcW w:w="1701"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30</w:t>
            </w:r>
          </w:p>
        </w:tc>
      </w:tr>
      <w:tr w:rsidR="00EF38D7" w:rsidRPr="00D05D3E">
        <w:trPr>
          <w:trHeight w:val="263"/>
        </w:trPr>
        <w:tc>
          <w:tcPr>
            <w:tcW w:w="3227"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100 </w:t>
            </w:r>
            <w:r w:rsidRPr="00D05D3E">
              <w:rPr>
                <w:rFonts w:ascii="Arial" w:eastAsia="Times New Roman" w:hAnsi="Arial" w:cs="Arial"/>
                <w:lang w:val="es-ES_tradnl" w:eastAsia="es-BO"/>
              </w:rPr>
              <w:t>Cuestionario</w:t>
            </w:r>
          </w:p>
        </w:tc>
        <w:tc>
          <w:tcPr>
            <w:tcW w:w="1717"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10 bs.</w:t>
            </w:r>
          </w:p>
        </w:tc>
        <w:tc>
          <w:tcPr>
            <w:tcW w:w="3244"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Pasajes</w:t>
            </w:r>
          </w:p>
        </w:tc>
        <w:tc>
          <w:tcPr>
            <w:tcW w:w="1701"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40</w:t>
            </w:r>
          </w:p>
        </w:tc>
      </w:tr>
      <w:tr w:rsidR="00EF38D7" w:rsidRPr="00D05D3E">
        <w:trPr>
          <w:trHeight w:val="263"/>
        </w:trPr>
        <w:tc>
          <w:tcPr>
            <w:tcW w:w="3227"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Taxi</w:t>
            </w:r>
          </w:p>
        </w:tc>
        <w:tc>
          <w:tcPr>
            <w:tcW w:w="1717"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15 bs</w:t>
            </w:r>
          </w:p>
        </w:tc>
        <w:tc>
          <w:tcPr>
            <w:tcW w:w="3244"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p>
        </w:tc>
        <w:tc>
          <w:tcPr>
            <w:tcW w:w="1701"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p>
        </w:tc>
      </w:tr>
      <w:tr w:rsidR="00EF38D7" w:rsidRPr="00D05D3E">
        <w:trPr>
          <w:trHeight w:val="263"/>
        </w:trPr>
        <w:tc>
          <w:tcPr>
            <w:tcW w:w="3227"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Subtotal </w:t>
            </w:r>
          </w:p>
        </w:tc>
        <w:tc>
          <w:tcPr>
            <w:tcW w:w="1717"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80 bs.</w:t>
            </w:r>
          </w:p>
        </w:tc>
        <w:tc>
          <w:tcPr>
            <w:tcW w:w="3244"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p>
        </w:tc>
        <w:tc>
          <w:tcPr>
            <w:tcW w:w="1701" w:type="dxa"/>
          </w:tcPr>
          <w:p w:rsidR="00EF38D7" w:rsidRPr="00D05D3E" w:rsidRDefault="00EF38D7" w:rsidP="00364147">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120 bs</w:t>
            </w:r>
          </w:p>
        </w:tc>
      </w:tr>
      <w:tr w:rsidR="00EF38D7" w:rsidRPr="00D05D3E">
        <w:trPr>
          <w:trHeight w:val="263"/>
        </w:trPr>
        <w:tc>
          <w:tcPr>
            <w:tcW w:w="3227" w:type="dxa"/>
          </w:tcPr>
          <w:p w:rsidR="00EF38D7" w:rsidRDefault="00EF38D7" w:rsidP="00364147">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Total </w:t>
            </w:r>
          </w:p>
        </w:tc>
        <w:tc>
          <w:tcPr>
            <w:tcW w:w="6662" w:type="dxa"/>
            <w:gridSpan w:val="3"/>
          </w:tcPr>
          <w:p w:rsidR="00EF38D7" w:rsidRDefault="00EF38D7" w:rsidP="00364147">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200 bs.</w:t>
            </w:r>
          </w:p>
        </w:tc>
      </w:tr>
    </w:tbl>
    <w:p w:rsidR="00EF38D7" w:rsidRPr="00D05D3E" w:rsidRDefault="00EF38D7" w:rsidP="00EF38D7">
      <w:pPr>
        <w:spacing w:line="360" w:lineRule="auto"/>
        <w:jc w:val="both"/>
        <w:rPr>
          <w:rFonts w:ascii="Arial" w:eastAsia="Times New Roman" w:hAnsi="Arial" w:cs="Arial"/>
          <w:lang w:eastAsia="es-BO"/>
        </w:rPr>
      </w:pPr>
      <w:r>
        <w:rPr>
          <w:rFonts w:ascii="Arial" w:eastAsia="Times New Roman" w:hAnsi="Arial" w:cs="Arial"/>
          <w:lang w:eastAsia="es-BO"/>
        </w:rPr>
        <w:t>Financiado por: Lic.Lilian Zapata, Lic.Cecilia Rafael, Lic.Cristhyan Jiménez</w:t>
      </w:r>
    </w:p>
    <w:p w:rsidR="00EF38D7" w:rsidRPr="009B2713" w:rsidRDefault="00EF38D7" w:rsidP="00EF38D7">
      <w:pPr>
        <w:pStyle w:val="Ttulo2"/>
        <w:numPr>
          <w:ilvl w:val="1"/>
          <w:numId w:val="0"/>
        </w:numPr>
        <w:spacing w:before="0"/>
        <w:ind w:left="576" w:hanging="576"/>
        <w:rPr>
          <w:lang w:eastAsia="es-BO"/>
        </w:rPr>
      </w:pPr>
      <w:bookmarkStart w:id="194" w:name="_Toc286835475"/>
      <w:r w:rsidRPr="00D05D3E">
        <w:rPr>
          <w:lang w:eastAsia="es-BO"/>
        </w:rPr>
        <w:t>Datos obtenido</w:t>
      </w:r>
      <w:bookmarkEnd w:id="194"/>
      <w:r>
        <w:rPr>
          <w:lang w:eastAsia="es-BO"/>
        </w:rPr>
        <w:t>s.</w:t>
      </w:r>
    </w:p>
    <w:p w:rsidR="00EF38D7" w:rsidRPr="00D05D3E" w:rsidRDefault="00EF38D7" w:rsidP="00EF38D7">
      <w:pPr>
        <w:spacing w:line="360" w:lineRule="auto"/>
        <w:rPr>
          <w:rFonts w:ascii="Arial" w:hAnsi="Arial" w:cs="Arial"/>
        </w:rPr>
      </w:pPr>
    </w:p>
    <w:p w:rsidR="00EF38D7" w:rsidRPr="00D05D3E" w:rsidRDefault="00C92C4C" w:rsidP="00EF38D7">
      <w:pPr>
        <w:spacing w:line="360" w:lineRule="auto"/>
        <w:rPr>
          <w:rFonts w:ascii="Arial" w:hAnsi="Arial" w:cs="Arial"/>
        </w:rPr>
      </w:pPr>
      <w:r>
        <w:rPr>
          <w:noProof/>
          <w:lang w:eastAsia="es-BO"/>
        </w:rPr>
        <w:drawing>
          <wp:anchor distT="0" distB="0" distL="114300" distR="114300" simplePos="0" relativeHeight="251657728" behindDoc="0" locked="0" layoutInCell="1" allowOverlap="1">
            <wp:simplePos x="0" y="0"/>
            <wp:positionH relativeFrom="column">
              <wp:posOffset>535432</wp:posOffset>
            </wp:positionH>
            <wp:positionV relativeFrom="paragraph">
              <wp:posOffset>185166</wp:posOffset>
            </wp:positionV>
            <wp:extent cx="4572381" cy="2746375"/>
            <wp:effectExtent l="12192" t="6096" r="7112" b="2794"/>
            <wp:wrapSquare wrapText="bothSides"/>
            <wp:docPr id="2" name="Gráfico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anchor>
        </w:drawing>
      </w:r>
    </w:p>
    <w:p w:rsidR="00EF38D7" w:rsidRPr="00D05D3E" w:rsidRDefault="00EF38D7" w:rsidP="00EF38D7">
      <w:pPr>
        <w:spacing w:line="360" w:lineRule="auto"/>
        <w:rPr>
          <w:rFonts w:ascii="Arial" w:hAnsi="Arial" w:cs="Arial"/>
        </w:rPr>
      </w:pPr>
    </w:p>
    <w:p w:rsidR="00EF38D7" w:rsidRPr="00D05D3E" w:rsidRDefault="00EF38D7" w:rsidP="00EF38D7">
      <w:pPr>
        <w:spacing w:line="360" w:lineRule="auto"/>
        <w:rPr>
          <w:rFonts w:ascii="Arial" w:hAnsi="Arial" w:cs="Arial"/>
        </w:rPr>
      </w:pPr>
    </w:p>
    <w:p w:rsidR="00EF38D7" w:rsidRPr="00D05D3E" w:rsidRDefault="00EF38D7" w:rsidP="00EF38D7">
      <w:pPr>
        <w:spacing w:line="360" w:lineRule="auto"/>
        <w:rPr>
          <w:rFonts w:ascii="Arial" w:hAnsi="Arial" w:cs="Arial"/>
        </w:rPr>
      </w:pPr>
    </w:p>
    <w:p w:rsidR="00EF38D7" w:rsidRPr="00D05D3E" w:rsidRDefault="00EF38D7" w:rsidP="00EF38D7">
      <w:pPr>
        <w:spacing w:line="360" w:lineRule="auto"/>
        <w:rPr>
          <w:rFonts w:ascii="Arial" w:hAnsi="Arial" w:cs="Arial"/>
        </w:rPr>
      </w:pPr>
    </w:p>
    <w:p w:rsidR="00EF38D7" w:rsidRPr="00D05D3E" w:rsidRDefault="00EF38D7" w:rsidP="00EF38D7">
      <w:pPr>
        <w:spacing w:line="360" w:lineRule="auto"/>
        <w:rPr>
          <w:rFonts w:ascii="Arial" w:hAnsi="Arial" w:cs="Arial"/>
        </w:rPr>
        <w:sectPr w:rsidR="00EF38D7" w:rsidRPr="00D05D3E" w:rsidSect="00364147">
          <w:footerReference w:type="default" r:id="rId64"/>
          <w:pgSz w:w="12240" w:h="15840"/>
          <w:pgMar w:top="1134" w:right="1134" w:bottom="1134" w:left="1701" w:header="709" w:footer="709" w:gutter="0"/>
          <w:cols w:space="708"/>
          <w:docGrid w:linePitch="360"/>
        </w:sectPr>
      </w:pPr>
    </w:p>
    <w:p w:rsidR="00EF38D7" w:rsidRDefault="00EF38D7" w:rsidP="00EF38D7">
      <w:pPr>
        <w:spacing w:after="100" w:afterAutospacing="1" w:line="360" w:lineRule="auto"/>
        <w:jc w:val="both"/>
        <w:rPr>
          <w:rFonts w:ascii="Arial" w:eastAsia="Times New Roman" w:hAnsi="Arial" w:cs="Arial"/>
          <w:noProof/>
          <w:lang w:eastAsia="es-BO"/>
        </w:rPr>
      </w:pPr>
    </w:p>
    <w:p w:rsidR="00EF38D7" w:rsidRDefault="00EF38D7" w:rsidP="00EF38D7">
      <w:pPr>
        <w:pStyle w:val="Ttulo2"/>
        <w:numPr>
          <w:ilvl w:val="0"/>
          <w:numId w:val="0"/>
        </w:numPr>
        <w:rPr>
          <w:lang w:eastAsia="es-BO"/>
        </w:rPr>
      </w:pPr>
      <w:bookmarkStart w:id="195" w:name="_Toc286835478"/>
      <w:r>
        <w:rPr>
          <w:lang w:eastAsia="es-BO"/>
        </w:rPr>
        <w:t>CONCLUSIONES</w:t>
      </w:r>
      <w:bookmarkEnd w:id="195"/>
    </w:p>
    <w:p w:rsidR="00EF38D7" w:rsidRDefault="00EF38D7" w:rsidP="00EF38D7">
      <w:pPr>
        <w:rPr>
          <w:lang w:eastAsia="es-BO"/>
        </w:rPr>
      </w:pPr>
    </w:p>
    <w:p w:rsidR="00EF38D7" w:rsidRDefault="00EF38D7" w:rsidP="00EF38D7">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Las siguientes conclusiones van en base a los objetivos trazados:</w:t>
      </w:r>
    </w:p>
    <w:p w:rsidR="00EF38D7" w:rsidRDefault="00EF38D7" w:rsidP="00EF38D7">
      <w:pPr>
        <w:spacing w:line="360" w:lineRule="auto"/>
        <w:jc w:val="both"/>
        <w:rPr>
          <w:rFonts w:ascii="Arial" w:hAnsi="Arial" w:cs="Arial"/>
        </w:rPr>
      </w:pPr>
      <w:r>
        <w:rPr>
          <w:rFonts w:ascii="Arial" w:hAnsi="Arial" w:cs="Arial"/>
        </w:rPr>
        <w:t>Las mujeres encuestadas respondieron que lo principal es una buena alimentación durante el embarazo. Esperamos que un 100% de las mujeres que han asistido a las capacitaciones  se alimenten  bien en un futuro  embarazo.</w:t>
      </w:r>
    </w:p>
    <w:p w:rsidR="00EF38D7" w:rsidRDefault="00EF38D7" w:rsidP="00EF38D7">
      <w:pPr>
        <w:spacing w:line="360" w:lineRule="auto"/>
        <w:jc w:val="both"/>
        <w:rPr>
          <w:rFonts w:ascii="Arial" w:hAnsi="Arial" w:cs="Arial"/>
        </w:rPr>
      </w:pPr>
      <w:r>
        <w:rPr>
          <w:rFonts w:ascii="Arial" w:hAnsi="Arial" w:cs="Arial"/>
        </w:rPr>
        <w:t xml:space="preserve">Las mujeres en la etapa de  gestación deben consumir alimentos que principalmente les aporten vitaminas, minerales, hierro, calorías, que es muy importante para que tengan un embarazo saludable. </w:t>
      </w:r>
    </w:p>
    <w:p w:rsidR="00EF38D7" w:rsidRDefault="00EF38D7" w:rsidP="00EF38D7">
      <w:pPr>
        <w:spacing w:line="360" w:lineRule="auto"/>
        <w:jc w:val="both"/>
        <w:rPr>
          <w:rFonts w:ascii="Arial" w:hAnsi="Arial" w:cs="Arial"/>
        </w:rPr>
      </w:pPr>
      <w:r>
        <w:rPr>
          <w:rFonts w:ascii="Arial" w:hAnsi="Arial" w:cs="Arial"/>
        </w:rPr>
        <w:t>Durante la gestación no se debe de consumir bebidas alcohólicas, ni ingerir sustancias toxicas como ser infusiones caseras, edulcorantes ni medicinas que el médico no les haya indicado ya que estos pueden ocasionar  en el  nuevo ser daños irreversibles.</w:t>
      </w:r>
    </w:p>
    <w:p w:rsidR="00EF38D7" w:rsidRDefault="00EF38D7" w:rsidP="00EF38D7">
      <w:pPr>
        <w:spacing w:line="360" w:lineRule="auto"/>
        <w:jc w:val="both"/>
        <w:rPr>
          <w:rFonts w:ascii="Arial" w:hAnsi="Arial" w:cs="Arial"/>
        </w:rPr>
      </w:pPr>
      <w:r>
        <w:rPr>
          <w:rFonts w:ascii="Arial" w:hAnsi="Arial" w:cs="Arial"/>
        </w:rPr>
        <w:t>Un 90% de las mujeres tienen conocimiento de que la obesidad, tener una edad menor  de 18 años, que la mujer sea drogadicta o alcohólica, tiene mucho que ver, ya que estos son factores pre disponentes de riesgo durante en  la etapa gestacional, y un 10% considera que el factor de riesgo es que la mujer sea o es drogadicta o alcohólica.</w:t>
      </w:r>
    </w:p>
    <w:p w:rsidR="00EF38D7" w:rsidRDefault="00EF38D7" w:rsidP="00EF38D7">
      <w:pPr>
        <w:spacing w:line="360" w:lineRule="auto"/>
        <w:jc w:val="both"/>
        <w:rPr>
          <w:rFonts w:ascii="Arial" w:hAnsi="Arial" w:cs="Arial"/>
        </w:rPr>
      </w:pPr>
      <w:r>
        <w:rPr>
          <w:rFonts w:ascii="Arial" w:hAnsi="Arial" w:cs="Arial"/>
        </w:rPr>
        <w:t>Es un factor importante la educación y la pobreza para una alimentación adecuada. Un 63.6% mencionan que tienen conocimiento, que la pobreza y la educación conlleva a una mala nutrición en la mujer embarazada, y un 27,3% refiere que podría ser estos dos factores no muy relevantes para una mala nutrición</w:t>
      </w:r>
    </w:p>
    <w:p w:rsidR="00EF38D7" w:rsidRDefault="00EF38D7" w:rsidP="00EF38D7">
      <w:pPr>
        <w:spacing w:line="360" w:lineRule="auto"/>
        <w:jc w:val="both"/>
        <w:rPr>
          <w:rFonts w:ascii="Arial" w:hAnsi="Arial" w:cs="Arial"/>
          <w:noProof/>
          <w:lang w:eastAsia="es-BO"/>
        </w:rPr>
      </w:pPr>
      <w:r>
        <w:rPr>
          <w:rFonts w:ascii="Arial" w:hAnsi="Arial" w:cs="Arial"/>
          <w:noProof/>
          <w:lang w:eastAsia="es-BO"/>
        </w:rPr>
        <w:t>Se considera que es necesaria la buena alimentacion antes y durante el embarazo ya que ésta ayuda al crecimiento del beb</w:t>
      </w:r>
      <w:r>
        <w:rPr>
          <w:rFonts w:ascii="Arial" w:hAnsi="Arial" w:cs="Arial"/>
          <w:lang w:val="es-ES_tradnl"/>
        </w:rPr>
        <w:t xml:space="preserve">é </w:t>
      </w:r>
      <w:r>
        <w:rPr>
          <w:rFonts w:ascii="Arial" w:hAnsi="Arial" w:cs="Arial"/>
          <w:noProof/>
          <w:lang w:eastAsia="es-BO"/>
        </w:rPr>
        <w:t>y el apoyo de la pareja es tan importante y confortable para el binomio madre niño.</w:t>
      </w:r>
    </w:p>
    <w:p w:rsidR="00EF38D7" w:rsidRDefault="00EF38D7" w:rsidP="00EF38D7">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 xml:space="preserve">¿Es solo acción de una persona corresponder al proceso de gestación?, pues así se lo ve en los centros de salud donde la mayoría de la gente que asiste al servicio son mujeres que se encuentran al cuidado de los hijos (vacunas, curaciones enfermedades, etc.), en proceso de gestación, planificación, etc., una de las posibles consecuencias para que el hombre quien dedicado al trabajo desconoce cuáles pueden ser las complicaciones que </w:t>
      </w:r>
      <w:r>
        <w:rPr>
          <w:rFonts w:ascii="Arial" w:eastAsia="Times New Roman" w:hAnsi="Arial" w:cs="Arial"/>
          <w:lang w:eastAsia="es-BO"/>
        </w:rPr>
        <w:lastRenderedPageBreak/>
        <w:t>pueden surgir antes, durante y después de un embarazo, es por esta razón que nos atrevemos a responder a la pregunta,  de que el embarazo que es llevado por la mujer solamente es responsabilidad de sí misma, cualquier complicación (muerte, aborto, discapacidad, etc.), recae dentro su responsabilidad, ideología aun vigente en nuestro territorio, puesto que el hombre está sosteniendo el hogar y que el deber que tiene nos atrevemos a decirlo es preocuparse de las cosas materiales, que demandan su atención, y que el haber puesto en un proceso de gestación en la pareja es solamente responsabilidad de la mujer quien lleva el fruto dado por el hombre.</w:t>
      </w:r>
    </w:p>
    <w:p w:rsidR="00EF38D7" w:rsidRDefault="00EF38D7" w:rsidP="00EF38D7">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Con estos aspectos se podría mencionar que cualquier demanda de la venida de un hijo, un nacimiento sano y bien planificado debe iniciarse con el compartir un deseo mutuo que conlleve a la culminación del mismo de manera mutua, donde el sentimiento de atención al embarazo se compartan por ambos padres, con los mismos cuidados esperados para el nuevo fruto.</w:t>
      </w:r>
    </w:p>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Pr>
        <w:sectPr w:rsidR="00EF38D7" w:rsidSect="00364147">
          <w:pgSz w:w="12240" w:h="15840"/>
          <w:pgMar w:top="1417" w:right="1701" w:bottom="1417" w:left="1701" w:header="708" w:footer="708" w:gutter="0"/>
          <w:cols w:space="708"/>
          <w:docGrid w:linePitch="360"/>
        </w:sectPr>
      </w:pPr>
    </w:p>
    <w:p w:rsidR="00EF38D7" w:rsidRDefault="00EF38D7" w:rsidP="00EF38D7">
      <w:pPr>
        <w:pStyle w:val="Ttulo2"/>
        <w:numPr>
          <w:ilvl w:val="1"/>
          <w:numId w:val="8"/>
        </w:numPr>
        <w:spacing w:before="0" w:line="360" w:lineRule="auto"/>
        <w:ind w:left="1134"/>
      </w:pPr>
      <w:bookmarkStart w:id="196" w:name="_Toc286835476"/>
      <w:r>
        <w:lastRenderedPageBreak/>
        <w:t>Cronograma de actividades</w:t>
      </w:r>
      <w:bookmarkEnd w:id="196"/>
    </w:p>
    <w:p w:rsidR="00EF38D7" w:rsidRDefault="00EF38D7" w:rsidP="00EF38D7">
      <w:r>
        <w:t>Elaborado por: Lic. Lilian Zapata Claros -  Lic. Cecilia Rafael Ortiz – Lic. Cristhyan Jimenez Romero.</w:t>
      </w:r>
    </w:p>
    <w:p w:rsidR="00EF38D7" w:rsidRDefault="00EF38D7" w:rsidP="00EF38D7">
      <w:r>
        <w:t>Fecha. Enero–  febrero del 2011.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13"/>
        <w:gridCol w:w="257"/>
        <w:gridCol w:w="301"/>
        <w:gridCol w:w="301"/>
        <w:gridCol w:w="248"/>
        <w:gridCol w:w="273"/>
        <w:gridCol w:w="257"/>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tblGrid>
      <w:tr w:rsidR="00EF38D7" w:rsidRPr="007358AB">
        <w:tc>
          <w:tcPr>
            <w:tcW w:w="1013" w:type="dxa"/>
          </w:tcPr>
          <w:p w:rsidR="00EF38D7" w:rsidRPr="007358AB" w:rsidRDefault="00EF38D7" w:rsidP="00364147">
            <w:pPr>
              <w:spacing w:after="0" w:line="240" w:lineRule="auto"/>
            </w:pPr>
            <w:r w:rsidRPr="007358AB">
              <w:t>MESES</w:t>
            </w:r>
          </w:p>
        </w:tc>
        <w:tc>
          <w:tcPr>
            <w:tcW w:w="5534" w:type="dxa"/>
            <w:gridSpan w:val="20"/>
          </w:tcPr>
          <w:p w:rsidR="00EF38D7" w:rsidRPr="007358AB" w:rsidRDefault="00EF38D7" w:rsidP="00364147">
            <w:pPr>
              <w:spacing w:after="0" w:line="240" w:lineRule="auto"/>
              <w:jc w:val="center"/>
            </w:pPr>
            <w:r w:rsidRPr="0062533F">
              <w:t>ENERO</w:t>
            </w:r>
          </w:p>
        </w:tc>
        <w:tc>
          <w:tcPr>
            <w:tcW w:w="5540" w:type="dxa"/>
            <w:gridSpan w:val="20"/>
          </w:tcPr>
          <w:p w:rsidR="00EF38D7" w:rsidRPr="007358AB" w:rsidRDefault="00EF38D7" w:rsidP="00364147">
            <w:pPr>
              <w:spacing w:after="0" w:line="240" w:lineRule="auto"/>
              <w:jc w:val="center"/>
            </w:pPr>
            <w:r w:rsidRPr="0062533F">
              <w:t>FEBRERO</w:t>
            </w:r>
          </w:p>
        </w:tc>
      </w:tr>
      <w:tr w:rsidR="00EF38D7" w:rsidRPr="007358AB">
        <w:tc>
          <w:tcPr>
            <w:tcW w:w="1013" w:type="dxa"/>
          </w:tcPr>
          <w:p w:rsidR="00EF38D7" w:rsidRPr="007358AB" w:rsidRDefault="00EF38D7" w:rsidP="00364147">
            <w:pPr>
              <w:spacing w:after="0" w:line="240" w:lineRule="auto"/>
            </w:pPr>
            <w:r>
              <w:t>SEMANAS</w:t>
            </w:r>
          </w:p>
        </w:tc>
        <w:tc>
          <w:tcPr>
            <w:tcW w:w="1380" w:type="dxa"/>
            <w:gridSpan w:val="5"/>
          </w:tcPr>
          <w:p w:rsidR="00EF38D7" w:rsidRPr="007358AB" w:rsidRDefault="00EF38D7" w:rsidP="00364147">
            <w:pPr>
              <w:spacing w:after="0" w:line="240" w:lineRule="auto"/>
              <w:jc w:val="center"/>
              <w:rPr>
                <w:sz w:val="16"/>
                <w:szCs w:val="16"/>
              </w:rPr>
            </w:pPr>
            <w:r w:rsidRPr="0062533F">
              <w:rPr>
                <w:sz w:val="16"/>
                <w:szCs w:val="16"/>
              </w:rPr>
              <w:t>1</w:t>
            </w:r>
          </w:p>
        </w:tc>
        <w:tc>
          <w:tcPr>
            <w:tcW w:w="1384" w:type="dxa"/>
            <w:gridSpan w:val="5"/>
          </w:tcPr>
          <w:p w:rsidR="00EF38D7" w:rsidRPr="007358AB" w:rsidRDefault="00EF38D7" w:rsidP="00364147">
            <w:pPr>
              <w:spacing w:after="0" w:line="240" w:lineRule="auto"/>
              <w:jc w:val="center"/>
              <w:rPr>
                <w:sz w:val="16"/>
                <w:szCs w:val="16"/>
              </w:rPr>
            </w:pPr>
            <w:r w:rsidRPr="0062533F">
              <w:rPr>
                <w:sz w:val="16"/>
                <w:szCs w:val="16"/>
              </w:rPr>
              <w:t>2</w:t>
            </w:r>
          </w:p>
        </w:tc>
        <w:tc>
          <w:tcPr>
            <w:tcW w:w="1385" w:type="dxa"/>
            <w:gridSpan w:val="5"/>
          </w:tcPr>
          <w:p w:rsidR="00EF38D7" w:rsidRPr="007358AB" w:rsidRDefault="00EF38D7" w:rsidP="00364147">
            <w:pPr>
              <w:spacing w:after="0" w:line="240" w:lineRule="auto"/>
              <w:jc w:val="center"/>
              <w:rPr>
                <w:sz w:val="16"/>
                <w:szCs w:val="16"/>
              </w:rPr>
            </w:pPr>
            <w:r w:rsidRPr="0062533F">
              <w:rPr>
                <w:sz w:val="16"/>
                <w:szCs w:val="16"/>
              </w:rPr>
              <w:t>3</w:t>
            </w:r>
          </w:p>
        </w:tc>
        <w:tc>
          <w:tcPr>
            <w:tcW w:w="1385" w:type="dxa"/>
            <w:gridSpan w:val="5"/>
          </w:tcPr>
          <w:p w:rsidR="00EF38D7" w:rsidRPr="007358AB" w:rsidRDefault="00EF38D7" w:rsidP="00364147">
            <w:pPr>
              <w:spacing w:after="0" w:line="240" w:lineRule="auto"/>
              <w:jc w:val="center"/>
              <w:rPr>
                <w:sz w:val="16"/>
                <w:szCs w:val="16"/>
              </w:rPr>
            </w:pPr>
            <w:r w:rsidRPr="0062533F">
              <w:rPr>
                <w:sz w:val="16"/>
                <w:szCs w:val="16"/>
              </w:rPr>
              <w:t>4</w:t>
            </w:r>
          </w:p>
        </w:tc>
        <w:tc>
          <w:tcPr>
            <w:tcW w:w="1385" w:type="dxa"/>
            <w:gridSpan w:val="5"/>
          </w:tcPr>
          <w:p w:rsidR="00EF38D7" w:rsidRPr="007358AB" w:rsidRDefault="00EF38D7" w:rsidP="00364147">
            <w:pPr>
              <w:spacing w:after="0" w:line="240" w:lineRule="auto"/>
              <w:jc w:val="center"/>
              <w:rPr>
                <w:sz w:val="16"/>
                <w:szCs w:val="16"/>
              </w:rPr>
            </w:pPr>
            <w:r w:rsidRPr="0062533F">
              <w:rPr>
                <w:sz w:val="16"/>
                <w:szCs w:val="16"/>
              </w:rPr>
              <w:t>1</w:t>
            </w:r>
          </w:p>
        </w:tc>
        <w:tc>
          <w:tcPr>
            <w:tcW w:w="1385" w:type="dxa"/>
            <w:gridSpan w:val="5"/>
          </w:tcPr>
          <w:p w:rsidR="00EF38D7" w:rsidRPr="007358AB" w:rsidRDefault="00EF38D7" w:rsidP="00364147">
            <w:pPr>
              <w:spacing w:after="0" w:line="240" w:lineRule="auto"/>
              <w:jc w:val="center"/>
              <w:rPr>
                <w:sz w:val="16"/>
                <w:szCs w:val="16"/>
              </w:rPr>
            </w:pPr>
            <w:r w:rsidRPr="0062533F">
              <w:rPr>
                <w:sz w:val="16"/>
                <w:szCs w:val="16"/>
              </w:rPr>
              <w:t>2</w:t>
            </w:r>
          </w:p>
        </w:tc>
        <w:tc>
          <w:tcPr>
            <w:tcW w:w="1385" w:type="dxa"/>
            <w:gridSpan w:val="5"/>
          </w:tcPr>
          <w:p w:rsidR="00EF38D7" w:rsidRPr="007358AB" w:rsidRDefault="00EF38D7" w:rsidP="00364147">
            <w:pPr>
              <w:spacing w:after="0" w:line="240" w:lineRule="auto"/>
              <w:jc w:val="center"/>
              <w:rPr>
                <w:sz w:val="16"/>
                <w:szCs w:val="16"/>
              </w:rPr>
            </w:pPr>
            <w:r w:rsidRPr="0062533F">
              <w:rPr>
                <w:sz w:val="16"/>
                <w:szCs w:val="16"/>
              </w:rPr>
              <w:t>3</w:t>
            </w:r>
          </w:p>
        </w:tc>
        <w:tc>
          <w:tcPr>
            <w:tcW w:w="1385" w:type="dxa"/>
            <w:gridSpan w:val="5"/>
          </w:tcPr>
          <w:p w:rsidR="00EF38D7" w:rsidRPr="007358AB" w:rsidRDefault="00EF38D7" w:rsidP="00364147">
            <w:pPr>
              <w:spacing w:after="0" w:line="240" w:lineRule="auto"/>
              <w:jc w:val="center"/>
              <w:rPr>
                <w:sz w:val="16"/>
                <w:szCs w:val="16"/>
              </w:rPr>
            </w:pPr>
            <w:r w:rsidRPr="0062533F">
              <w:rPr>
                <w:sz w:val="16"/>
                <w:szCs w:val="16"/>
              </w:rPr>
              <w:t>4</w:t>
            </w:r>
          </w:p>
        </w:tc>
      </w:tr>
      <w:tr w:rsidR="00EF38D7" w:rsidRPr="007358AB">
        <w:tc>
          <w:tcPr>
            <w:tcW w:w="1013" w:type="dxa"/>
          </w:tcPr>
          <w:p w:rsidR="00EF38D7" w:rsidRPr="007358AB" w:rsidRDefault="00EF38D7" w:rsidP="00364147">
            <w:pPr>
              <w:spacing w:after="0" w:line="240" w:lineRule="auto"/>
            </w:pPr>
            <w:r>
              <w:t>ACTVIDADES</w:t>
            </w:r>
          </w:p>
        </w:tc>
        <w:tc>
          <w:tcPr>
            <w:tcW w:w="257" w:type="dxa"/>
          </w:tcPr>
          <w:p w:rsidR="00EF38D7" w:rsidRPr="007358AB" w:rsidRDefault="00EF38D7" w:rsidP="00364147">
            <w:pPr>
              <w:spacing w:after="0" w:line="240" w:lineRule="auto"/>
              <w:jc w:val="center"/>
              <w:rPr>
                <w:sz w:val="16"/>
                <w:szCs w:val="16"/>
              </w:rPr>
            </w:pPr>
            <w:r w:rsidRPr="0062533F">
              <w:rPr>
                <w:sz w:val="16"/>
                <w:szCs w:val="16"/>
              </w:rPr>
              <w:t>L</w:t>
            </w:r>
          </w:p>
        </w:tc>
        <w:tc>
          <w:tcPr>
            <w:tcW w:w="301" w:type="dxa"/>
          </w:tcPr>
          <w:p w:rsidR="00EF38D7" w:rsidRPr="007358AB" w:rsidRDefault="00EF38D7" w:rsidP="00364147">
            <w:pPr>
              <w:spacing w:after="0" w:line="240" w:lineRule="auto"/>
              <w:jc w:val="center"/>
              <w:rPr>
                <w:sz w:val="16"/>
                <w:szCs w:val="16"/>
              </w:rPr>
            </w:pPr>
            <w:r w:rsidRPr="0062533F">
              <w:rPr>
                <w:sz w:val="16"/>
                <w:szCs w:val="16"/>
              </w:rPr>
              <w:t>M</w:t>
            </w:r>
          </w:p>
        </w:tc>
        <w:tc>
          <w:tcPr>
            <w:tcW w:w="301" w:type="dxa"/>
          </w:tcPr>
          <w:p w:rsidR="00EF38D7" w:rsidRPr="007358AB" w:rsidRDefault="00EF38D7" w:rsidP="00364147">
            <w:pPr>
              <w:spacing w:after="0" w:line="240" w:lineRule="auto"/>
              <w:jc w:val="center"/>
              <w:rPr>
                <w:sz w:val="16"/>
                <w:szCs w:val="16"/>
              </w:rPr>
            </w:pPr>
            <w:r w:rsidRPr="0062533F">
              <w:rPr>
                <w:sz w:val="16"/>
                <w:szCs w:val="16"/>
              </w:rPr>
              <w:t>M</w:t>
            </w:r>
          </w:p>
        </w:tc>
        <w:tc>
          <w:tcPr>
            <w:tcW w:w="248" w:type="dxa"/>
          </w:tcPr>
          <w:p w:rsidR="00EF38D7" w:rsidRPr="007358AB" w:rsidRDefault="00EF38D7" w:rsidP="00364147">
            <w:pPr>
              <w:spacing w:after="0" w:line="240" w:lineRule="auto"/>
              <w:jc w:val="center"/>
              <w:rPr>
                <w:sz w:val="16"/>
                <w:szCs w:val="16"/>
              </w:rPr>
            </w:pPr>
            <w:r w:rsidRPr="0062533F">
              <w:rPr>
                <w:sz w:val="16"/>
                <w:szCs w:val="16"/>
              </w:rPr>
              <w:t>J</w:t>
            </w:r>
          </w:p>
        </w:tc>
        <w:tc>
          <w:tcPr>
            <w:tcW w:w="273" w:type="dxa"/>
          </w:tcPr>
          <w:p w:rsidR="00EF38D7" w:rsidRPr="007358AB" w:rsidRDefault="00EF38D7" w:rsidP="00364147">
            <w:pPr>
              <w:spacing w:after="0" w:line="240" w:lineRule="auto"/>
              <w:jc w:val="center"/>
              <w:rPr>
                <w:sz w:val="16"/>
                <w:szCs w:val="16"/>
              </w:rPr>
            </w:pPr>
            <w:r w:rsidRPr="0062533F">
              <w:rPr>
                <w:sz w:val="16"/>
                <w:szCs w:val="16"/>
              </w:rPr>
              <w:t>V</w:t>
            </w:r>
          </w:p>
        </w:tc>
        <w:tc>
          <w:tcPr>
            <w:tcW w:w="257" w:type="dxa"/>
          </w:tcPr>
          <w:p w:rsidR="00EF38D7" w:rsidRPr="007358AB" w:rsidRDefault="00EF38D7" w:rsidP="00364147">
            <w:pPr>
              <w:spacing w:after="0" w:line="240" w:lineRule="auto"/>
              <w:jc w:val="center"/>
              <w:rPr>
                <w:sz w:val="16"/>
                <w:szCs w:val="16"/>
              </w:rPr>
            </w:pPr>
            <w:r w:rsidRPr="0062533F">
              <w:rPr>
                <w:sz w:val="16"/>
                <w:szCs w:val="16"/>
              </w:rPr>
              <w:t>L</w:t>
            </w:r>
          </w:p>
        </w:tc>
        <w:tc>
          <w:tcPr>
            <w:tcW w:w="302" w:type="dxa"/>
          </w:tcPr>
          <w:p w:rsidR="00EF38D7" w:rsidRPr="007358AB" w:rsidRDefault="00EF38D7" w:rsidP="00364147">
            <w:pPr>
              <w:spacing w:after="0" w:line="240" w:lineRule="auto"/>
              <w:jc w:val="center"/>
              <w:rPr>
                <w:sz w:val="16"/>
                <w:szCs w:val="16"/>
              </w:rPr>
            </w:pPr>
            <w:r w:rsidRPr="0062533F">
              <w:rPr>
                <w:sz w:val="16"/>
                <w:szCs w:val="16"/>
              </w:rPr>
              <w:t>M</w:t>
            </w:r>
          </w:p>
        </w:tc>
        <w:tc>
          <w:tcPr>
            <w:tcW w:w="302" w:type="dxa"/>
          </w:tcPr>
          <w:p w:rsidR="00EF38D7" w:rsidRPr="007358AB" w:rsidRDefault="00EF38D7" w:rsidP="00364147">
            <w:pPr>
              <w:spacing w:after="0" w:line="240" w:lineRule="auto"/>
              <w:jc w:val="center"/>
              <w:rPr>
                <w:sz w:val="16"/>
                <w:szCs w:val="16"/>
              </w:rPr>
            </w:pPr>
            <w:r w:rsidRPr="0062533F">
              <w:rPr>
                <w:sz w:val="16"/>
                <w:szCs w:val="16"/>
              </w:rPr>
              <w:t>M</w:t>
            </w:r>
          </w:p>
        </w:tc>
        <w:tc>
          <w:tcPr>
            <w:tcW w:w="249" w:type="dxa"/>
          </w:tcPr>
          <w:p w:rsidR="00EF38D7" w:rsidRPr="007358AB" w:rsidRDefault="00EF38D7" w:rsidP="00364147">
            <w:pPr>
              <w:spacing w:after="0" w:line="240" w:lineRule="auto"/>
              <w:jc w:val="center"/>
              <w:rPr>
                <w:sz w:val="16"/>
                <w:szCs w:val="16"/>
              </w:rPr>
            </w:pPr>
            <w:r w:rsidRPr="0062533F">
              <w:rPr>
                <w:sz w:val="16"/>
                <w:szCs w:val="16"/>
              </w:rPr>
              <w:t>J</w:t>
            </w:r>
          </w:p>
        </w:tc>
        <w:tc>
          <w:tcPr>
            <w:tcW w:w="274" w:type="dxa"/>
          </w:tcPr>
          <w:p w:rsidR="00EF38D7" w:rsidRPr="007358AB" w:rsidRDefault="00EF38D7" w:rsidP="00364147">
            <w:pPr>
              <w:spacing w:after="0" w:line="240" w:lineRule="auto"/>
              <w:jc w:val="center"/>
              <w:rPr>
                <w:sz w:val="16"/>
                <w:szCs w:val="16"/>
              </w:rPr>
            </w:pPr>
            <w:r w:rsidRPr="0062533F">
              <w:rPr>
                <w:sz w:val="16"/>
                <w:szCs w:val="16"/>
              </w:rPr>
              <w:t>V</w:t>
            </w:r>
          </w:p>
        </w:tc>
        <w:tc>
          <w:tcPr>
            <w:tcW w:w="258" w:type="dxa"/>
          </w:tcPr>
          <w:p w:rsidR="00EF38D7" w:rsidRPr="007358AB" w:rsidRDefault="00EF38D7" w:rsidP="00364147">
            <w:pPr>
              <w:spacing w:after="0" w:line="240" w:lineRule="auto"/>
              <w:jc w:val="center"/>
              <w:rPr>
                <w:sz w:val="16"/>
                <w:szCs w:val="16"/>
              </w:rPr>
            </w:pPr>
            <w:r w:rsidRPr="0062533F">
              <w:rPr>
                <w:sz w:val="16"/>
                <w:szCs w:val="16"/>
              </w:rPr>
              <w:t>L</w:t>
            </w:r>
          </w:p>
        </w:tc>
        <w:tc>
          <w:tcPr>
            <w:tcW w:w="302" w:type="dxa"/>
          </w:tcPr>
          <w:p w:rsidR="00EF38D7" w:rsidRPr="007358AB" w:rsidRDefault="00EF38D7" w:rsidP="00364147">
            <w:pPr>
              <w:spacing w:after="0" w:line="240" w:lineRule="auto"/>
              <w:jc w:val="center"/>
              <w:rPr>
                <w:sz w:val="16"/>
                <w:szCs w:val="16"/>
              </w:rPr>
            </w:pPr>
            <w:r w:rsidRPr="0062533F">
              <w:rPr>
                <w:sz w:val="16"/>
                <w:szCs w:val="16"/>
              </w:rPr>
              <w:t>M</w:t>
            </w:r>
          </w:p>
        </w:tc>
        <w:tc>
          <w:tcPr>
            <w:tcW w:w="302" w:type="dxa"/>
          </w:tcPr>
          <w:p w:rsidR="00EF38D7" w:rsidRPr="007358AB" w:rsidRDefault="00EF38D7" w:rsidP="00364147">
            <w:pPr>
              <w:spacing w:after="0" w:line="240" w:lineRule="auto"/>
              <w:jc w:val="center"/>
              <w:rPr>
                <w:sz w:val="16"/>
                <w:szCs w:val="16"/>
              </w:rPr>
            </w:pPr>
            <w:r w:rsidRPr="0062533F">
              <w:rPr>
                <w:sz w:val="16"/>
                <w:szCs w:val="16"/>
              </w:rPr>
              <w:t>M</w:t>
            </w:r>
          </w:p>
        </w:tc>
        <w:tc>
          <w:tcPr>
            <w:tcW w:w="249" w:type="dxa"/>
          </w:tcPr>
          <w:p w:rsidR="00EF38D7" w:rsidRPr="007358AB" w:rsidRDefault="00EF38D7" w:rsidP="00364147">
            <w:pPr>
              <w:spacing w:after="0" w:line="240" w:lineRule="auto"/>
              <w:jc w:val="center"/>
              <w:rPr>
                <w:sz w:val="16"/>
                <w:szCs w:val="16"/>
              </w:rPr>
            </w:pPr>
            <w:r w:rsidRPr="0062533F">
              <w:rPr>
                <w:sz w:val="16"/>
                <w:szCs w:val="16"/>
              </w:rPr>
              <w:t>J</w:t>
            </w:r>
          </w:p>
        </w:tc>
        <w:tc>
          <w:tcPr>
            <w:tcW w:w="274" w:type="dxa"/>
          </w:tcPr>
          <w:p w:rsidR="00EF38D7" w:rsidRPr="007358AB" w:rsidRDefault="00EF38D7" w:rsidP="00364147">
            <w:pPr>
              <w:spacing w:after="0" w:line="240" w:lineRule="auto"/>
              <w:jc w:val="center"/>
              <w:rPr>
                <w:sz w:val="16"/>
                <w:szCs w:val="16"/>
              </w:rPr>
            </w:pPr>
            <w:r w:rsidRPr="0062533F">
              <w:rPr>
                <w:sz w:val="16"/>
                <w:szCs w:val="16"/>
              </w:rPr>
              <w:t>V</w:t>
            </w:r>
          </w:p>
        </w:tc>
        <w:tc>
          <w:tcPr>
            <w:tcW w:w="258" w:type="dxa"/>
          </w:tcPr>
          <w:p w:rsidR="00EF38D7" w:rsidRPr="007358AB" w:rsidRDefault="00EF38D7" w:rsidP="00364147">
            <w:pPr>
              <w:spacing w:after="0" w:line="240" w:lineRule="auto"/>
              <w:jc w:val="center"/>
              <w:rPr>
                <w:sz w:val="16"/>
                <w:szCs w:val="16"/>
              </w:rPr>
            </w:pPr>
            <w:r w:rsidRPr="0062533F">
              <w:rPr>
                <w:sz w:val="16"/>
                <w:szCs w:val="16"/>
              </w:rPr>
              <w:t>L</w:t>
            </w:r>
          </w:p>
        </w:tc>
        <w:tc>
          <w:tcPr>
            <w:tcW w:w="302" w:type="dxa"/>
          </w:tcPr>
          <w:p w:rsidR="00EF38D7" w:rsidRPr="007358AB" w:rsidRDefault="00EF38D7" w:rsidP="00364147">
            <w:pPr>
              <w:spacing w:after="0" w:line="240" w:lineRule="auto"/>
              <w:jc w:val="center"/>
              <w:rPr>
                <w:sz w:val="16"/>
                <w:szCs w:val="16"/>
              </w:rPr>
            </w:pPr>
            <w:r w:rsidRPr="0062533F">
              <w:rPr>
                <w:sz w:val="16"/>
                <w:szCs w:val="16"/>
              </w:rPr>
              <w:t>M</w:t>
            </w:r>
          </w:p>
        </w:tc>
        <w:tc>
          <w:tcPr>
            <w:tcW w:w="302" w:type="dxa"/>
          </w:tcPr>
          <w:p w:rsidR="00EF38D7" w:rsidRPr="007358AB" w:rsidRDefault="00EF38D7" w:rsidP="00364147">
            <w:pPr>
              <w:spacing w:after="0" w:line="240" w:lineRule="auto"/>
              <w:jc w:val="center"/>
              <w:rPr>
                <w:sz w:val="16"/>
                <w:szCs w:val="16"/>
              </w:rPr>
            </w:pPr>
            <w:r w:rsidRPr="0062533F">
              <w:rPr>
                <w:sz w:val="16"/>
                <w:szCs w:val="16"/>
              </w:rPr>
              <w:t>M</w:t>
            </w:r>
          </w:p>
        </w:tc>
        <w:tc>
          <w:tcPr>
            <w:tcW w:w="249" w:type="dxa"/>
          </w:tcPr>
          <w:p w:rsidR="00EF38D7" w:rsidRPr="007358AB" w:rsidRDefault="00EF38D7" w:rsidP="00364147">
            <w:pPr>
              <w:spacing w:after="0" w:line="240" w:lineRule="auto"/>
              <w:jc w:val="center"/>
              <w:rPr>
                <w:sz w:val="16"/>
                <w:szCs w:val="16"/>
              </w:rPr>
            </w:pPr>
            <w:r w:rsidRPr="0062533F">
              <w:rPr>
                <w:sz w:val="16"/>
                <w:szCs w:val="16"/>
              </w:rPr>
              <w:t>J</w:t>
            </w:r>
          </w:p>
        </w:tc>
        <w:tc>
          <w:tcPr>
            <w:tcW w:w="274" w:type="dxa"/>
          </w:tcPr>
          <w:p w:rsidR="00EF38D7" w:rsidRPr="007358AB" w:rsidRDefault="00EF38D7" w:rsidP="00364147">
            <w:pPr>
              <w:spacing w:after="0" w:line="240" w:lineRule="auto"/>
              <w:jc w:val="center"/>
              <w:rPr>
                <w:sz w:val="16"/>
                <w:szCs w:val="16"/>
              </w:rPr>
            </w:pPr>
            <w:r w:rsidRPr="0062533F">
              <w:rPr>
                <w:sz w:val="16"/>
                <w:szCs w:val="16"/>
              </w:rPr>
              <w:t>V</w:t>
            </w:r>
          </w:p>
        </w:tc>
        <w:tc>
          <w:tcPr>
            <w:tcW w:w="258" w:type="dxa"/>
          </w:tcPr>
          <w:p w:rsidR="00EF38D7" w:rsidRPr="007358AB" w:rsidRDefault="00EF38D7" w:rsidP="00364147">
            <w:pPr>
              <w:spacing w:after="0" w:line="240" w:lineRule="auto"/>
              <w:jc w:val="center"/>
              <w:rPr>
                <w:sz w:val="16"/>
                <w:szCs w:val="16"/>
              </w:rPr>
            </w:pPr>
            <w:r w:rsidRPr="0062533F">
              <w:rPr>
                <w:sz w:val="16"/>
                <w:szCs w:val="16"/>
              </w:rPr>
              <w:t>L</w:t>
            </w:r>
          </w:p>
        </w:tc>
        <w:tc>
          <w:tcPr>
            <w:tcW w:w="302" w:type="dxa"/>
          </w:tcPr>
          <w:p w:rsidR="00EF38D7" w:rsidRPr="007358AB" w:rsidRDefault="00EF38D7" w:rsidP="00364147">
            <w:pPr>
              <w:spacing w:after="0" w:line="240" w:lineRule="auto"/>
              <w:jc w:val="center"/>
              <w:rPr>
                <w:sz w:val="16"/>
                <w:szCs w:val="16"/>
              </w:rPr>
            </w:pPr>
            <w:r w:rsidRPr="0062533F">
              <w:rPr>
                <w:sz w:val="16"/>
                <w:szCs w:val="16"/>
              </w:rPr>
              <w:t>M</w:t>
            </w:r>
          </w:p>
        </w:tc>
        <w:tc>
          <w:tcPr>
            <w:tcW w:w="302" w:type="dxa"/>
          </w:tcPr>
          <w:p w:rsidR="00EF38D7" w:rsidRPr="007358AB" w:rsidRDefault="00EF38D7" w:rsidP="00364147">
            <w:pPr>
              <w:spacing w:after="0" w:line="240" w:lineRule="auto"/>
              <w:jc w:val="center"/>
              <w:rPr>
                <w:sz w:val="16"/>
                <w:szCs w:val="16"/>
              </w:rPr>
            </w:pPr>
            <w:r w:rsidRPr="0062533F">
              <w:rPr>
                <w:sz w:val="16"/>
                <w:szCs w:val="16"/>
              </w:rPr>
              <w:t>M</w:t>
            </w:r>
          </w:p>
        </w:tc>
        <w:tc>
          <w:tcPr>
            <w:tcW w:w="249" w:type="dxa"/>
          </w:tcPr>
          <w:p w:rsidR="00EF38D7" w:rsidRPr="007358AB" w:rsidRDefault="00EF38D7" w:rsidP="00364147">
            <w:pPr>
              <w:spacing w:after="0" w:line="240" w:lineRule="auto"/>
              <w:jc w:val="center"/>
              <w:rPr>
                <w:sz w:val="16"/>
                <w:szCs w:val="16"/>
              </w:rPr>
            </w:pPr>
            <w:r w:rsidRPr="0062533F">
              <w:rPr>
                <w:sz w:val="16"/>
                <w:szCs w:val="16"/>
              </w:rPr>
              <w:t>J</w:t>
            </w:r>
          </w:p>
        </w:tc>
        <w:tc>
          <w:tcPr>
            <w:tcW w:w="274" w:type="dxa"/>
          </w:tcPr>
          <w:p w:rsidR="00EF38D7" w:rsidRPr="007358AB" w:rsidRDefault="00EF38D7" w:rsidP="00364147">
            <w:pPr>
              <w:spacing w:after="0" w:line="240" w:lineRule="auto"/>
              <w:jc w:val="center"/>
              <w:rPr>
                <w:sz w:val="16"/>
                <w:szCs w:val="16"/>
              </w:rPr>
            </w:pPr>
            <w:r w:rsidRPr="0062533F">
              <w:rPr>
                <w:sz w:val="16"/>
                <w:szCs w:val="16"/>
              </w:rPr>
              <w:t>V</w:t>
            </w:r>
          </w:p>
        </w:tc>
        <w:tc>
          <w:tcPr>
            <w:tcW w:w="258" w:type="dxa"/>
          </w:tcPr>
          <w:p w:rsidR="00EF38D7" w:rsidRPr="007358AB" w:rsidRDefault="00EF38D7" w:rsidP="00364147">
            <w:pPr>
              <w:spacing w:after="0" w:line="240" w:lineRule="auto"/>
              <w:jc w:val="center"/>
              <w:rPr>
                <w:sz w:val="16"/>
                <w:szCs w:val="16"/>
              </w:rPr>
            </w:pPr>
            <w:r w:rsidRPr="0062533F">
              <w:rPr>
                <w:sz w:val="16"/>
                <w:szCs w:val="16"/>
              </w:rPr>
              <w:t>L</w:t>
            </w:r>
          </w:p>
        </w:tc>
        <w:tc>
          <w:tcPr>
            <w:tcW w:w="302" w:type="dxa"/>
          </w:tcPr>
          <w:p w:rsidR="00EF38D7" w:rsidRPr="007358AB" w:rsidRDefault="00EF38D7" w:rsidP="00364147">
            <w:pPr>
              <w:spacing w:after="0" w:line="240" w:lineRule="auto"/>
              <w:jc w:val="center"/>
              <w:rPr>
                <w:sz w:val="16"/>
                <w:szCs w:val="16"/>
              </w:rPr>
            </w:pPr>
            <w:r w:rsidRPr="0062533F">
              <w:rPr>
                <w:sz w:val="16"/>
                <w:szCs w:val="16"/>
              </w:rPr>
              <w:t>M</w:t>
            </w:r>
          </w:p>
        </w:tc>
        <w:tc>
          <w:tcPr>
            <w:tcW w:w="302" w:type="dxa"/>
          </w:tcPr>
          <w:p w:rsidR="00EF38D7" w:rsidRPr="007358AB" w:rsidRDefault="00EF38D7" w:rsidP="00364147">
            <w:pPr>
              <w:spacing w:after="0" w:line="240" w:lineRule="auto"/>
              <w:jc w:val="center"/>
              <w:rPr>
                <w:sz w:val="16"/>
                <w:szCs w:val="16"/>
              </w:rPr>
            </w:pPr>
            <w:r w:rsidRPr="0062533F">
              <w:rPr>
                <w:sz w:val="16"/>
                <w:szCs w:val="16"/>
              </w:rPr>
              <w:t>M</w:t>
            </w:r>
          </w:p>
        </w:tc>
        <w:tc>
          <w:tcPr>
            <w:tcW w:w="249" w:type="dxa"/>
          </w:tcPr>
          <w:p w:rsidR="00EF38D7" w:rsidRPr="007358AB" w:rsidRDefault="00EF38D7" w:rsidP="00364147">
            <w:pPr>
              <w:spacing w:after="0" w:line="240" w:lineRule="auto"/>
              <w:jc w:val="center"/>
              <w:rPr>
                <w:sz w:val="16"/>
                <w:szCs w:val="16"/>
              </w:rPr>
            </w:pPr>
            <w:r w:rsidRPr="0062533F">
              <w:rPr>
                <w:sz w:val="16"/>
                <w:szCs w:val="16"/>
              </w:rPr>
              <w:t>J</w:t>
            </w:r>
          </w:p>
        </w:tc>
        <w:tc>
          <w:tcPr>
            <w:tcW w:w="274" w:type="dxa"/>
          </w:tcPr>
          <w:p w:rsidR="00EF38D7" w:rsidRPr="007358AB" w:rsidRDefault="00EF38D7" w:rsidP="00364147">
            <w:pPr>
              <w:spacing w:after="0" w:line="240" w:lineRule="auto"/>
              <w:jc w:val="center"/>
              <w:rPr>
                <w:sz w:val="16"/>
                <w:szCs w:val="16"/>
              </w:rPr>
            </w:pPr>
            <w:r w:rsidRPr="0062533F">
              <w:rPr>
                <w:sz w:val="16"/>
                <w:szCs w:val="16"/>
              </w:rPr>
              <w:t>V</w:t>
            </w:r>
          </w:p>
        </w:tc>
        <w:tc>
          <w:tcPr>
            <w:tcW w:w="258" w:type="dxa"/>
          </w:tcPr>
          <w:p w:rsidR="00EF38D7" w:rsidRPr="007358AB" w:rsidRDefault="00EF38D7" w:rsidP="00364147">
            <w:pPr>
              <w:spacing w:after="0" w:line="240" w:lineRule="auto"/>
              <w:jc w:val="center"/>
              <w:rPr>
                <w:sz w:val="16"/>
                <w:szCs w:val="16"/>
              </w:rPr>
            </w:pPr>
            <w:r w:rsidRPr="0062533F">
              <w:rPr>
                <w:sz w:val="16"/>
                <w:szCs w:val="16"/>
              </w:rPr>
              <w:t>L</w:t>
            </w:r>
          </w:p>
        </w:tc>
        <w:tc>
          <w:tcPr>
            <w:tcW w:w="302" w:type="dxa"/>
          </w:tcPr>
          <w:p w:rsidR="00EF38D7" w:rsidRPr="007358AB" w:rsidRDefault="00EF38D7" w:rsidP="00364147">
            <w:pPr>
              <w:spacing w:after="0" w:line="240" w:lineRule="auto"/>
              <w:jc w:val="center"/>
              <w:rPr>
                <w:sz w:val="16"/>
                <w:szCs w:val="16"/>
              </w:rPr>
            </w:pPr>
            <w:r w:rsidRPr="0062533F">
              <w:rPr>
                <w:sz w:val="16"/>
                <w:szCs w:val="16"/>
              </w:rPr>
              <w:t>M</w:t>
            </w:r>
          </w:p>
        </w:tc>
        <w:tc>
          <w:tcPr>
            <w:tcW w:w="302" w:type="dxa"/>
          </w:tcPr>
          <w:p w:rsidR="00EF38D7" w:rsidRPr="007358AB" w:rsidRDefault="00EF38D7" w:rsidP="00364147">
            <w:pPr>
              <w:spacing w:after="0" w:line="240" w:lineRule="auto"/>
              <w:jc w:val="center"/>
              <w:rPr>
                <w:sz w:val="16"/>
                <w:szCs w:val="16"/>
              </w:rPr>
            </w:pPr>
            <w:r w:rsidRPr="0062533F">
              <w:rPr>
                <w:sz w:val="16"/>
                <w:szCs w:val="16"/>
              </w:rPr>
              <w:t>M</w:t>
            </w:r>
          </w:p>
        </w:tc>
        <w:tc>
          <w:tcPr>
            <w:tcW w:w="249" w:type="dxa"/>
          </w:tcPr>
          <w:p w:rsidR="00EF38D7" w:rsidRPr="007358AB" w:rsidRDefault="00EF38D7" w:rsidP="00364147">
            <w:pPr>
              <w:spacing w:after="0" w:line="240" w:lineRule="auto"/>
              <w:jc w:val="center"/>
              <w:rPr>
                <w:sz w:val="16"/>
                <w:szCs w:val="16"/>
              </w:rPr>
            </w:pPr>
            <w:r w:rsidRPr="0062533F">
              <w:rPr>
                <w:sz w:val="16"/>
                <w:szCs w:val="16"/>
              </w:rPr>
              <w:t>J</w:t>
            </w:r>
          </w:p>
        </w:tc>
        <w:tc>
          <w:tcPr>
            <w:tcW w:w="274" w:type="dxa"/>
          </w:tcPr>
          <w:p w:rsidR="00EF38D7" w:rsidRPr="007358AB" w:rsidRDefault="00EF38D7" w:rsidP="00364147">
            <w:pPr>
              <w:spacing w:after="0" w:line="240" w:lineRule="auto"/>
              <w:jc w:val="center"/>
              <w:rPr>
                <w:sz w:val="16"/>
                <w:szCs w:val="16"/>
              </w:rPr>
            </w:pPr>
            <w:r w:rsidRPr="0062533F">
              <w:rPr>
                <w:sz w:val="16"/>
                <w:szCs w:val="16"/>
              </w:rPr>
              <w:t>V</w:t>
            </w:r>
          </w:p>
        </w:tc>
        <w:tc>
          <w:tcPr>
            <w:tcW w:w="258" w:type="dxa"/>
          </w:tcPr>
          <w:p w:rsidR="00EF38D7" w:rsidRPr="007358AB" w:rsidRDefault="00EF38D7" w:rsidP="00364147">
            <w:pPr>
              <w:spacing w:after="0" w:line="240" w:lineRule="auto"/>
              <w:jc w:val="center"/>
              <w:rPr>
                <w:sz w:val="16"/>
                <w:szCs w:val="16"/>
              </w:rPr>
            </w:pPr>
            <w:r w:rsidRPr="0062533F">
              <w:rPr>
                <w:sz w:val="16"/>
                <w:szCs w:val="16"/>
              </w:rPr>
              <w:t>L</w:t>
            </w:r>
          </w:p>
        </w:tc>
        <w:tc>
          <w:tcPr>
            <w:tcW w:w="302" w:type="dxa"/>
          </w:tcPr>
          <w:p w:rsidR="00EF38D7" w:rsidRPr="007358AB" w:rsidRDefault="00EF38D7" w:rsidP="00364147">
            <w:pPr>
              <w:spacing w:after="0" w:line="240" w:lineRule="auto"/>
              <w:jc w:val="center"/>
              <w:rPr>
                <w:sz w:val="16"/>
                <w:szCs w:val="16"/>
              </w:rPr>
            </w:pPr>
            <w:r w:rsidRPr="0062533F">
              <w:rPr>
                <w:sz w:val="16"/>
                <w:szCs w:val="16"/>
              </w:rPr>
              <w:t>M</w:t>
            </w:r>
          </w:p>
        </w:tc>
        <w:tc>
          <w:tcPr>
            <w:tcW w:w="302" w:type="dxa"/>
          </w:tcPr>
          <w:p w:rsidR="00EF38D7" w:rsidRPr="007358AB" w:rsidRDefault="00EF38D7" w:rsidP="00364147">
            <w:pPr>
              <w:spacing w:after="0" w:line="240" w:lineRule="auto"/>
              <w:jc w:val="center"/>
              <w:rPr>
                <w:sz w:val="16"/>
                <w:szCs w:val="16"/>
              </w:rPr>
            </w:pPr>
            <w:r w:rsidRPr="0062533F">
              <w:rPr>
                <w:sz w:val="16"/>
                <w:szCs w:val="16"/>
              </w:rPr>
              <w:t>M</w:t>
            </w:r>
          </w:p>
        </w:tc>
        <w:tc>
          <w:tcPr>
            <w:tcW w:w="249" w:type="dxa"/>
          </w:tcPr>
          <w:p w:rsidR="00EF38D7" w:rsidRPr="007358AB" w:rsidRDefault="00EF38D7" w:rsidP="00364147">
            <w:pPr>
              <w:spacing w:after="0" w:line="240" w:lineRule="auto"/>
              <w:jc w:val="center"/>
              <w:rPr>
                <w:sz w:val="16"/>
                <w:szCs w:val="16"/>
              </w:rPr>
            </w:pPr>
            <w:r w:rsidRPr="0062533F">
              <w:rPr>
                <w:sz w:val="16"/>
                <w:szCs w:val="16"/>
              </w:rPr>
              <w:t>J</w:t>
            </w:r>
          </w:p>
        </w:tc>
        <w:tc>
          <w:tcPr>
            <w:tcW w:w="274" w:type="dxa"/>
          </w:tcPr>
          <w:p w:rsidR="00EF38D7" w:rsidRPr="007358AB" w:rsidRDefault="00EF38D7" w:rsidP="00364147">
            <w:pPr>
              <w:spacing w:after="0" w:line="240" w:lineRule="auto"/>
              <w:jc w:val="center"/>
              <w:rPr>
                <w:sz w:val="16"/>
                <w:szCs w:val="16"/>
              </w:rPr>
            </w:pPr>
            <w:r w:rsidRPr="0062533F">
              <w:rPr>
                <w:sz w:val="16"/>
                <w:szCs w:val="16"/>
              </w:rPr>
              <w:t>V</w:t>
            </w:r>
          </w:p>
        </w:tc>
      </w:tr>
      <w:tr w:rsidR="00EF38D7" w:rsidRPr="007358AB">
        <w:tc>
          <w:tcPr>
            <w:tcW w:w="1013" w:type="dxa"/>
          </w:tcPr>
          <w:p w:rsidR="00EF38D7" w:rsidRPr="007358AB" w:rsidRDefault="00EF38D7" w:rsidP="00364147">
            <w:pPr>
              <w:spacing w:after="0" w:line="240" w:lineRule="auto"/>
              <w:rPr>
                <w:rFonts w:ascii="Arial" w:hAnsi="Arial" w:cs="Arial"/>
                <w:bCs/>
                <w:sz w:val="20"/>
                <w:szCs w:val="20"/>
              </w:rPr>
            </w:pPr>
            <w:r>
              <w:rPr>
                <w:rFonts w:ascii="Arial" w:hAnsi="Arial" w:cs="Arial"/>
                <w:bCs/>
                <w:sz w:val="20"/>
                <w:szCs w:val="20"/>
              </w:rPr>
              <w:t>Elaborar material informativo como ser: trípticos, volantes, bipticos, rotafolios, afiches en relación a la nutrición en el embarazo.</w:t>
            </w:r>
          </w:p>
          <w:p w:rsidR="00EF38D7" w:rsidRPr="007358AB" w:rsidRDefault="00EF38D7" w:rsidP="00364147">
            <w:pPr>
              <w:spacing w:after="0" w:line="240" w:lineRule="auto"/>
            </w:pPr>
          </w:p>
        </w:tc>
        <w:tc>
          <w:tcPr>
            <w:tcW w:w="257" w:type="dxa"/>
          </w:tcPr>
          <w:p w:rsidR="00EF38D7" w:rsidRPr="007358AB" w:rsidRDefault="00EF38D7" w:rsidP="00364147">
            <w:pPr>
              <w:spacing w:after="0" w:line="240" w:lineRule="auto"/>
              <w:rPr>
                <w:sz w:val="16"/>
                <w:szCs w:val="16"/>
              </w:rPr>
            </w:pPr>
          </w:p>
        </w:tc>
        <w:tc>
          <w:tcPr>
            <w:tcW w:w="301" w:type="dxa"/>
          </w:tcPr>
          <w:p w:rsidR="00EF38D7" w:rsidRPr="007358AB" w:rsidRDefault="00EF38D7" w:rsidP="00364147">
            <w:pPr>
              <w:spacing w:after="0" w:line="240" w:lineRule="auto"/>
              <w:rPr>
                <w:sz w:val="16"/>
                <w:szCs w:val="16"/>
              </w:rPr>
            </w:pPr>
          </w:p>
        </w:tc>
        <w:tc>
          <w:tcPr>
            <w:tcW w:w="301" w:type="dxa"/>
          </w:tcPr>
          <w:p w:rsidR="00EF38D7" w:rsidRPr="007358AB" w:rsidRDefault="00EF38D7" w:rsidP="00364147">
            <w:pPr>
              <w:spacing w:after="0" w:line="240" w:lineRule="auto"/>
              <w:rPr>
                <w:sz w:val="16"/>
                <w:szCs w:val="16"/>
              </w:rPr>
            </w:pPr>
          </w:p>
        </w:tc>
        <w:tc>
          <w:tcPr>
            <w:tcW w:w="248" w:type="dxa"/>
          </w:tcPr>
          <w:p w:rsidR="00EF38D7" w:rsidRPr="007358AB" w:rsidRDefault="00EF38D7" w:rsidP="00364147">
            <w:pPr>
              <w:spacing w:after="0" w:line="240" w:lineRule="auto"/>
              <w:rPr>
                <w:sz w:val="16"/>
                <w:szCs w:val="16"/>
              </w:rPr>
            </w:pPr>
          </w:p>
        </w:tc>
        <w:tc>
          <w:tcPr>
            <w:tcW w:w="273" w:type="dxa"/>
          </w:tcPr>
          <w:p w:rsidR="00EF38D7" w:rsidRPr="007358AB" w:rsidRDefault="00EF38D7" w:rsidP="00364147">
            <w:pPr>
              <w:spacing w:after="0" w:line="240" w:lineRule="auto"/>
              <w:rPr>
                <w:sz w:val="16"/>
                <w:szCs w:val="16"/>
              </w:rPr>
            </w:pPr>
          </w:p>
        </w:tc>
        <w:tc>
          <w:tcPr>
            <w:tcW w:w="257"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shd w:val="clear" w:color="auto" w:fill="8DB3E2"/>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r>
      <w:tr w:rsidR="00EF38D7" w:rsidRPr="007358AB">
        <w:tc>
          <w:tcPr>
            <w:tcW w:w="1013" w:type="dxa"/>
          </w:tcPr>
          <w:p w:rsidR="00EF38D7" w:rsidRPr="007358AB" w:rsidRDefault="00EF38D7" w:rsidP="00364147">
            <w:pPr>
              <w:spacing w:after="0" w:line="240" w:lineRule="auto"/>
            </w:pPr>
            <w:r>
              <w:rPr>
                <w:rFonts w:ascii="Arial" w:hAnsi="Arial" w:cs="Arial"/>
                <w:bCs/>
                <w:sz w:val="20"/>
                <w:szCs w:val="20"/>
              </w:rPr>
              <w:t>Difusión de información audiovis</w:t>
            </w:r>
            <w:r>
              <w:rPr>
                <w:rFonts w:ascii="Arial" w:hAnsi="Arial" w:cs="Arial"/>
                <w:bCs/>
                <w:sz w:val="20"/>
                <w:szCs w:val="20"/>
              </w:rPr>
              <w:lastRenderedPageBreak/>
              <w:t>ual con el contenido de la nutrición en el embarazo</w:t>
            </w:r>
          </w:p>
        </w:tc>
        <w:tc>
          <w:tcPr>
            <w:tcW w:w="257" w:type="dxa"/>
          </w:tcPr>
          <w:p w:rsidR="00EF38D7" w:rsidRPr="007358AB" w:rsidRDefault="00EF38D7" w:rsidP="00364147">
            <w:pPr>
              <w:spacing w:after="0" w:line="240" w:lineRule="auto"/>
              <w:rPr>
                <w:sz w:val="16"/>
                <w:szCs w:val="16"/>
              </w:rPr>
            </w:pPr>
          </w:p>
        </w:tc>
        <w:tc>
          <w:tcPr>
            <w:tcW w:w="301" w:type="dxa"/>
          </w:tcPr>
          <w:p w:rsidR="00EF38D7" w:rsidRPr="007358AB" w:rsidRDefault="00EF38D7" w:rsidP="00364147">
            <w:pPr>
              <w:spacing w:after="0" w:line="240" w:lineRule="auto"/>
              <w:rPr>
                <w:sz w:val="16"/>
                <w:szCs w:val="16"/>
              </w:rPr>
            </w:pPr>
          </w:p>
        </w:tc>
        <w:tc>
          <w:tcPr>
            <w:tcW w:w="301" w:type="dxa"/>
          </w:tcPr>
          <w:p w:rsidR="00EF38D7" w:rsidRPr="007358AB" w:rsidRDefault="00EF38D7" w:rsidP="00364147">
            <w:pPr>
              <w:spacing w:after="0" w:line="240" w:lineRule="auto"/>
              <w:rPr>
                <w:sz w:val="16"/>
                <w:szCs w:val="16"/>
              </w:rPr>
            </w:pPr>
          </w:p>
        </w:tc>
        <w:tc>
          <w:tcPr>
            <w:tcW w:w="248" w:type="dxa"/>
          </w:tcPr>
          <w:p w:rsidR="00EF38D7" w:rsidRPr="007358AB" w:rsidRDefault="00EF38D7" w:rsidP="00364147">
            <w:pPr>
              <w:spacing w:after="0" w:line="240" w:lineRule="auto"/>
              <w:rPr>
                <w:sz w:val="16"/>
                <w:szCs w:val="16"/>
              </w:rPr>
            </w:pPr>
          </w:p>
        </w:tc>
        <w:tc>
          <w:tcPr>
            <w:tcW w:w="273" w:type="dxa"/>
          </w:tcPr>
          <w:p w:rsidR="00EF38D7" w:rsidRPr="007358AB" w:rsidRDefault="00EF38D7" w:rsidP="00364147">
            <w:pPr>
              <w:spacing w:after="0" w:line="240" w:lineRule="auto"/>
              <w:rPr>
                <w:sz w:val="16"/>
                <w:szCs w:val="16"/>
              </w:rPr>
            </w:pPr>
          </w:p>
        </w:tc>
        <w:tc>
          <w:tcPr>
            <w:tcW w:w="257"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shd w:val="clear" w:color="auto" w:fill="auto"/>
          </w:tcPr>
          <w:p w:rsidR="00EF38D7" w:rsidRPr="007358AB" w:rsidRDefault="00EF38D7" w:rsidP="00364147">
            <w:pPr>
              <w:spacing w:after="0" w:line="240" w:lineRule="auto"/>
              <w:rPr>
                <w:sz w:val="16"/>
                <w:szCs w:val="16"/>
              </w:rPr>
            </w:pPr>
          </w:p>
        </w:tc>
        <w:tc>
          <w:tcPr>
            <w:tcW w:w="249" w:type="dxa"/>
            <w:shd w:val="clear" w:color="auto" w:fill="D99594"/>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shd w:val="clear" w:color="auto" w:fill="auto"/>
          </w:tcPr>
          <w:p w:rsidR="00EF38D7" w:rsidRPr="007358AB" w:rsidRDefault="00EF38D7" w:rsidP="00364147">
            <w:pPr>
              <w:spacing w:after="0" w:line="240" w:lineRule="auto"/>
              <w:rPr>
                <w:sz w:val="16"/>
                <w:szCs w:val="16"/>
              </w:rPr>
            </w:pPr>
          </w:p>
        </w:tc>
        <w:tc>
          <w:tcPr>
            <w:tcW w:w="249" w:type="dxa"/>
            <w:shd w:val="clear" w:color="auto" w:fill="D99594"/>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shd w:val="clear" w:color="auto" w:fill="auto"/>
          </w:tcPr>
          <w:p w:rsidR="00EF38D7" w:rsidRPr="007358AB" w:rsidRDefault="00EF38D7" w:rsidP="00364147">
            <w:pPr>
              <w:spacing w:after="0" w:line="240" w:lineRule="auto"/>
              <w:rPr>
                <w:sz w:val="16"/>
                <w:szCs w:val="16"/>
              </w:rPr>
            </w:pPr>
          </w:p>
        </w:tc>
        <w:tc>
          <w:tcPr>
            <w:tcW w:w="249" w:type="dxa"/>
            <w:shd w:val="clear" w:color="auto" w:fill="D99594"/>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shd w:val="clear" w:color="auto" w:fill="auto"/>
          </w:tcPr>
          <w:p w:rsidR="00EF38D7" w:rsidRPr="007358AB" w:rsidRDefault="00EF38D7" w:rsidP="00364147">
            <w:pPr>
              <w:spacing w:after="0" w:line="240" w:lineRule="auto"/>
              <w:rPr>
                <w:sz w:val="16"/>
                <w:szCs w:val="16"/>
              </w:rPr>
            </w:pPr>
          </w:p>
        </w:tc>
        <w:tc>
          <w:tcPr>
            <w:tcW w:w="302" w:type="dxa"/>
            <w:shd w:val="clear" w:color="auto" w:fill="auto"/>
          </w:tcPr>
          <w:p w:rsidR="00EF38D7" w:rsidRPr="007358AB" w:rsidRDefault="00EF38D7" w:rsidP="00364147">
            <w:pPr>
              <w:spacing w:after="0" w:line="240" w:lineRule="auto"/>
              <w:rPr>
                <w:sz w:val="16"/>
                <w:szCs w:val="16"/>
              </w:rPr>
            </w:pPr>
          </w:p>
        </w:tc>
        <w:tc>
          <w:tcPr>
            <w:tcW w:w="249" w:type="dxa"/>
            <w:shd w:val="clear" w:color="auto" w:fill="D99594"/>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r>
      <w:tr w:rsidR="00EF38D7" w:rsidRPr="007358AB">
        <w:tc>
          <w:tcPr>
            <w:tcW w:w="1013" w:type="dxa"/>
          </w:tcPr>
          <w:p w:rsidR="00EF38D7" w:rsidRPr="007358AB" w:rsidRDefault="00EF38D7" w:rsidP="00364147">
            <w:pPr>
              <w:spacing w:after="0" w:line="240" w:lineRule="auto"/>
              <w:rPr>
                <w:rFonts w:ascii="Arial" w:hAnsi="Arial" w:cs="Arial"/>
                <w:bCs/>
                <w:sz w:val="20"/>
                <w:szCs w:val="20"/>
              </w:rPr>
            </w:pPr>
            <w:r>
              <w:rPr>
                <w:rFonts w:ascii="Arial" w:hAnsi="Arial" w:cs="Arial"/>
                <w:bCs/>
                <w:sz w:val="20"/>
                <w:szCs w:val="20"/>
              </w:rPr>
              <w:lastRenderedPageBreak/>
              <w:t>Desarrollar charlas sobre la importancia de los alimentos como parte de la nuestra nutrición.</w:t>
            </w:r>
          </w:p>
          <w:p w:rsidR="00EF38D7" w:rsidRPr="007358AB" w:rsidRDefault="00EF38D7" w:rsidP="00364147">
            <w:pPr>
              <w:spacing w:after="0" w:line="240" w:lineRule="auto"/>
            </w:pPr>
          </w:p>
        </w:tc>
        <w:tc>
          <w:tcPr>
            <w:tcW w:w="257" w:type="dxa"/>
          </w:tcPr>
          <w:p w:rsidR="00EF38D7" w:rsidRPr="007358AB" w:rsidRDefault="00EF38D7" w:rsidP="00364147">
            <w:pPr>
              <w:spacing w:after="0" w:line="240" w:lineRule="auto"/>
              <w:rPr>
                <w:sz w:val="16"/>
                <w:szCs w:val="16"/>
              </w:rPr>
            </w:pPr>
          </w:p>
        </w:tc>
        <w:tc>
          <w:tcPr>
            <w:tcW w:w="301" w:type="dxa"/>
          </w:tcPr>
          <w:p w:rsidR="00EF38D7" w:rsidRPr="007358AB" w:rsidRDefault="00EF38D7" w:rsidP="00364147">
            <w:pPr>
              <w:spacing w:after="0" w:line="240" w:lineRule="auto"/>
              <w:rPr>
                <w:sz w:val="16"/>
                <w:szCs w:val="16"/>
              </w:rPr>
            </w:pPr>
          </w:p>
        </w:tc>
        <w:tc>
          <w:tcPr>
            <w:tcW w:w="301" w:type="dxa"/>
          </w:tcPr>
          <w:p w:rsidR="00EF38D7" w:rsidRPr="007358AB" w:rsidRDefault="00EF38D7" w:rsidP="00364147">
            <w:pPr>
              <w:spacing w:after="0" w:line="240" w:lineRule="auto"/>
              <w:rPr>
                <w:sz w:val="16"/>
                <w:szCs w:val="16"/>
              </w:rPr>
            </w:pPr>
          </w:p>
        </w:tc>
        <w:tc>
          <w:tcPr>
            <w:tcW w:w="248" w:type="dxa"/>
          </w:tcPr>
          <w:p w:rsidR="00EF38D7" w:rsidRPr="007358AB" w:rsidRDefault="00EF38D7" w:rsidP="00364147">
            <w:pPr>
              <w:spacing w:after="0" w:line="240" w:lineRule="auto"/>
              <w:rPr>
                <w:sz w:val="16"/>
                <w:szCs w:val="16"/>
              </w:rPr>
            </w:pPr>
          </w:p>
        </w:tc>
        <w:tc>
          <w:tcPr>
            <w:tcW w:w="273" w:type="dxa"/>
          </w:tcPr>
          <w:p w:rsidR="00EF38D7" w:rsidRPr="007358AB" w:rsidRDefault="00EF38D7" w:rsidP="00364147">
            <w:pPr>
              <w:spacing w:after="0" w:line="240" w:lineRule="auto"/>
              <w:rPr>
                <w:sz w:val="16"/>
                <w:szCs w:val="16"/>
              </w:rPr>
            </w:pPr>
          </w:p>
        </w:tc>
        <w:tc>
          <w:tcPr>
            <w:tcW w:w="257"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shd w:val="clear" w:color="auto" w:fill="C2D69B"/>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r>
      <w:tr w:rsidR="00EF38D7" w:rsidRPr="007358AB">
        <w:tc>
          <w:tcPr>
            <w:tcW w:w="1013" w:type="dxa"/>
          </w:tcPr>
          <w:p w:rsidR="00EF38D7" w:rsidRPr="007358AB" w:rsidRDefault="00EF38D7" w:rsidP="00364147">
            <w:pPr>
              <w:spacing w:after="0" w:line="240" w:lineRule="auto"/>
            </w:pPr>
            <w:r>
              <w:rPr>
                <w:rFonts w:ascii="Arial" w:hAnsi="Arial" w:cs="Arial"/>
                <w:bCs/>
                <w:sz w:val="20"/>
                <w:szCs w:val="20"/>
              </w:rPr>
              <w:t>Elaborar cuestionario sobre la importancia de  la nutrición</w:t>
            </w:r>
          </w:p>
        </w:tc>
        <w:tc>
          <w:tcPr>
            <w:tcW w:w="257" w:type="dxa"/>
            <w:shd w:val="clear" w:color="auto" w:fill="92CDDC"/>
          </w:tcPr>
          <w:p w:rsidR="00EF38D7" w:rsidRPr="007358AB" w:rsidRDefault="00EF38D7" w:rsidP="00364147">
            <w:pPr>
              <w:spacing w:after="0" w:line="240" w:lineRule="auto"/>
              <w:rPr>
                <w:sz w:val="16"/>
                <w:szCs w:val="16"/>
              </w:rPr>
            </w:pPr>
          </w:p>
        </w:tc>
        <w:tc>
          <w:tcPr>
            <w:tcW w:w="301" w:type="dxa"/>
          </w:tcPr>
          <w:p w:rsidR="00EF38D7" w:rsidRPr="007358AB" w:rsidRDefault="00EF38D7" w:rsidP="00364147">
            <w:pPr>
              <w:spacing w:after="0" w:line="240" w:lineRule="auto"/>
              <w:rPr>
                <w:sz w:val="16"/>
                <w:szCs w:val="16"/>
              </w:rPr>
            </w:pPr>
          </w:p>
        </w:tc>
        <w:tc>
          <w:tcPr>
            <w:tcW w:w="301" w:type="dxa"/>
          </w:tcPr>
          <w:p w:rsidR="00EF38D7" w:rsidRPr="007358AB" w:rsidRDefault="00EF38D7" w:rsidP="00364147">
            <w:pPr>
              <w:spacing w:after="0" w:line="240" w:lineRule="auto"/>
              <w:rPr>
                <w:sz w:val="16"/>
                <w:szCs w:val="16"/>
              </w:rPr>
            </w:pPr>
          </w:p>
        </w:tc>
        <w:tc>
          <w:tcPr>
            <w:tcW w:w="248" w:type="dxa"/>
          </w:tcPr>
          <w:p w:rsidR="00EF38D7" w:rsidRPr="007358AB" w:rsidRDefault="00EF38D7" w:rsidP="00364147">
            <w:pPr>
              <w:spacing w:after="0" w:line="240" w:lineRule="auto"/>
              <w:rPr>
                <w:sz w:val="16"/>
                <w:szCs w:val="16"/>
              </w:rPr>
            </w:pPr>
          </w:p>
        </w:tc>
        <w:tc>
          <w:tcPr>
            <w:tcW w:w="273" w:type="dxa"/>
          </w:tcPr>
          <w:p w:rsidR="00EF38D7" w:rsidRPr="007358AB" w:rsidRDefault="00EF38D7" w:rsidP="00364147">
            <w:pPr>
              <w:spacing w:after="0" w:line="240" w:lineRule="auto"/>
              <w:rPr>
                <w:sz w:val="16"/>
                <w:szCs w:val="16"/>
              </w:rPr>
            </w:pPr>
          </w:p>
        </w:tc>
        <w:tc>
          <w:tcPr>
            <w:tcW w:w="257"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shd w:val="clear" w:color="auto" w:fill="92CDDC"/>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r>
      <w:tr w:rsidR="00EF38D7" w:rsidRPr="007358AB">
        <w:tc>
          <w:tcPr>
            <w:tcW w:w="1013" w:type="dxa"/>
          </w:tcPr>
          <w:p w:rsidR="00EF38D7" w:rsidRPr="0062533F" w:rsidRDefault="00EF38D7" w:rsidP="00364147">
            <w:pPr>
              <w:spacing w:after="0" w:line="240" w:lineRule="auto"/>
              <w:rPr>
                <w:rFonts w:ascii="Arial" w:hAnsi="Arial" w:cs="Arial"/>
                <w:bCs/>
                <w:sz w:val="20"/>
                <w:szCs w:val="20"/>
              </w:rPr>
            </w:pPr>
            <w:r w:rsidRPr="0062533F">
              <w:rPr>
                <w:rFonts w:ascii="Arial" w:hAnsi="Arial" w:cs="Arial"/>
                <w:bCs/>
                <w:sz w:val="20"/>
                <w:szCs w:val="20"/>
              </w:rPr>
              <w:t xml:space="preserve">Crear un espacio de difusión e información </w:t>
            </w:r>
            <w:r w:rsidRPr="0062533F">
              <w:rPr>
                <w:rFonts w:ascii="Arial" w:hAnsi="Arial" w:cs="Arial"/>
                <w:bCs/>
                <w:sz w:val="20"/>
                <w:szCs w:val="20"/>
              </w:rPr>
              <w:lastRenderedPageBreak/>
              <w:t>sobre las causas para una discapacidad</w:t>
            </w:r>
          </w:p>
          <w:p w:rsidR="00EF38D7" w:rsidRPr="007358AB" w:rsidRDefault="00EF38D7" w:rsidP="00364147">
            <w:pPr>
              <w:spacing w:after="0" w:line="240" w:lineRule="auto"/>
            </w:pPr>
          </w:p>
        </w:tc>
        <w:tc>
          <w:tcPr>
            <w:tcW w:w="257" w:type="dxa"/>
          </w:tcPr>
          <w:p w:rsidR="00EF38D7" w:rsidRPr="007358AB" w:rsidRDefault="00EF38D7" w:rsidP="00364147">
            <w:pPr>
              <w:spacing w:after="0" w:line="240" w:lineRule="auto"/>
              <w:rPr>
                <w:sz w:val="16"/>
                <w:szCs w:val="16"/>
              </w:rPr>
            </w:pPr>
          </w:p>
        </w:tc>
        <w:tc>
          <w:tcPr>
            <w:tcW w:w="301" w:type="dxa"/>
          </w:tcPr>
          <w:p w:rsidR="00EF38D7" w:rsidRPr="007358AB" w:rsidRDefault="00EF38D7" w:rsidP="00364147">
            <w:pPr>
              <w:spacing w:after="0" w:line="240" w:lineRule="auto"/>
              <w:rPr>
                <w:sz w:val="16"/>
                <w:szCs w:val="16"/>
              </w:rPr>
            </w:pPr>
          </w:p>
        </w:tc>
        <w:tc>
          <w:tcPr>
            <w:tcW w:w="301" w:type="dxa"/>
          </w:tcPr>
          <w:p w:rsidR="00EF38D7" w:rsidRPr="007358AB" w:rsidRDefault="00EF38D7" w:rsidP="00364147">
            <w:pPr>
              <w:spacing w:after="0" w:line="240" w:lineRule="auto"/>
              <w:rPr>
                <w:sz w:val="16"/>
                <w:szCs w:val="16"/>
              </w:rPr>
            </w:pPr>
          </w:p>
        </w:tc>
        <w:tc>
          <w:tcPr>
            <w:tcW w:w="248" w:type="dxa"/>
            <w:shd w:val="clear" w:color="auto" w:fill="auto"/>
          </w:tcPr>
          <w:p w:rsidR="00EF38D7" w:rsidRPr="007358AB" w:rsidRDefault="00EF38D7" w:rsidP="00364147">
            <w:pPr>
              <w:spacing w:after="0" w:line="240" w:lineRule="auto"/>
              <w:rPr>
                <w:sz w:val="16"/>
                <w:szCs w:val="16"/>
              </w:rPr>
            </w:pPr>
          </w:p>
        </w:tc>
        <w:tc>
          <w:tcPr>
            <w:tcW w:w="273" w:type="dxa"/>
          </w:tcPr>
          <w:p w:rsidR="00EF38D7" w:rsidRPr="007358AB" w:rsidRDefault="00EF38D7" w:rsidP="00364147">
            <w:pPr>
              <w:spacing w:after="0" w:line="240" w:lineRule="auto"/>
              <w:rPr>
                <w:sz w:val="16"/>
                <w:szCs w:val="16"/>
              </w:rPr>
            </w:pPr>
          </w:p>
        </w:tc>
        <w:tc>
          <w:tcPr>
            <w:tcW w:w="257"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shd w:val="clear" w:color="auto" w:fill="FABF8F"/>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r>
      <w:tr w:rsidR="00EF38D7" w:rsidRPr="007358AB">
        <w:tc>
          <w:tcPr>
            <w:tcW w:w="1013" w:type="dxa"/>
          </w:tcPr>
          <w:p w:rsidR="00EF38D7" w:rsidRPr="007358AB" w:rsidRDefault="00EF38D7" w:rsidP="00364147">
            <w:pPr>
              <w:spacing w:after="0" w:line="240" w:lineRule="auto"/>
              <w:jc w:val="right"/>
              <w:rPr>
                <w:rFonts w:ascii="Arial" w:hAnsi="Arial" w:cs="Arial"/>
                <w:bCs/>
                <w:sz w:val="20"/>
                <w:szCs w:val="20"/>
              </w:rPr>
            </w:pPr>
          </w:p>
          <w:p w:rsidR="00EF38D7" w:rsidRPr="007358AB" w:rsidRDefault="00EF38D7" w:rsidP="00364147">
            <w:pPr>
              <w:spacing w:after="0" w:line="240" w:lineRule="auto"/>
              <w:rPr>
                <w:rFonts w:ascii="Arial" w:hAnsi="Arial" w:cs="Arial"/>
                <w:bCs/>
                <w:sz w:val="20"/>
                <w:szCs w:val="20"/>
              </w:rPr>
            </w:pPr>
            <w:r w:rsidRPr="0062533F">
              <w:rPr>
                <w:rFonts w:ascii="Arial" w:hAnsi="Arial" w:cs="Arial"/>
                <w:bCs/>
                <w:sz w:val="20"/>
                <w:szCs w:val="20"/>
              </w:rPr>
              <w:t>Elaborar trípticos y panfletos</w:t>
            </w:r>
          </w:p>
          <w:p w:rsidR="00EF38D7" w:rsidRPr="007358AB" w:rsidRDefault="00EF38D7" w:rsidP="00364147">
            <w:pPr>
              <w:spacing w:after="0" w:line="240" w:lineRule="auto"/>
            </w:pPr>
          </w:p>
        </w:tc>
        <w:tc>
          <w:tcPr>
            <w:tcW w:w="257" w:type="dxa"/>
            <w:shd w:val="clear" w:color="auto" w:fill="76923C"/>
          </w:tcPr>
          <w:p w:rsidR="00EF38D7" w:rsidRPr="007358AB" w:rsidRDefault="00EF38D7" w:rsidP="00364147">
            <w:pPr>
              <w:spacing w:after="0" w:line="240" w:lineRule="auto"/>
              <w:rPr>
                <w:sz w:val="16"/>
                <w:szCs w:val="16"/>
              </w:rPr>
            </w:pPr>
          </w:p>
        </w:tc>
        <w:tc>
          <w:tcPr>
            <w:tcW w:w="301" w:type="dxa"/>
          </w:tcPr>
          <w:p w:rsidR="00EF38D7" w:rsidRPr="007358AB" w:rsidRDefault="00EF38D7" w:rsidP="00364147">
            <w:pPr>
              <w:spacing w:after="0" w:line="240" w:lineRule="auto"/>
              <w:rPr>
                <w:sz w:val="16"/>
                <w:szCs w:val="16"/>
              </w:rPr>
            </w:pPr>
          </w:p>
        </w:tc>
        <w:tc>
          <w:tcPr>
            <w:tcW w:w="301" w:type="dxa"/>
          </w:tcPr>
          <w:p w:rsidR="00EF38D7" w:rsidRPr="007358AB" w:rsidRDefault="00EF38D7" w:rsidP="00364147">
            <w:pPr>
              <w:spacing w:after="0" w:line="240" w:lineRule="auto"/>
              <w:rPr>
                <w:sz w:val="16"/>
                <w:szCs w:val="16"/>
              </w:rPr>
            </w:pPr>
          </w:p>
        </w:tc>
        <w:tc>
          <w:tcPr>
            <w:tcW w:w="248" w:type="dxa"/>
          </w:tcPr>
          <w:p w:rsidR="00EF38D7" w:rsidRPr="007358AB" w:rsidRDefault="00EF38D7" w:rsidP="00364147">
            <w:pPr>
              <w:spacing w:after="0" w:line="240" w:lineRule="auto"/>
              <w:rPr>
                <w:sz w:val="16"/>
                <w:szCs w:val="16"/>
              </w:rPr>
            </w:pPr>
          </w:p>
        </w:tc>
        <w:tc>
          <w:tcPr>
            <w:tcW w:w="273" w:type="dxa"/>
          </w:tcPr>
          <w:p w:rsidR="00EF38D7" w:rsidRPr="007358AB" w:rsidRDefault="00EF38D7" w:rsidP="00364147">
            <w:pPr>
              <w:spacing w:after="0" w:line="240" w:lineRule="auto"/>
              <w:rPr>
                <w:sz w:val="16"/>
                <w:szCs w:val="16"/>
              </w:rPr>
            </w:pPr>
          </w:p>
        </w:tc>
        <w:tc>
          <w:tcPr>
            <w:tcW w:w="257" w:type="dxa"/>
            <w:shd w:val="clear" w:color="auto" w:fill="76923C"/>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shd w:val="clear" w:color="auto" w:fill="76923C"/>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shd w:val="clear" w:color="auto" w:fill="76923C"/>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shd w:val="clear" w:color="auto" w:fill="76923C"/>
          </w:tcPr>
          <w:p w:rsidR="00EF38D7" w:rsidRPr="007358AB" w:rsidRDefault="00EF38D7" w:rsidP="00364147">
            <w:pPr>
              <w:spacing w:after="0" w:line="240" w:lineRule="auto"/>
              <w:rPr>
                <w:sz w:val="16"/>
                <w:szCs w:val="16"/>
              </w:rPr>
            </w:pPr>
          </w:p>
        </w:tc>
        <w:tc>
          <w:tcPr>
            <w:tcW w:w="302" w:type="dxa"/>
            <w:shd w:val="clear" w:color="auto" w:fill="31849B"/>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shd w:val="clear" w:color="auto" w:fill="76923C"/>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shd w:val="clear" w:color="auto" w:fill="31849B"/>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shd w:val="clear" w:color="auto" w:fill="76923C"/>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shd w:val="clear" w:color="auto" w:fill="31849B"/>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shd w:val="clear" w:color="auto" w:fill="76923C"/>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shd w:val="clear" w:color="auto" w:fill="31849B"/>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r>
      <w:tr w:rsidR="00EF38D7" w:rsidRPr="007358AB">
        <w:tc>
          <w:tcPr>
            <w:tcW w:w="1013" w:type="dxa"/>
          </w:tcPr>
          <w:p w:rsidR="00EF38D7" w:rsidRPr="007358AB" w:rsidRDefault="00EF38D7" w:rsidP="00364147">
            <w:pPr>
              <w:spacing w:after="0" w:line="240" w:lineRule="auto"/>
            </w:pPr>
            <w:r w:rsidRPr="0062533F">
              <w:rPr>
                <w:rFonts w:ascii="Arial" w:hAnsi="Arial" w:cs="Arial"/>
                <w:bCs/>
                <w:sz w:val="20"/>
                <w:szCs w:val="20"/>
              </w:rPr>
              <w:t>Reunir a los profesionales de salud para ver la factibilidad de la propuesta.</w:t>
            </w:r>
          </w:p>
        </w:tc>
        <w:tc>
          <w:tcPr>
            <w:tcW w:w="257" w:type="dxa"/>
          </w:tcPr>
          <w:p w:rsidR="00EF38D7" w:rsidRPr="007358AB" w:rsidRDefault="00EF38D7" w:rsidP="00364147">
            <w:pPr>
              <w:spacing w:after="0" w:line="240" w:lineRule="auto"/>
              <w:rPr>
                <w:sz w:val="16"/>
                <w:szCs w:val="16"/>
              </w:rPr>
            </w:pPr>
          </w:p>
        </w:tc>
        <w:tc>
          <w:tcPr>
            <w:tcW w:w="301" w:type="dxa"/>
          </w:tcPr>
          <w:p w:rsidR="00EF38D7" w:rsidRPr="007358AB" w:rsidRDefault="00EF38D7" w:rsidP="00364147">
            <w:pPr>
              <w:spacing w:after="0" w:line="240" w:lineRule="auto"/>
              <w:rPr>
                <w:sz w:val="16"/>
                <w:szCs w:val="16"/>
              </w:rPr>
            </w:pPr>
          </w:p>
        </w:tc>
        <w:tc>
          <w:tcPr>
            <w:tcW w:w="301" w:type="dxa"/>
          </w:tcPr>
          <w:p w:rsidR="00EF38D7" w:rsidRPr="007358AB" w:rsidRDefault="00EF38D7" w:rsidP="00364147">
            <w:pPr>
              <w:spacing w:after="0" w:line="240" w:lineRule="auto"/>
              <w:rPr>
                <w:sz w:val="16"/>
                <w:szCs w:val="16"/>
              </w:rPr>
            </w:pPr>
          </w:p>
        </w:tc>
        <w:tc>
          <w:tcPr>
            <w:tcW w:w="248" w:type="dxa"/>
            <w:shd w:val="clear" w:color="auto" w:fill="548DD4"/>
          </w:tcPr>
          <w:p w:rsidR="00EF38D7" w:rsidRPr="007358AB" w:rsidRDefault="00EF38D7" w:rsidP="00364147">
            <w:pPr>
              <w:spacing w:after="0" w:line="240" w:lineRule="auto"/>
              <w:rPr>
                <w:sz w:val="16"/>
                <w:szCs w:val="16"/>
              </w:rPr>
            </w:pPr>
          </w:p>
        </w:tc>
        <w:tc>
          <w:tcPr>
            <w:tcW w:w="273" w:type="dxa"/>
          </w:tcPr>
          <w:p w:rsidR="00EF38D7" w:rsidRPr="007358AB" w:rsidRDefault="00EF38D7" w:rsidP="00364147">
            <w:pPr>
              <w:spacing w:after="0" w:line="240" w:lineRule="auto"/>
              <w:rPr>
                <w:sz w:val="16"/>
                <w:szCs w:val="16"/>
              </w:rPr>
            </w:pPr>
          </w:p>
        </w:tc>
        <w:tc>
          <w:tcPr>
            <w:tcW w:w="257"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shd w:val="clear" w:color="auto" w:fill="548DD4"/>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c>
          <w:tcPr>
            <w:tcW w:w="258"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302" w:type="dxa"/>
          </w:tcPr>
          <w:p w:rsidR="00EF38D7" w:rsidRPr="007358AB" w:rsidRDefault="00EF38D7" w:rsidP="00364147">
            <w:pPr>
              <w:spacing w:after="0" w:line="240" w:lineRule="auto"/>
              <w:rPr>
                <w:sz w:val="16"/>
                <w:szCs w:val="16"/>
              </w:rPr>
            </w:pPr>
          </w:p>
        </w:tc>
        <w:tc>
          <w:tcPr>
            <w:tcW w:w="249" w:type="dxa"/>
          </w:tcPr>
          <w:p w:rsidR="00EF38D7" w:rsidRPr="007358AB" w:rsidRDefault="00EF38D7" w:rsidP="00364147">
            <w:pPr>
              <w:spacing w:after="0" w:line="240" w:lineRule="auto"/>
              <w:rPr>
                <w:sz w:val="16"/>
                <w:szCs w:val="16"/>
              </w:rPr>
            </w:pPr>
          </w:p>
        </w:tc>
        <w:tc>
          <w:tcPr>
            <w:tcW w:w="274" w:type="dxa"/>
          </w:tcPr>
          <w:p w:rsidR="00EF38D7" w:rsidRPr="007358AB" w:rsidRDefault="00EF38D7" w:rsidP="00364147">
            <w:pPr>
              <w:spacing w:after="0" w:line="240" w:lineRule="auto"/>
              <w:rPr>
                <w:sz w:val="16"/>
                <w:szCs w:val="16"/>
              </w:rPr>
            </w:pPr>
          </w:p>
        </w:tc>
      </w:tr>
    </w:tbl>
    <w:p w:rsidR="00EF38D7" w:rsidRDefault="00EF38D7" w:rsidP="00EF38D7"/>
    <w:p w:rsidR="00EF38D7" w:rsidRDefault="00EF38D7" w:rsidP="00EF38D7"/>
    <w:p w:rsidR="00EF38D7" w:rsidRDefault="00EF38D7" w:rsidP="00EF38D7"/>
    <w:p w:rsidR="00EF38D7" w:rsidRDefault="00EF38D7" w:rsidP="00EF38D7"/>
    <w:p w:rsidR="00EF38D7" w:rsidRDefault="00EF38D7" w:rsidP="00EF38D7">
      <w:pPr>
        <w:sectPr w:rsidR="00EF38D7" w:rsidSect="00364147">
          <w:pgSz w:w="15840" w:h="12240" w:orient="landscape" w:code="1"/>
          <w:pgMar w:top="1701" w:right="1701" w:bottom="1701" w:left="2268" w:header="709" w:footer="709" w:gutter="0"/>
          <w:cols w:space="708"/>
          <w:docGrid w:linePitch="360"/>
        </w:sectPr>
      </w:pPr>
    </w:p>
    <w:p w:rsidR="00EF38D7" w:rsidRDefault="00EF38D7" w:rsidP="00EF38D7">
      <w:pPr>
        <w:pStyle w:val="Ttulo1"/>
        <w:numPr>
          <w:ilvl w:val="0"/>
          <w:numId w:val="0"/>
        </w:numPr>
        <w:spacing w:before="0"/>
        <w:ind w:left="720" w:hanging="360"/>
        <w:jc w:val="center"/>
        <w:rPr>
          <w:sz w:val="200"/>
          <w:szCs w:val="144"/>
          <w:lang w:eastAsia="es-BO"/>
        </w:rPr>
      </w:pPr>
      <w:bookmarkStart w:id="197" w:name="_Toc286835479"/>
    </w:p>
    <w:p w:rsidR="00EF38D7" w:rsidRPr="00427353" w:rsidRDefault="00EF38D7" w:rsidP="00EF38D7">
      <w:pPr>
        <w:rPr>
          <w:lang w:eastAsia="es-BO"/>
        </w:rPr>
      </w:pPr>
    </w:p>
    <w:p w:rsidR="00EF38D7" w:rsidRDefault="00EF38D7" w:rsidP="00EF38D7">
      <w:pPr>
        <w:pStyle w:val="Ttulo1"/>
        <w:numPr>
          <w:ilvl w:val="0"/>
          <w:numId w:val="0"/>
        </w:numPr>
        <w:spacing w:before="0"/>
        <w:ind w:left="720" w:hanging="360"/>
        <w:jc w:val="center"/>
        <w:rPr>
          <w:sz w:val="200"/>
          <w:szCs w:val="144"/>
          <w:lang w:eastAsia="es-BO"/>
        </w:rPr>
      </w:pPr>
      <w:r>
        <w:rPr>
          <w:sz w:val="200"/>
          <w:szCs w:val="144"/>
          <w:lang w:eastAsia="es-BO"/>
        </w:rPr>
        <w:t>ANEXOS</w:t>
      </w:r>
      <w:bookmarkEnd w:id="197"/>
    </w:p>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Pr>
        <w:sectPr w:rsidR="00EF38D7" w:rsidSect="00364147">
          <w:pgSz w:w="12240" w:h="15840" w:code="1"/>
          <w:pgMar w:top="1701" w:right="1701" w:bottom="2268" w:left="1701" w:header="709" w:footer="709" w:gutter="0"/>
          <w:cols w:space="708"/>
          <w:docGrid w:linePitch="360"/>
        </w:sectPr>
      </w:pPr>
    </w:p>
    <w:tbl>
      <w:tblPr>
        <w:tblpPr w:leftFromText="141" w:rightFromText="141" w:vertAnchor="page" w:horzAnchor="margin" w:tblpXSpec="center" w:tblpY="1834"/>
        <w:tblW w:w="14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74"/>
        <w:gridCol w:w="10989"/>
      </w:tblGrid>
      <w:tr w:rsidR="00EF38D7" w:rsidRPr="00D05D3E">
        <w:trPr>
          <w:trHeight w:val="522"/>
        </w:trPr>
        <w:tc>
          <w:tcPr>
            <w:tcW w:w="14463" w:type="dxa"/>
            <w:gridSpan w:val="2"/>
            <w:tcBorders>
              <w:top w:val="single" w:sz="4" w:space="0" w:color="auto"/>
              <w:bottom w:val="single" w:sz="4" w:space="0" w:color="auto"/>
            </w:tcBorders>
            <w:vAlign w:val="center"/>
          </w:tcPr>
          <w:p w:rsidR="00EF38D7" w:rsidRPr="00D05D3E" w:rsidRDefault="00EF38D7" w:rsidP="00364147">
            <w:r w:rsidRPr="00D05D3E">
              <w:rPr>
                <w:rFonts w:ascii="Arial" w:hAnsi="Arial" w:cs="Arial"/>
                <w:b/>
                <w:bCs/>
              </w:rPr>
              <w:lastRenderedPageBreak/>
              <w:t xml:space="preserve">Matriz Nº 1 Identificación de problemas para la formulación de </w:t>
            </w:r>
            <w:smartTag w:uri="urn:schemas-microsoft-com:office:smarttags" w:element="PersonName">
              <w:smartTagPr>
                <w:attr w:name="ProductID" w:val="la Propuesta Institucional"/>
              </w:smartTagPr>
              <w:r w:rsidRPr="00D05D3E">
                <w:rPr>
                  <w:rFonts w:ascii="Arial" w:hAnsi="Arial" w:cs="Arial"/>
                  <w:b/>
                  <w:bCs/>
                </w:rPr>
                <w:t>la Propuesta Institucional</w:t>
              </w:r>
            </w:smartTag>
            <w:r w:rsidRPr="00D05D3E">
              <w:rPr>
                <w:rFonts w:ascii="Arial" w:hAnsi="Arial" w:cs="Arial"/>
                <w:b/>
                <w:bCs/>
              </w:rPr>
              <w:t xml:space="preserve"> de Prevención Prenatal de discapacidades</w:t>
            </w:r>
          </w:p>
        </w:tc>
      </w:tr>
      <w:tr w:rsidR="00EF38D7" w:rsidRPr="00D05D3E">
        <w:trPr>
          <w:trHeight w:val="798"/>
        </w:trPr>
        <w:tc>
          <w:tcPr>
            <w:tcW w:w="3474" w:type="dxa"/>
            <w:tcBorders>
              <w:bottom w:val="single" w:sz="4" w:space="0" w:color="auto"/>
            </w:tcBorders>
            <w:shd w:val="clear" w:color="auto" w:fill="999999"/>
            <w:vAlign w:val="center"/>
          </w:tcPr>
          <w:p w:rsidR="00EF38D7" w:rsidRPr="00D05D3E" w:rsidRDefault="00EF38D7" w:rsidP="00364147">
            <w:pPr>
              <w:jc w:val="center"/>
              <w:rPr>
                <w:rFonts w:ascii="Arial" w:hAnsi="Arial" w:cs="Arial"/>
                <w:b/>
                <w:bCs/>
              </w:rPr>
            </w:pPr>
            <w:r w:rsidRPr="00D05D3E">
              <w:rPr>
                <w:rFonts w:ascii="Arial" w:hAnsi="Arial" w:cs="Arial"/>
                <w:b/>
                <w:bCs/>
              </w:rPr>
              <w:t>MODULO/AMBITO</w:t>
            </w:r>
          </w:p>
        </w:tc>
        <w:tc>
          <w:tcPr>
            <w:tcW w:w="10989" w:type="dxa"/>
            <w:tcBorders>
              <w:bottom w:val="single" w:sz="4" w:space="0" w:color="auto"/>
            </w:tcBorders>
            <w:shd w:val="clear" w:color="auto" w:fill="999999"/>
            <w:vAlign w:val="center"/>
          </w:tcPr>
          <w:p w:rsidR="00EF38D7" w:rsidRPr="00D05D3E" w:rsidRDefault="00EF38D7" w:rsidP="00364147">
            <w:pPr>
              <w:jc w:val="center"/>
              <w:rPr>
                <w:rFonts w:ascii="Arial" w:hAnsi="Arial" w:cs="Arial"/>
                <w:b/>
                <w:bCs/>
              </w:rPr>
            </w:pPr>
          </w:p>
          <w:p w:rsidR="00EF38D7" w:rsidRPr="001D127A" w:rsidRDefault="00EF38D7" w:rsidP="00364147">
            <w:pPr>
              <w:jc w:val="center"/>
              <w:rPr>
                <w:rFonts w:ascii="Arial" w:hAnsi="Arial" w:cs="Arial"/>
                <w:b/>
                <w:bCs/>
              </w:rPr>
            </w:pPr>
            <w:r w:rsidRPr="00D05D3E">
              <w:rPr>
                <w:rFonts w:ascii="Arial" w:hAnsi="Arial" w:cs="Arial"/>
                <w:b/>
                <w:bCs/>
              </w:rPr>
              <w:t>Problema: Riesgo frente a discapacidad</w:t>
            </w:r>
          </w:p>
        </w:tc>
      </w:tr>
      <w:tr w:rsidR="00EF38D7" w:rsidRPr="00D05D3E">
        <w:trPr>
          <w:trHeight w:val="798"/>
        </w:trPr>
        <w:tc>
          <w:tcPr>
            <w:tcW w:w="3474" w:type="dxa"/>
            <w:shd w:val="clear" w:color="auto" w:fill="C0C0C0"/>
            <w:vAlign w:val="center"/>
          </w:tcPr>
          <w:p w:rsidR="00EF38D7" w:rsidRPr="00D05D3E" w:rsidRDefault="00EF38D7" w:rsidP="00364147">
            <w:pPr>
              <w:jc w:val="center"/>
              <w:rPr>
                <w:rFonts w:ascii="Arial" w:hAnsi="Arial" w:cs="Arial"/>
                <w:b/>
                <w:bCs/>
              </w:rPr>
            </w:pPr>
            <w:r w:rsidRPr="00D05D3E">
              <w:rPr>
                <w:rFonts w:ascii="Arial" w:hAnsi="Arial" w:cs="Arial"/>
                <w:b/>
                <w:bCs/>
              </w:rPr>
              <w:t>Módulo 3</w:t>
            </w:r>
          </w:p>
        </w:tc>
        <w:tc>
          <w:tcPr>
            <w:tcW w:w="10989" w:type="dxa"/>
            <w:shd w:val="clear" w:color="auto" w:fill="C0C0C0"/>
            <w:vAlign w:val="center"/>
          </w:tcPr>
          <w:p w:rsidR="00EF38D7" w:rsidRPr="00D05D3E" w:rsidRDefault="00EF38D7" w:rsidP="00364147"/>
        </w:tc>
      </w:tr>
      <w:tr w:rsidR="00EF38D7" w:rsidRPr="00D05D3E">
        <w:trPr>
          <w:trHeight w:val="798"/>
        </w:trPr>
        <w:tc>
          <w:tcPr>
            <w:tcW w:w="3474" w:type="dxa"/>
            <w:tcBorders>
              <w:bottom w:val="single" w:sz="4" w:space="0" w:color="auto"/>
            </w:tcBorders>
            <w:vAlign w:val="center"/>
          </w:tcPr>
          <w:p w:rsidR="00EF38D7" w:rsidRPr="00D05D3E" w:rsidRDefault="00EF38D7" w:rsidP="00364147">
            <w:pPr>
              <w:jc w:val="center"/>
              <w:rPr>
                <w:rFonts w:ascii="Arial" w:hAnsi="Arial" w:cs="Arial"/>
                <w:b/>
                <w:bCs/>
              </w:rPr>
            </w:pPr>
            <w:r w:rsidRPr="00D05D3E">
              <w:rPr>
                <w:rFonts w:ascii="Arial" w:hAnsi="Arial" w:cs="Arial"/>
                <w:b/>
                <w:bCs/>
              </w:rPr>
              <w:t>Amb. Población meta</w:t>
            </w:r>
          </w:p>
        </w:tc>
        <w:tc>
          <w:tcPr>
            <w:tcW w:w="10989" w:type="dxa"/>
            <w:tcBorders>
              <w:bottom w:val="single" w:sz="4" w:space="0" w:color="auto"/>
            </w:tcBorders>
            <w:vAlign w:val="center"/>
          </w:tcPr>
          <w:p w:rsidR="00EF38D7" w:rsidRPr="00494FFB" w:rsidRDefault="00EF38D7" w:rsidP="00364147">
            <w:pPr>
              <w:rPr>
                <w:sz w:val="24"/>
                <w:szCs w:val="24"/>
                <w:rPrChange w:id="198" w:author="Fundación Waal" w:date="2011-05-26T14:36:00Z">
                  <w:rPr/>
                </w:rPrChange>
              </w:rPr>
            </w:pPr>
            <w:r w:rsidRPr="00494FFB">
              <w:rPr>
                <w:rFonts w:ascii="Arial" w:hAnsi="Arial" w:cs="Arial"/>
                <w:sz w:val="24"/>
                <w:szCs w:val="24"/>
                <w:lang w:val="es-ES_tradnl"/>
                <w:rPrChange w:id="199" w:author="Fundación Waal" w:date="2011-05-26T14:36:00Z">
                  <w:rPr>
                    <w:rFonts w:ascii="Arial" w:hAnsi="Arial" w:cs="Arial"/>
                    <w:sz w:val="18"/>
                    <w:szCs w:val="18"/>
                    <w:lang w:val="es-ES_tradnl"/>
                  </w:rPr>
                </w:rPrChange>
              </w:rPr>
              <w:t>60 % de las mujeres que asisten al centro de salud de Jaihuayco, entre  20 y 42 años no conocen signos de las ITS y su relación con discapacidades en el bebé por nacer.</w:t>
            </w:r>
          </w:p>
        </w:tc>
      </w:tr>
      <w:tr w:rsidR="00EF38D7" w:rsidRPr="00D05D3E">
        <w:trPr>
          <w:trHeight w:val="798"/>
        </w:trPr>
        <w:tc>
          <w:tcPr>
            <w:tcW w:w="3474" w:type="dxa"/>
            <w:tcBorders>
              <w:bottom w:val="single" w:sz="4" w:space="0" w:color="auto"/>
            </w:tcBorders>
            <w:shd w:val="clear" w:color="auto" w:fill="808080"/>
            <w:vAlign w:val="center"/>
          </w:tcPr>
          <w:p w:rsidR="00EF38D7" w:rsidRPr="00D05D3E" w:rsidRDefault="00EF38D7" w:rsidP="00364147">
            <w:pPr>
              <w:jc w:val="center"/>
              <w:rPr>
                <w:rFonts w:ascii="Arial" w:hAnsi="Arial" w:cs="Arial"/>
                <w:b/>
                <w:bCs/>
              </w:rPr>
            </w:pPr>
            <w:r w:rsidRPr="00D05D3E">
              <w:rPr>
                <w:rFonts w:ascii="Arial" w:hAnsi="Arial" w:cs="Arial"/>
                <w:b/>
                <w:bCs/>
              </w:rPr>
              <w:t>Ámbito Institucional</w:t>
            </w:r>
          </w:p>
        </w:tc>
        <w:tc>
          <w:tcPr>
            <w:tcW w:w="10989" w:type="dxa"/>
            <w:tcBorders>
              <w:bottom w:val="single" w:sz="4" w:space="0" w:color="auto"/>
            </w:tcBorders>
            <w:shd w:val="clear" w:color="auto" w:fill="808080"/>
            <w:vAlign w:val="center"/>
          </w:tcPr>
          <w:p w:rsidR="00EF38D7" w:rsidRPr="00494FFB" w:rsidRDefault="00EF38D7" w:rsidP="00364147">
            <w:pPr>
              <w:jc w:val="center"/>
              <w:rPr>
                <w:sz w:val="24"/>
                <w:szCs w:val="24"/>
                <w:rPrChange w:id="200" w:author="Fundación Waal" w:date="2011-05-26T14:36:00Z">
                  <w:rPr/>
                </w:rPrChange>
              </w:rPr>
            </w:pPr>
          </w:p>
          <w:p w:rsidR="00EF38D7" w:rsidRPr="00494FFB" w:rsidRDefault="00EF38D7" w:rsidP="00364147">
            <w:pPr>
              <w:jc w:val="center"/>
              <w:rPr>
                <w:sz w:val="24"/>
                <w:szCs w:val="24"/>
                <w:rPrChange w:id="201" w:author="Fundación Waal" w:date="2011-05-26T14:36:00Z">
                  <w:rPr/>
                </w:rPrChange>
              </w:rPr>
            </w:pPr>
            <w:r w:rsidRPr="00494FFB">
              <w:rPr>
                <w:rFonts w:ascii="Arial" w:hAnsi="Arial" w:cs="Arial"/>
                <w:sz w:val="24"/>
                <w:szCs w:val="24"/>
                <w:lang w:val="es-ES_tradnl"/>
                <w:rPrChange w:id="202" w:author="Fundación Waal" w:date="2011-05-26T14:36:00Z">
                  <w:rPr>
                    <w:rFonts w:ascii="Arial" w:hAnsi="Arial" w:cs="Arial"/>
                    <w:sz w:val="18"/>
                    <w:szCs w:val="18"/>
                    <w:lang w:val="es-ES_tradnl"/>
                  </w:rPr>
                </w:rPrChange>
              </w:rPr>
              <w:t xml:space="preserve">El personal de la institución parcialmente informa y orienta a las mujeres embarazadas de </w:t>
            </w:r>
            <w:smartTag w:uri="urn:schemas-microsoft-com:office:smarttags" w:element="metricconverter">
              <w:smartTagPr>
                <w:attr w:name="ProductID" w:val="20 a"/>
              </w:smartTagPr>
              <w:r w:rsidRPr="00494FFB">
                <w:rPr>
                  <w:rFonts w:ascii="Arial" w:hAnsi="Arial" w:cs="Arial"/>
                  <w:sz w:val="24"/>
                  <w:szCs w:val="24"/>
                  <w:lang w:val="es-ES_tradnl"/>
                  <w:rPrChange w:id="203" w:author="Fundación Waal" w:date="2011-05-26T14:36:00Z">
                    <w:rPr>
                      <w:rFonts w:ascii="Arial" w:hAnsi="Arial" w:cs="Arial"/>
                      <w:sz w:val="18"/>
                      <w:szCs w:val="18"/>
                      <w:lang w:val="es-ES_tradnl"/>
                    </w:rPr>
                  </w:rPrChange>
                </w:rPr>
                <w:t>20 a</w:t>
              </w:r>
            </w:smartTag>
            <w:r w:rsidRPr="00494FFB">
              <w:rPr>
                <w:rFonts w:ascii="Arial" w:hAnsi="Arial" w:cs="Arial"/>
                <w:sz w:val="24"/>
                <w:szCs w:val="24"/>
                <w:lang w:val="es-ES_tradnl"/>
                <w:rPrChange w:id="204" w:author="Fundación Waal" w:date="2011-05-26T14:36:00Z">
                  <w:rPr>
                    <w:rFonts w:ascii="Arial" w:hAnsi="Arial" w:cs="Arial"/>
                    <w:sz w:val="18"/>
                    <w:szCs w:val="18"/>
                    <w:lang w:val="es-ES_tradnl"/>
                  </w:rPr>
                </w:rPrChange>
              </w:rPr>
              <w:t xml:space="preserve"> 42 y sus parejas sobre los signos de  las ITS  y que estas pueden afectar la salud del bebé por nacer.</w:t>
            </w:r>
          </w:p>
        </w:tc>
      </w:tr>
      <w:tr w:rsidR="00EF38D7" w:rsidRPr="00D05D3E">
        <w:trPr>
          <w:trHeight w:val="522"/>
        </w:trPr>
        <w:tc>
          <w:tcPr>
            <w:tcW w:w="3474" w:type="dxa"/>
            <w:shd w:val="clear" w:color="auto" w:fill="C0C0C0"/>
            <w:vAlign w:val="center"/>
          </w:tcPr>
          <w:p w:rsidR="00EF38D7" w:rsidRPr="00D05D3E" w:rsidRDefault="00EF38D7" w:rsidP="00364147">
            <w:pPr>
              <w:jc w:val="center"/>
              <w:rPr>
                <w:rFonts w:ascii="Arial" w:hAnsi="Arial" w:cs="Arial"/>
                <w:b/>
                <w:bCs/>
              </w:rPr>
            </w:pPr>
            <w:r w:rsidRPr="00D05D3E">
              <w:rPr>
                <w:rFonts w:ascii="Arial" w:hAnsi="Arial" w:cs="Arial"/>
                <w:b/>
                <w:bCs/>
              </w:rPr>
              <w:t>Módulo 4</w:t>
            </w:r>
          </w:p>
        </w:tc>
        <w:tc>
          <w:tcPr>
            <w:tcW w:w="10989" w:type="dxa"/>
            <w:shd w:val="clear" w:color="auto" w:fill="C0C0C0"/>
            <w:vAlign w:val="center"/>
          </w:tcPr>
          <w:p w:rsidR="00EF38D7" w:rsidRPr="00494FFB" w:rsidRDefault="00EF38D7" w:rsidP="00364147">
            <w:pPr>
              <w:rPr>
                <w:sz w:val="24"/>
                <w:szCs w:val="24"/>
                <w:rPrChange w:id="205" w:author="Fundación Waal" w:date="2011-05-26T14:36:00Z">
                  <w:rPr/>
                </w:rPrChange>
              </w:rPr>
            </w:pPr>
          </w:p>
        </w:tc>
      </w:tr>
      <w:tr w:rsidR="00EF38D7" w:rsidRPr="00D05D3E">
        <w:trPr>
          <w:trHeight w:val="798"/>
        </w:trPr>
        <w:tc>
          <w:tcPr>
            <w:tcW w:w="3474" w:type="dxa"/>
            <w:tcBorders>
              <w:bottom w:val="single" w:sz="4" w:space="0" w:color="auto"/>
            </w:tcBorders>
            <w:vAlign w:val="center"/>
          </w:tcPr>
          <w:p w:rsidR="00EF38D7" w:rsidRPr="00D05D3E" w:rsidRDefault="00EF38D7" w:rsidP="00364147">
            <w:pPr>
              <w:jc w:val="center"/>
              <w:rPr>
                <w:rFonts w:ascii="Arial" w:hAnsi="Arial" w:cs="Arial"/>
                <w:b/>
                <w:bCs/>
              </w:rPr>
            </w:pPr>
            <w:r>
              <w:rPr>
                <w:rFonts w:ascii="Arial" w:hAnsi="Arial" w:cs="Arial"/>
                <w:b/>
                <w:bCs/>
              </w:rPr>
              <w:t xml:space="preserve">Ámbito </w:t>
            </w:r>
            <w:r w:rsidRPr="00D05D3E">
              <w:rPr>
                <w:rFonts w:ascii="Arial" w:hAnsi="Arial" w:cs="Arial"/>
                <w:b/>
                <w:bCs/>
              </w:rPr>
              <w:t>Población meta</w:t>
            </w:r>
          </w:p>
        </w:tc>
        <w:tc>
          <w:tcPr>
            <w:tcW w:w="10989" w:type="dxa"/>
            <w:tcBorders>
              <w:bottom w:val="single" w:sz="4" w:space="0" w:color="auto"/>
            </w:tcBorders>
            <w:vAlign w:val="center"/>
          </w:tcPr>
          <w:p w:rsidR="00EF38D7" w:rsidRPr="00494FFB" w:rsidRDefault="00EF38D7" w:rsidP="00364147">
            <w:pPr>
              <w:rPr>
                <w:sz w:val="24"/>
                <w:szCs w:val="24"/>
                <w:rPrChange w:id="206" w:author="Fundación Waal" w:date="2011-05-26T14:36:00Z">
                  <w:rPr/>
                </w:rPrChange>
              </w:rPr>
            </w:pPr>
            <w:r w:rsidRPr="00494FFB">
              <w:rPr>
                <w:rFonts w:ascii="Arial" w:hAnsi="Arial" w:cs="Arial"/>
                <w:sz w:val="24"/>
                <w:szCs w:val="24"/>
                <w:lang w:val="es-ES_tradnl"/>
                <w:rPrChange w:id="207" w:author="Fundación Waal" w:date="2011-05-26T14:36:00Z">
                  <w:rPr>
                    <w:rFonts w:ascii="Arial" w:hAnsi="Arial" w:cs="Arial"/>
                    <w:sz w:val="18"/>
                    <w:szCs w:val="18"/>
                    <w:lang w:val="es-ES_tradnl"/>
                  </w:rPr>
                </w:rPrChange>
              </w:rPr>
              <w:t xml:space="preserve">El 75% de las mujeres de </w:t>
            </w:r>
            <w:smartTag w:uri="urn:schemas-microsoft-com:office:smarttags" w:element="metricconverter">
              <w:smartTagPr>
                <w:attr w:name="ProductID" w:val="20 a"/>
              </w:smartTagPr>
              <w:r w:rsidRPr="00494FFB">
                <w:rPr>
                  <w:rFonts w:ascii="Arial" w:hAnsi="Arial" w:cs="Arial"/>
                  <w:sz w:val="24"/>
                  <w:szCs w:val="24"/>
                  <w:lang w:val="es-ES_tradnl"/>
                  <w:rPrChange w:id="208" w:author="Fundación Waal" w:date="2011-05-26T14:36:00Z">
                    <w:rPr>
                      <w:rFonts w:ascii="Arial" w:hAnsi="Arial" w:cs="Arial"/>
                      <w:sz w:val="18"/>
                      <w:szCs w:val="18"/>
                      <w:lang w:val="es-ES_tradnl"/>
                    </w:rPr>
                  </w:rPrChange>
                </w:rPr>
                <w:t>20 a</w:t>
              </w:r>
            </w:smartTag>
            <w:r w:rsidRPr="00494FFB">
              <w:rPr>
                <w:rFonts w:ascii="Arial" w:hAnsi="Arial" w:cs="Arial"/>
                <w:sz w:val="24"/>
                <w:szCs w:val="24"/>
                <w:lang w:val="es-ES_tradnl"/>
                <w:rPrChange w:id="209" w:author="Fundación Waal" w:date="2011-05-26T14:36:00Z">
                  <w:rPr>
                    <w:rFonts w:ascii="Arial" w:hAnsi="Arial" w:cs="Arial"/>
                    <w:sz w:val="18"/>
                    <w:szCs w:val="18"/>
                    <w:lang w:val="es-ES_tradnl"/>
                  </w:rPr>
                </w:rPrChange>
              </w:rPr>
              <w:t xml:space="preserve"> 42 años que asisten al </w:t>
            </w:r>
            <w:ins w:id="210" w:author="Fundación Waal" w:date="2011-05-26T14:37:00Z">
              <w:r w:rsidR="00494FFB" w:rsidRPr="00494FFB">
                <w:rPr>
                  <w:rFonts w:ascii="Arial" w:hAnsi="Arial" w:cs="Arial"/>
                  <w:sz w:val="24"/>
                  <w:szCs w:val="24"/>
                  <w:lang w:val="es-ES_tradnl"/>
                </w:rPr>
                <w:t xml:space="preserve"> centro de salud de Jaihuayco</w:t>
              </w:r>
              <w:r w:rsidR="00494FFB" w:rsidRPr="00494FFB" w:rsidDel="00494FFB">
                <w:rPr>
                  <w:rFonts w:ascii="Arial" w:hAnsi="Arial" w:cs="Arial"/>
                  <w:sz w:val="24"/>
                  <w:szCs w:val="24"/>
                  <w:lang w:val="es-ES_tradnl"/>
                </w:rPr>
                <w:t xml:space="preserve"> </w:t>
              </w:r>
            </w:ins>
            <w:del w:id="211" w:author="Fundación Waal" w:date="2011-05-26T14:37:00Z">
              <w:r w:rsidRPr="00494FFB" w:rsidDel="00494FFB">
                <w:rPr>
                  <w:rFonts w:ascii="Arial" w:hAnsi="Arial" w:cs="Arial"/>
                  <w:sz w:val="24"/>
                  <w:szCs w:val="24"/>
                  <w:lang w:val="es-ES_tradnl"/>
                  <w:rPrChange w:id="212" w:author="Fundación Waal" w:date="2011-05-26T14:36:00Z">
                    <w:rPr>
                      <w:rFonts w:ascii="Arial" w:hAnsi="Arial" w:cs="Arial"/>
                      <w:sz w:val="18"/>
                      <w:szCs w:val="18"/>
                      <w:lang w:val="es-ES_tradnl"/>
                    </w:rPr>
                  </w:rPrChange>
                </w:rPr>
                <w:delText>CSJ</w:delText>
              </w:r>
            </w:del>
            <w:r w:rsidRPr="00494FFB">
              <w:rPr>
                <w:rFonts w:ascii="Arial" w:hAnsi="Arial" w:cs="Arial"/>
                <w:sz w:val="24"/>
                <w:szCs w:val="24"/>
                <w:lang w:val="es-ES_tradnl"/>
                <w:rPrChange w:id="213" w:author="Fundación Waal" w:date="2011-05-26T14:36:00Z">
                  <w:rPr>
                    <w:rFonts w:ascii="Arial" w:hAnsi="Arial" w:cs="Arial"/>
                    <w:sz w:val="18"/>
                    <w:szCs w:val="18"/>
                    <w:lang w:val="es-ES_tradnl"/>
                  </w:rPr>
                </w:rPrChange>
              </w:rPr>
              <w:t xml:space="preserve"> considera que la incompatibilidad del tipo de sangre no conlleva peligro para el bebé por nacer.</w:t>
            </w:r>
          </w:p>
        </w:tc>
      </w:tr>
      <w:tr w:rsidR="00EF38D7" w:rsidRPr="00D05D3E">
        <w:trPr>
          <w:trHeight w:val="798"/>
        </w:trPr>
        <w:tc>
          <w:tcPr>
            <w:tcW w:w="3474" w:type="dxa"/>
            <w:tcBorders>
              <w:bottom w:val="single" w:sz="4" w:space="0" w:color="auto"/>
            </w:tcBorders>
            <w:shd w:val="clear" w:color="auto" w:fill="999999"/>
            <w:vAlign w:val="center"/>
          </w:tcPr>
          <w:p w:rsidR="00EF38D7" w:rsidRPr="00D05D3E" w:rsidRDefault="00EF38D7" w:rsidP="00364147">
            <w:pPr>
              <w:jc w:val="center"/>
              <w:rPr>
                <w:rFonts w:ascii="Arial" w:hAnsi="Arial" w:cs="Arial"/>
                <w:b/>
                <w:bCs/>
              </w:rPr>
            </w:pPr>
            <w:r w:rsidRPr="00D05D3E">
              <w:rPr>
                <w:rFonts w:ascii="Arial" w:hAnsi="Arial" w:cs="Arial"/>
                <w:b/>
                <w:bCs/>
              </w:rPr>
              <w:t>Ámbito Institucional</w:t>
            </w:r>
          </w:p>
        </w:tc>
        <w:tc>
          <w:tcPr>
            <w:tcW w:w="10989" w:type="dxa"/>
            <w:tcBorders>
              <w:bottom w:val="single" w:sz="4" w:space="0" w:color="auto"/>
            </w:tcBorders>
            <w:shd w:val="clear" w:color="auto" w:fill="999999"/>
            <w:vAlign w:val="center"/>
          </w:tcPr>
          <w:p w:rsidR="00EF38D7" w:rsidRPr="00494FFB" w:rsidRDefault="00EF38D7" w:rsidP="00364147">
            <w:pPr>
              <w:rPr>
                <w:sz w:val="24"/>
                <w:szCs w:val="24"/>
                <w:rPrChange w:id="214" w:author="Fundación Waal" w:date="2011-05-26T14:36:00Z">
                  <w:rPr/>
                </w:rPrChange>
              </w:rPr>
            </w:pPr>
            <w:r w:rsidRPr="00494FFB">
              <w:rPr>
                <w:rFonts w:ascii="Arial" w:hAnsi="Arial" w:cs="Arial"/>
                <w:sz w:val="24"/>
                <w:szCs w:val="24"/>
                <w:lang w:val="es-ES_tradnl"/>
                <w:rPrChange w:id="215" w:author="Fundación Waal" w:date="2011-05-26T14:36:00Z">
                  <w:rPr>
                    <w:rFonts w:ascii="Arial" w:hAnsi="Arial" w:cs="Arial"/>
                    <w:sz w:val="18"/>
                    <w:szCs w:val="18"/>
                    <w:lang w:val="es-ES_tradnl"/>
                  </w:rPr>
                </w:rPrChange>
              </w:rPr>
              <w:t xml:space="preserve">El personal del </w:t>
            </w:r>
            <w:ins w:id="216" w:author="Fundación Waal" w:date="2011-05-26T14:37:00Z">
              <w:r w:rsidR="00494FFB" w:rsidRPr="00494FFB">
                <w:rPr>
                  <w:rFonts w:ascii="Arial" w:hAnsi="Arial" w:cs="Arial"/>
                  <w:sz w:val="24"/>
                  <w:szCs w:val="24"/>
                  <w:lang w:val="es-ES_tradnl"/>
                </w:rPr>
                <w:t xml:space="preserve"> centro de salud de Jaihuayco</w:t>
              </w:r>
              <w:r w:rsidR="00494FFB" w:rsidRPr="00494FFB" w:rsidDel="00494FFB">
                <w:rPr>
                  <w:rFonts w:ascii="Arial" w:hAnsi="Arial" w:cs="Arial"/>
                  <w:sz w:val="24"/>
                  <w:szCs w:val="24"/>
                  <w:lang w:val="es-ES_tradnl"/>
                </w:rPr>
                <w:t xml:space="preserve"> </w:t>
              </w:r>
            </w:ins>
            <w:del w:id="217" w:author="Fundación Waal" w:date="2011-05-26T14:37:00Z">
              <w:r w:rsidRPr="00494FFB" w:rsidDel="00494FFB">
                <w:rPr>
                  <w:rFonts w:ascii="Arial" w:hAnsi="Arial" w:cs="Arial"/>
                  <w:sz w:val="24"/>
                  <w:szCs w:val="24"/>
                  <w:lang w:val="es-ES_tradnl"/>
                  <w:rPrChange w:id="218" w:author="Fundación Waal" w:date="2011-05-26T14:36:00Z">
                    <w:rPr>
                      <w:rFonts w:ascii="Arial" w:hAnsi="Arial" w:cs="Arial"/>
                      <w:sz w:val="18"/>
                      <w:szCs w:val="18"/>
                      <w:lang w:val="es-ES_tradnl"/>
                    </w:rPr>
                  </w:rPrChange>
                </w:rPr>
                <w:delText>CSJ</w:delText>
              </w:r>
            </w:del>
            <w:r w:rsidRPr="00494FFB">
              <w:rPr>
                <w:rFonts w:ascii="Arial" w:hAnsi="Arial" w:cs="Arial"/>
                <w:sz w:val="24"/>
                <w:szCs w:val="24"/>
                <w:lang w:val="es-ES_tradnl"/>
                <w:rPrChange w:id="219" w:author="Fundación Waal" w:date="2011-05-26T14:36:00Z">
                  <w:rPr>
                    <w:rFonts w:ascii="Arial" w:hAnsi="Arial" w:cs="Arial"/>
                    <w:sz w:val="18"/>
                    <w:szCs w:val="18"/>
                    <w:lang w:val="es-ES_tradnl"/>
                  </w:rPr>
                </w:rPrChange>
              </w:rPr>
              <w:t xml:space="preserve"> brinda parcialmente información sobre los peligros de incompatibilidad sanguínea y factor RH para prevenir discapacidades en el bebé por nacer.</w:t>
            </w:r>
          </w:p>
          <w:p w:rsidR="00EF38D7" w:rsidRPr="00494FFB" w:rsidRDefault="00EF38D7" w:rsidP="00364147">
            <w:pPr>
              <w:jc w:val="center"/>
              <w:rPr>
                <w:sz w:val="24"/>
                <w:szCs w:val="24"/>
                <w:rPrChange w:id="220" w:author="Fundación Waal" w:date="2011-05-26T14:36:00Z">
                  <w:rPr/>
                </w:rPrChange>
              </w:rPr>
            </w:pPr>
          </w:p>
        </w:tc>
      </w:tr>
      <w:tr w:rsidR="00EF38D7" w:rsidRPr="00D05D3E">
        <w:trPr>
          <w:trHeight w:val="522"/>
        </w:trPr>
        <w:tc>
          <w:tcPr>
            <w:tcW w:w="3474" w:type="dxa"/>
            <w:shd w:val="clear" w:color="auto" w:fill="C0C0C0"/>
            <w:vAlign w:val="center"/>
          </w:tcPr>
          <w:p w:rsidR="00EF38D7" w:rsidRPr="00D05D3E" w:rsidRDefault="00EF38D7" w:rsidP="00364147">
            <w:pPr>
              <w:jc w:val="center"/>
              <w:rPr>
                <w:rFonts w:ascii="Arial" w:hAnsi="Arial" w:cs="Arial"/>
                <w:b/>
                <w:bCs/>
              </w:rPr>
            </w:pPr>
            <w:r w:rsidRPr="00D05D3E">
              <w:rPr>
                <w:rFonts w:ascii="Arial" w:hAnsi="Arial" w:cs="Arial"/>
                <w:b/>
                <w:bCs/>
              </w:rPr>
              <w:t>Módulo 5</w:t>
            </w:r>
          </w:p>
        </w:tc>
        <w:tc>
          <w:tcPr>
            <w:tcW w:w="10989" w:type="dxa"/>
            <w:shd w:val="clear" w:color="auto" w:fill="C0C0C0"/>
            <w:vAlign w:val="center"/>
          </w:tcPr>
          <w:p w:rsidR="00EF38D7" w:rsidRPr="00494FFB" w:rsidRDefault="00EF38D7" w:rsidP="00364147">
            <w:pPr>
              <w:rPr>
                <w:sz w:val="24"/>
                <w:szCs w:val="24"/>
                <w:rPrChange w:id="221" w:author="Fundación Waal" w:date="2011-05-26T14:36:00Z">
                  <w:rPr/>
                </w:rPrChange>
              </w:rPr>
            </w:pPr>
          </w:p>
          <w:p w:rsidR="00EF38D7" w:rsidRPr="00494FFB" w:rsidRDefault="00EF38D7" w:rsidP="00364147">
            <w:pPr>
              <w:jc w:val="center"/>
              <w:rPr>
                <w:sz w:val="24"/>
                <w:szCs w:val="24"/>
                <w:rPrChange w:id="222" w:author="Fundación Waal" w:date="2011-05-26T14:36:00Z">
                  <w:rPr/>
                </w:rPrChange>
              </w:rPr>
            </w:pPr>
          </w:p>
        </w:tc>
      </w:tr>
      <w:tr w:rsidR="00EF38D7" w:rsidRPr="00D05D3E">
        <w:trPr>
          <w:trHeight w:val="798"/>
        </w:trPr>
        <w:tc>
          <w:tcPr>
            <w:tcW w:w="3474" w:type="dxa"/>
            <w:tcBorders>
              <w:bottom w:val="single" w:sz="4" w:space="0" w:color="auto"/>
            </w:tcBorders>
            <w:vAlign w:val="center"/>
          </w:tcPr>
          <w:p w:rsidR="00EF38D7" w:rsidRPr="00D05D3E" w:rsidRDefault="00EF38D7" w:rsidP="00364147">
            <w:pPr>
              <w:jc w:val="center"/>
              <w:rPr>
                <w:rFonts w:ascii="Arial" w:hAnsi="Arial" w:cs="Arial"/>
                <w:b/>
                <w:bCs/>
              </w:rPr>
            </w:pPr>
            <w:r w:rsidRPr="00D05D3E">
              <w:rPr>
                <w:rFonts w:ascii="Arial" w:hAnsi="Arial" w:cs="Arial"/>
                <w:b/>
                <w:bCs/>
              </w:rPr>
              <w:lastRenderedPageBreak/>
              <w:t>Amb. Población meta</w:t>
            </w:r>
          </w:p>
        </w:tc>
        <w:tc>
          <w:tcPr>
            <w:tcW w:w="10989" w:type="dxa"/>
            <w:tcBorders>
              <w:bottom w:val="single" w:sz="4" w:space="0" w:color="auto"/>
            </w:tcBorders>
            <w:vAlign w:val="center"/>
          </w:tcPr>
          <w:p w:rsidR="00EF38D7" w:rsidRPr="00494FFB" w:rsidRDefault="00EF38D7" w:rsidP="00364147">
            <w:pPr>
              <w:rPr>
                <w:sz w:val="24"/>
                <w:szCs w:val="24"/>
                <w:rPrChange w:id="223" w:author="Fundación Waal" w:date="2011-05-26T14:36:00Z">
                  <w:rPr/>
                </w:rPrChange>
              </w:rPr>
            </w:pPr>
            <w:r w:rsidRPr="00494FFB">
              <w:rPr>
                <w:rFonts w:ascii="Arial" w:hAnsi="Arial" w:cs="Arial"/>
                <w:sz w:val="24"/>
                <w:szCs w:val="24"/>
                <w:lang w:val="es-ES_tradnl"/>
                <w:rPrChange w:id="224" w:author="Fundación Waal" w:date="2011-05-26T14:36:00Z">
                  <w:rPr>
                    <w:rFonts w:ascii="Arial" w:hAnsi="Arial" w:cs="Arial"/>
                    <w:sz w:val="18"/>
                    <w:szCs w:val="18"/>
                    <w:lang w:val="es-ES_tradnl"/>
                  </w:rPr>
                </w:rPrChange>
              </w:rPr>
              <w:t xml:space="preserve">El 75% de las mujeres de </w:t>
            </w:r>
            <w:smartTag w:uri="urn:schemas-microsoft-com:office:smarttags" w:element="metricconverter">
              <w:smartTagPr>
                <w:attr w:name="ProductID" w:val="20 a"/>
              </w:smartTagPr>
              <w:r w:rsidRPr="00494FFB">
                <w:rPr>
                  <w:rFonts w:ascii="Arial" w:hAnsi="Arial" w:cs="Arial"/>
                  <w:sz w:val="24"/>
                  <w:szCs w:val="24"/>
                  <w:lang w:val="es-ES_tradnl"/>
                  <w:rPrChange w:id="225" w:author="Fundación Waal" w:date="2011-05-26T14:36:00Z">
                    <w:rPr>
                      <w:rFonts w:ascii="Arial" w:hAnsi="Arial" w:cs="Arial"/>
                      <w:sz w:val="18"/>
                      <w:szCs w:val="18"/>
                      <w:lang w:val="es-ES_tradnl"/>
                    </w:rPr>
                  </w:rPrChange>
                </w:rPr>
                <w:t>20 a</w:t>
              </w:r>
            </w:smartTag>
            <w:r w:rsidRPr="00494FFB">
              <w:rPr>
                <w:rFonts w:ascii="Arial" w:hAnsi="Arial" w:cs="Arial"/>
                <w:sz w:val="24"/>
                <w:szCs w:val="24"/>
                <w:lang w:val="es-ES_tradnl"/>
                <w:rPrChange w:id="226" w:author="Fundación Waal" w:date="2011-05-26T14:36:00Z">
                  <w:rPr>
                    <w:rFonts w:ascii="Arial" w:hAnsi="Arial" w:cs="Arial"/>
                    <w:sz w:val="18"/>
                    <w:szCs w:val="18"/>
                    <w:lang w:val="es-ES_tradnl"/>
                  </w:rPr>
                </w:rPrChange>
              </w:rPr>
              <w:t xml:space="preserve"> 42 años que acuden al centro  de  salud  de Jaihuayco  considera que  la  mala alimentación    antes y   durante el  embarazo  </w:t>
            </w:r>
            <w:ins w:id="227" w:author="Fundación Waal" w:date="2011-05-26T14:39:00Z">
              <w:r w:rsidR="004D3A89">
                <w:rPr>
                  <w:rFonts w:ascii="Arial" w:hAnsi="Arial" w:cs="Arial"/>
                  <w:sz w:val="24"/>
                  <w:szCs w:val="24"/>
                  <w:lang w:val="es-ES_tradnl"/>
                </w:rPr>
                <w:t xml:space="preserve">no </w:t>
              </w:r>
            </w:ins>
            <w:r w:rsidRPr="00494FFB">
              <w:rPr>
                <w:rFonts w:ascii="Arial" w:hAnsi="Arial" w:cs="Arial"/>
                <w:sz w:val="24"/>
                <w:szCs w:val="24"/>
                <w:lang w:val="es-ES_tradnl"/>
                <w:rPrChange w:id="228" w:author="Fundación Waal" w:date="2011-05-26T14:36:00Z">
                  <w:rPr>
                    <w:rFonts w:ascii="Arial" w:hAnsi="Arial" w:cs="Arial"/>
                    <w:sz w:val="18"/>
                    <w:szCs w:val="18"/>
                    <w:lang w:val="es-ES_tradnl"/>
                  </w:rPr>
                </w:rPrChange>
              </w:rPr>
              <w:t xml:space="preserve">es un factor de riesgo para el  bebé por nacer.                                                                                                                                                                                                                                                                                                                                                         </w:t>
            </w:r>
          </w:p>
        </w:tc>
      </w:tr>
      <w:tr w:rsidR="00EF38D7" w:rsidRPr="00D05D3E">
        <w:trPr>
          <w:trHeight w:val="798"/>
        </w:trPr>
        <w:tc>
          <w:tcPr>
            <w:tcW w:w="3474" w:type="dxa"/>
            <w:tcBorders>
              <w:bottom w:val="single" w:sz="4" w:space="0" w:color="auto"/>
            </w:tcBorders>
            <w:shd w:val="clear" w:color="auto" w:fill="999999"/>
            <w:vAlign w:val="center"/>
          </w:tcPr>
          <w:p w:rsidR="00EF38D7" w:rsidRPr="008279DC" w:rsidRDefault="00EF38D7" w:rsidP="00364147">
            <w:pPr>
              <w:jc w:val="center"/>
              <w:rPr>
                <w:rFonts w:ascii="Arial" w:hAnsi="Arial" w:cs="Arial"/>
                <w:b/>
                <w:bCs/>
              </w:rPr>
            </w:pPr>
            <w:r w:rsidRPr="008279DC">
              <w:rPr>
                <w:rFonts w:ascii="Arial" w:hAnsi="Arial" w:cs="Arial"/>
                <w:b/>
                <w:bCs/>
              </w:rPr>
              <w:t>Ámbito Institucional</w:t>
            </w:r>
          </w:p>
        </w:tc>
        <w:tc>
          <w:tcPr>
            <w:tcW w:w="10989" w:type="dxa"/>
            <w:tcBorders>
              <w:bottom w:val="single" w:sz="4" w:space="0" w:color="auto"/>
            </w:tcBorders>
            <w:shd w:val="clear" w:color="auto" w:fill="999999"/>
            <w:vAlign w:val="center"/>
          </w:tcPr>
          <w:p w:rsidR="00EF38D7" w:rsidRPr="00494FFB" w:rsidRDefault="00EF38D7" w:rsidP="00364147">
            <w:pPr>
              <w:rPr>
                <w:sz w:val="24"/>
                <w:szCs w:val="24"/>
                <w:rPrChange w:id="229" w:author="Fundación Waal" w:date="2011-05-26T14:36:00Z">
                  <w:rPr/>
                </w:rPrChange>
              </w:rPr>
            </w:pPr>
            <w:r w:rsidRPr="00494FFB">
              <w:rPr>
                <w:rFonts w:ascii="Arial" w:hAnsi="Arial" w:cs="Arial"/>
                <w:sz w:val="24"/>
                <w:szCs w:val="24"/>
                <w:rPrChange w:id="230" w:author="Fundación Waal" w:date="2011-05-26T14:36:00Z">
                  <w:rPr>
                    <w:rFonts w:ascii="Arial" w:hAnsi="Arial" w:cs="Arial"/>
                    <w:sz w:val="18"/>
                    <w:szCs w:val="18"/>
                  </w:rPr>
                </w:rPrChange>
              </w:rPr>
              <w:t>El personal de la institución</w:t>
            </w:r>
            <w:r w:rsidRPr="00494FFB">
              <w:rPr>
                <w:rFonts w:ascii="Arial" w:hAnsi="Arial" w:cs="Arial"/>
                <w:sz w:val="24"/>
                <w:szCs w:val="24"/>
                <w:lang w:val="es-ES_tradnl"/>
                <w:rPrChange w:id="231" w:author="Fundación Waal" w:date="2011-05-26T14:36:00Z">
                  <w:rPr>
                    <w:rFonts w:ascii="Arial" w:hAnsi="Arial" w:cs="Arial"/>
                    <w:sz w:val="18"/>
                    <w:szCs w:val="18"/>
                    <w:lang w:val="es-ES_tradnl"/>
                  </w:rPr>
                </w:rPrChange>
              </w:rPr>
              <w:t xml:space="preserve"> promueve parcialmente en la población, consumir una alimentación adecuada y nutritiva, sobre todo en las mujeres embarazadas.</w:t>
            </w:r>
          </w:p>
        </w:tc>
      </w:tr>
      <w:tr w:rsidR="00EF38D7" w:rsidRPr="00D05D3E">
        <w:trPr>
          <w:trHeight w:val="537"/>
        </w:trPr>
        <w:tc>
          <w:tcPr>
            <w:tcW w:w="3474" w:type="dxa"/>
            <w:tcBorders>
              <w:bottom w:val="single" w:sz="4" w:space="0" w:color="auto"/>
            </w:tcBorders>
            <w:shd w:val="clear" w:color="auto" w:fill="C0C0C0"/>
            <w:vAlign w:val="center"/>
          </w:tcPr>
          <w:p w:rsidR="00EF38D7" w:rsidRPr="00D05D3E" w:rsidRDefault="00EF38D7" w:rsidP="00364147">
            <w:pPr>
              <w:jc w:val="center"/>
              <w:rPr>
                <w:rFonts w:ascii="Arial" w:hAnsi="Arial" w:cs="Arial"/>
                <w:b/>
                <w:bCs/>
              </w:rPr>
            </w:pPr>
            <w:r w:rsidRPr="00D05D3E">
              <w:rPr>
                <w:rFonts w:ascii="Arial" w:hAnsi="Arial" w:cs="Arial"/>
                <w:b/>
                <w:bCs/>
              </w:rPr>
              <w:t>Módulo 6</w:t>
            </w:r>
          </w:p>
        </w:tc>
        <w:tc>
          <w:tcPr>
            <w:tcW w:w="10989" w:type="dxa"/>
            <w:tcBorders>
              <w:bottom w:val="single" w:sz="4" w:space="0" w:color="auto"/>
            </w:tcBorders>
            <w:shd w:val="clear" w:color="auto" w:fill="C0C0C0"/>
            <w:vAlign w:val="center"/>
          </w:tcPr>
          <w:p w:rsidR="00EF38D7" w:rsidRPr="00494FFB" w:rsidRDefault="00EF38D7" w:rsidP="00364147">
            <w:pPr>
              <w:jc w:val="center"/>
              <w:rPr>
                <w:sz w:val="24"/>
                <w:szCs w:val="24"/>
                <w:rPrChange w:id="232" w:author="Fundación Waal" w:date="2011-05-26T14:36:00Z">
                  <w:rPr/>
                </w:rPrChange>
              </w:rPr>
            </w:pPr>
          </w:p>
        </w:tc>
      </w:tr>
      <w:tr w:rsidR="00EF38D7" w:rsidRPr="00D05D3E">
        <w:trPr>
          <w:trHeight w:val="784"/>
        </w:trPr>
        <w:tc>
          <w:tcPr>
            <w:tcW w:w="3474" w:type="dxa"/>
            <w:tcBorders>
              <w:bottom w:val="single" w:sz="4" w:space="0" w:color="auto"/>
            </w:tcBorders>
            <w:shd w:val="clear" w:color="auto" w:fill="auto"/>
            <w:vAlign w:val="center"/>
          </w:tcPr>
          <w:p w:rsidR="00EF38D7" w:rsidRPr="00D05D3E" w:rsidRDefault="00EF38D7" w:rsidP="00364147">
            <w:pPr>
              <w:jc w:val="center"/>
              <w:rPr>
                <w:rFonts w:ascii="Arial" w:hAnsi="Arial" w:cs="Arial"/>
                <w:b/>
                <w:bCs/>
              </w:rPr>
            </w:pPr>
            <w:r w:rsidRPr="00D05D3E">
              <w:rPr>
                <w:rFonts w:ascii="Arial" w:hAnsi="Arial" w:cs="Arial"/>
                <w:b/>
                <w:bCs/>
              </w:rPr>
              <w:t>Amb. Población meta</w:t>
            </w:r>
          </w:p>
        </w:tc>
        <w:tc>
          <w:tcPr>
            <w:tcW w:w="10989" w:type="dxa"/>
            <w:tcBorders>
              <w:bottom w:val="single" w:sz="4" w:space="0" w:color="auto"/>
            </w:tcBorders>
            <w:shd w:val="clear" w:color="auto" w:fill="auto"/>
            <w:vAlign w:val="center"/>
          </w:tcPr>
          <w:p w:rsidR="00EF38D7" w:rsidRPr="00494FFB" w:rsidRDefault="00EF38D7" w:rsidP="00364147">
            <w:pPr>
              <w:jc w:val="both"/>
              <w:rPr>
                <w:sz w:val="24"/>
                <w:szCs w:val="24"/>
                <w:rPrChange w:id="233" w:author="Fundación Waal" w:date="2011-05-26T14:36:00Z">
                  <w:rPr/>
                </w:rPrChange>
              </w:rPr>
            </w:pPr>
            <w:r w:rsidRPr="00494FFB">
              <w:rPr>
                <w:sz w:val="24"/>
                <w:szCs w:val="24"/>
                <w:rPrChange w:id="234" w:author="Fundación Waal" w:date="2011-05-26T14:36:00Z">
                  <w:rPr/>
                </w:rPrChange>
              </w:rPr>
              <w:t xml:space="preserve">55 % de las mujeres  que acuden al centro de salud de Jaihuayco ha tenido alguna complicación  en alguno de sus embarazos.   </w:t>
            </w:r>
          </w:p>
        </w:tc>
      </w:tr>
      <w:tr w:rsidR="00EF38D7" w:rsidRPr="00D05D3E">
        <w:trPr>
          <w:trHeight w:val="601"/>
        </w:trPr>
        <w:tc>
          <w:tcPr>
            <w:tcW w:w="3474" w:type="dxa"/>
            <w:shd w:val="clear" w:color="auto" w:fill="999999"/>
            <w:vAlign w:val="center"/>
          </w:tcPr>
          <w:p w:rsidR="00EF38D7" w:rsidRPr="00D05D3E" w:rsidRDefault="00EF38D7" w:rsidP="00364147">
            <w:pPr>
              <w:jc w:val="center"/>
              <w:rPr>
                <w:rFonts w:ascii="Arial" w:hAnsi="Arial" w:cs="Arial"/>
                <w:b/>
                <w:bCs/>
              </w:rPr>
            </w:pPr>
            <w:r w:rsidRPr="00D05D3E">
              <w:rPr>
                <w:rFonts w:ascii="Arial" w:hAnsi="Arial" w:cs="Arial"/>
                <w:b/>
                <w:bCs/>
              </w:rPr>
              <w:t>Ámbito Institucional</w:t>
            </w:r>
          </w:p>
        </w:tc>
        <w:tc>
          <w:tcPr>
            <w:tcW w:w="10989" w:type="dxa"/>
            <w:shd w:val="clear" w:color="auto" w:fill="999999"/>
            <w:vAlign w:val="center"/>
          </w:tcPr>
          <w:p w:rsidR="00EF38D7" w:rsidRPr="00494FFB" w:rsidRDefault="00EF38D7" w:rsidP="00364147">
            <w:pPr>
              <w:jc w:val="both"/>
              <w:rPr>
                <w:sz w:val="24"/>
                <w:szCs w:val="24"/>
                <w:rPrChange w:id="235" w:author="Fundación Waal" w:date="2011-05-26T14:36:00Z">
                  <w:rPr/>
                </w:rPrChange>
              </w:rPr>
            </w:pPr>
            <w:r w:rsidRPr="00494FFB">
              <w:rPr>
                <w:sz w:val="24"/>
                <w:szCs w:val="24"/>
                <w:rPrChange w:id="236" w:author="Fundación Waal" w:date="2011-05-26T14:36:00Z">
                  <w:rPr/>
                </w:rPrChange>
              </w:rPr>
              <w:t xml:space="preserve">La población en edad reproductiva parcialmente ha sido informada por </w:t>
            </w:r>
            <w:ins w:id="237" w:author="Fundación Waal" w:date="2011-05-26T14:37:00Z">
              <w:r w:rsidR="00494FFB">
                <w:rPr>
                  <w:sz w:val="24"/>
                  <w:szCs w:val="24"/>
                </w:rPr>
                <w:t xml:space="preserve">el personal de </w:t>
              </w:r>
            </w:ins>
            <w:r w:rsidRPr="00494FFB">
              <w:rPr>
                <w:sz w:val="24"/>
                <w:szCs w:val="24"/>
                <w:rPrChange w:id="238" w:author="Fundación Waal" w:date="2011-05-26T14:36:00Z">
                  <w:rPr/>
                </w:rPrChange>
              </w:rPr>
              <w:t>la institución, de cuáles son los signos de emergencia obstétrica durante el tercer trimestre.</w:t>
            </w:r>
          </w:p>
        </w:tc>
      </w:tr>
    </w:tbl>
    <w:p w:rsidR="00EF38D7" w:rsidRDefault="00EF38D7" w:rsidP="00EF38D7"/>
    <w:p w:rsidR="00EF38D7" w:rsidRPr="00D05D3E" w:rsidRDefault="00EF38D7" w:rsidP="00EF38D7">
      <w:pPr>
        <w:pStyle w:val="Ttulo2"/>
        <w:numPr>
          <w:ilvl w:val="0"/>
          <w:numId w:val="0"/>
        </w:numPr>
        <w:spacing w:before="0" w:line="360" w:lineRule="auto"/>
      </w:pPr>
    </w:p>
    <w:p w:rsidR="00EF38D7" w:rsidRPr="00D05D3E"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Del="00D017BF" w:rsidRDefault="00EF38D7" w:rsidP="00EF38D7">
      <w:pPr>
        <w:rPr>
          <w:del w:id="239" w:author="Fundación Waal" w:date="2011-05-26T14:39:00Z"/>
        </w:rPr>
      </w:pPr>
    </w:p>
    <w:p w:rsidR="00EF38D7" w:rsidRPr="00D05D3E" w:rsidRDefault="00EF38D7" w:rsidP="00EF38D7"/>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415"/>
        <w:gridCol w:w="949"/>
        <w:gridCol w:w="949"/>
        <w:gridCol w:w="3271"/>
        <w:gridCol w:w="1955"/>
        <w:gridCol w:w="1543"/>
        <w:gridCol w:w="2932"/>
      </w:tblGrid>
      <w:tr w:rsidR="00EF38D7" w:rsidRPr="00D05D3E">
        <w:trPr>
          <w:trHeight w:val="540"/>
          <w:jc w:val="center"/>
        </w:trPr>
        <w:tc>
          <w:tcPr>
            <w:tcW w:w="0" w:type="auto"/>
            <w:gridSpan w:val="7"/>
            <w:tcBorders>
              <w:top w:val="single" w:sz="4" w:space="0" w:color="auto"/>
              <w:left w:val="single" w:sz="4" w:space="0" w:color="auto"/>
              <w:right w:val="single" w:sz="4" w:space="0" w:color="auto"/>
            </w:tcBorders>
          </w:tcPr>
          <w:p w:rsidR="00EF38D7" w:rsidRPr="00D05D3E" w:rsidRDefault="00EF38D7" w:rsidP="00364147">
            <w:r w:rsidRPr="00D05D3E">
              <w:rPr>
                <w:rFonts w:ascii="Arial" w:hAnsi="Arial" w:cs="Arial"/>
                <w:b/>
                <w:bCs/>
              </w:rPr>
              <w:t xml:space="preserve">Matriz Nº 2 </w:t>
            </w:r>
          </w:p>
        </w:tc>
      </w:tr>
      <w:tr w:rsidR="00EF38D7" w:rsidRPr="00D05D3E">
        <w:trPr>
          <w:trHeight w:val="578"/>
          <w:jc w:val="center"/>
        </w:trPr>
        <w:tc>
          <w:tcPr>
            <w:tcW w:w="0" w:type="auto"/>
            <w:gridSpan w:val="2"/>
            <w:tcBorders>
              <w:top w:val="single" w:sz="4" w:space="0" w:color="auto"/>
              <w:left w:val="single" w:sz="4" w:space="0" w:color="auto"/>
              <w:right w:val="single" w:sz="4" w:space="0" w:color="auto"/>
            </w:tcBorders>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Problema Central</w:t>
            </w:r>
          </w:p>
        </w:tc>
        <w:tc>
          <w:tcPr>
            <w:tcW w:w="0" w:type="auto"/>
            <w:gridSpan w:val="5"/>
            <w:tcBorders>
              <w:top w:val="single" w:sz="4" w:space="0" w:color="auto"/>
              <w:left w:val="single" w:sz="4" w:space="0" w:color="auto"/>
              <w:bottom w:val="single" w:sz="4" w:space="0" w:color="auto"/>
              <w:right w:val="single" w:sz="4" w:space="0" w:color="auto"/>
            </w:tcBorders>
            <w:vAlign w:val="center"/>
          </w:tcPr>
          <w:p w:rsidR="00EF38D7" w:rsidRPr="0018558A" w:rsidRDefault="00EF38D7" w:rsidP="00364147">
            <w:pPr>
              <w:rPr>
                <w:sz w:val="24"/>
                <w:szCs w:val="24"/>
                <w:rPrChange w:id="240" w:author="Fundación Waal" w:date="2011-05-26T14:41:00Z">
                  <w:rPr/>
                </w:rPrChange>
              </w:rPr>
            </w:pPr>
            <w:r w:rsidRPr="0018558A">
              <w:rPr>
                <w:rFonts w:ascii="Arial" w:hAnsi="Arial" w:cs="Arial"/>
                <w:sz w:val="24"/>
                <w:szCs w:val="24"/>
                <w:lang w:val="es-ES_tradnl"/>
                <w:rPrChange w:id="241" w:author="Fundación Waal" w:date="2011-05-26T14:41:00Z">
                  <w:rPr>
                    <w:rFonts w:ascii="Arial" w:hAnsi="Arial" w:cs="Arial"/>
                    <w:sz w:val="18"/>
                    <w:szCs w:val="18"/>
                    <w:lang w:val="es-ES_tradnl"/>
                  </w:rPr>
                </w:rPrChange>
              </w:rPr>
              <w:t xml:space="preserve">El 75% de las mujeres de </w:t>
            </w:r>
            <w:smartTag w:uri="urn:schemas-microsoft-com:office:smarttags" w:element="metricconverter">
              <w:smartTagPr>
                <w:attr w:name="ProductID" w:val="20 a"/>
              </w:smartTagPr>
              <w:r w:rsidRPr="0018558A">
                <w:rPr>
                  <w:rFonts w:ascii="Arial" w:hAnsi="Arial" w:cs="Arial"/>
                  <w:sz w:val="24"/>
                  <w:szCs w:val="24"/>
                  <w:lang w:val="es-ES_tradnl"/>
                  <w:rPrChange w:id="242" w:author="Fundación Waal" w:date="2011-05-26T14:41:00Z">
                    <w:rPr>
                      <w:rFonts w:ascii="Arial" w:hAnsi="Arial" w:cs="Arial"/>
                      <w:sz w:val="18"/>
                      <w:szCs w:val="18"/>
                      <w:lang w:val="es-ES_tradnl"/>
                    </w:rPr>
                  </w:rPrChange>
                </w:rPr>
                <w:t>20 a</w:t>
              </w:r>
            </w:smartTag>
            <w:r w:rsidRPr="0018558A">
              <w:rPr>
                <w:rFonts w:ascii="Arial" w:hAnsi="Arial" w:cs="Arial"/>
                <w:sz w:val="24"/>
                <w:szCs w:val="24"/>
                <w:lang w:val="es-ES_tradnl"/>
                <w:rPrChange w:id="243" w:author="Fundación Waal" w:date="2011-05-26T14:41:00Z">
                  <w:rPr>
                    <w:rFonts w:ascii="Arial" w:hAnsi="Arial" w:cs="Arial"/>
                    <w:sz w:val="18"/>
                    <w:szCs w:val="18"/>
                    <w:lang w:val="es-ES_tradnl"/>
                  </w:rPr>
                </w:rPrChange>
              </w:rPr>
              <w:t xml:space="preserve"> 42 años que acuden al centro  de  salud  de Jaihuayco  no considera que  la  mala alimentación    antes y   durante el  embarazo  sea un factor de riesgo para el  bebé por nacer.                                                                                                                                                                                                                                                                                                                                                         </w:t>
            </w:r>
          </w:p>
        </w:tc>
      </w:tr>
      <w:tr w:rsidR="00EF38D7" w:rsidRPr="00D05D3E">
        <w:trPr>
          <w:trHeight w:val="605"/>
          <w:jc w:val="center"/>
        </w:trPr>
        <w:tc>
          <w:tcPr>
            <w:tcW w:w="0" w:type="auto"/>
            <w:gridSpan w:val="2"/>
            <w:tcBorders>
              <w:top w:val="single" w:sz="4" w:space="0" w:color="auto"/>
              <w:left w:val="single" w:sz="4" w:space="0" w:color="auto"/>
              <w:right w:val="single" w:sz="4" w:space="0" w:color="auto"/>
            </w:tcBorders>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Objetivo Central</w:t>
            </w:r>
          </w:p>
        </w:tc>
        <w:tc>
          <w:tcPr>
            <w:tcW w:w="0" w:type="auto"/>
            <w:gridSpan w:val="5"/>
            <w:tcBorders>
              <w:top w:val="single" w:sz="4" w:space="0" w:color="auto"/>
              <w:left w:val="single" w:sz="4" w:space="0" w:color="auto"/>
              <w:bottom w:val="single" w:sz="4" w:space="0" w:color="auto"/>
              <w:right w:val="single" w:sz="4" w:space="0" w:color="auto"/>
            </w:tcBorders>
            <w:vAlign w:val="center"/>
          </w:tcPr>
          <w:p w:rsidR="00EF38D7" w:rsidRPr="0018558A" w:rsidRDefault="00EF38D7" w:rsidP="00364147">
            <w:pPr>
              <w:jc w:val="center"/>
              <w:rPr>
                <w:sz w:val="24"/>
                <w:szCs w:val="24"/>
                <w:rPrChange w:id="244" w:author="Fundación Waal" w:date="2011-05-26T14:41:00Z">
                  <w:rPr/>
                </w:rPrChange>
              </w:rPr>
            </w:pPr>
            <w:r w:rsidRPr="0018558A">
              <w:rPr>
                <w:rFonts w:ascii="Arial" w:hAnsi="Arial" w:cs="Arial"/>
                <w:sz w:val="24"/>
                <w:szCs w:val="24"/>
                <w:lang w:val="es-ES_tradnl"/>
                <w:rPrChange w:id="245" w:author="Fundación Waal" w:date="2011-05-26T14:41:00Z">
                  <w:rPr>
                    <w:rFonts w:ascii="Arial" w:hAnsi="Arial" w:cs="Arial"/>
                    <w:sz w:val="18"/>
                    <w:szCs w:val="18"/>
                    <w:lang w:val="es-ES_tradnl"/>
                  </w:rPr>
                </w:rPrChange>
              </w:rPr>
              <w:t xml:space="preserve">Lograr que  mujeres de </w:t>
            </w:r>
            <w:smartTag w:uri="urn:schemas-microsoft-com:office:smarttags" w:element="metricconverter">
              <w:smartTagPr>
                <w:attr w:name="ProductID" w:val="20 a"/>
              </w:smartTagPr>
              <w:r w:rsidRPr="0018558A">
                <w:rPr>
                  <w:rFonts w:ascii="Arial" w:hAnsi="Arial" w:cs="Arial"/>
                  <w:sz w:val="24"/>
                  <w:szCs w:val="24"/>
                  <w:lang w:val="es-ES_tradnl"/>
                  <w:rPrChange w:id="246" w:author="Fundación Waal" w:date="2011-05-26T14:41:00Z">
                    <w:rPr>
                      <w:rFonts w:ascii="Arial" w:hAnsi="Arial" w:cs="Arial"/>
                      <w:sz w:val="18"/>
                      <w:szCs w:val="18"/>
                      <w:lang w:val="es-ES_tradnl"/>
                    </w:rPr>
                  </w:rPrChange>
                </w:rPr>
                <w:t>20 a</w:t>
              </w:r>
            </w:smartTag>
            <w:r w:rsidRPr="0018558A">
              <w:rPr>
                <w:rFonts w:ascii="Arial" w:hAnsi="Arial" w:cs="Arial"/>
                <w:sz w:val="24"/>
                <w:szCs w:val="24"/>
                <w:lang w:val="es-ES_tradnl"/>
                <w:rPrChange w:id="247" w:author="Fundación Waal" w:date="2011-05-26T14:41:00Z">
                  <w:rPr>
                    <w:rFonts w:ascii="Arial" w:hAnsi="Arial" w:cs="Arial"/>
                    <w:sz w:val="18"/>
                    <w:szCs w:val="18"/>
                    <w:lang w:val="es-ES_tradnl"/>
                  </w:rPr>
                </w:rPrChange>
              </w:rPr>
              <w:t xml:space="preserve"> 42 años, que asisten al centro de salud Jaihuayco reconozcan que   la  mala alimentación  antes y durante  el embarazo es un factor de riesgo para el bebé por nacer.</w:t>
            </w:r>
          </w:p>
        </w:tc>
      </w:tr>
      <w:tr w:rsidR="00EF38D7" w:rsidRPr="00D05D3E">
        <w:trPr>
          <w:trHeight w:val="483"/>
          <w:jc w:val="center"/>
        </w:trPr>
        <w:tc>
          <w:tcPr>
            <w:tcW w:w="0" w:type="auto"/>
            <w:gridSpan w:val="4"/>
            <w:tcBorders>
              <w:top w:val="single" w:sz="4" w:space="0" w:color="auto"/>
              <w:left w:val="single" w:sz="4" w:space="0" w:color="auto"/>
              <w:right w:val="single" w:sz="4" w:space="0" w:color="auto"/>
            </w:tcBorders>
          </w:tcPr>
          <w:p w:rsidR="00EF38D7" w:rsidRPr="00D05D3E" w:rsidRDefault="00EF38D7" w:rsidP="00364147"/>
        </w:tc>
        <w:tc>
          <w:tcPr>
            <w:tcW w:w="0" w:type="auto"/>
            <w:gridSpan w:val="3"/>
            <w:tcBorders>
              <w:top w:val="single" w:sz="4" w:space="0" w:color="auto"/>
              <w:left w:val="single" w:sz="4" w:space="0" w:color="auto"/>
              <w:right w:val="single" w:sz="4" w:space="0" w:color="auto"/>
            </w:tcBorders>
            <w:shd w:val="clear" w:color="auto" w:fill="C0C0C0"/>
            <w:vAlign w:val="center"/>
          </w:tcPr>
          <w:p w:rsidR="00EF38D7" w:rsidRPr="00D05D3E" w:rsidRDefault="00EF38D7" w:rsidP="00364147">
            <w:pPr>
              <w:jc w:val="center"/>
              <w:rPr>
                <w:b/>
              </w:rPr>
            </w:pPr>
            <w:r w:rsidRPr="00D05D3E">
              <w:rPr>
                <w:b/>
              </w:rPr>
              <w:t>POBLACIÓN META</w:t>
            </w:r>
          </w:p>
        </w:tc>
      </w:tr>
      <w:tr w:rsidR="00EF38D7" w:rsidRPr="00D05D3E">
        <w:trPr>
          <w:trHeight w:val="242"/>
          <w:jc w:val="center"/>
        </w:trPr>
        <w:tc>
          <w:tcPr>
            <w:tcW w:w="0" w:type="auto"/>
            <w:tcBorders>
              <w:top w:val="single" w:sz="4" w:space="0" w:color="auto"/>
            </w:tcBorders>
          </w:tcPr>
          <w:p w:rsidR="00EF38D7" w:rsidRPr="001D127A" w:rsidRDefault="00EF38D7" w:rsidP="00364147">
            <w:pPr>
              <w:jc w:val="center"/>
              <w:rPr>
                <w:rFonts w:ascii="Arial" w:hAnsi="Arial" w:cs="Arial"/>
                <w:b/>
                <w:bCs/>
                <w:sz w:val="16"/>
                <w:szCs w:val="16"/>
              </w:rPr>
            </w:pPr>
            <w:r w:rsidRPr="001D127A">
              <w:rPr>
                <w:rFonts w:ascii="Arial" w:hAnsi="Arial" w:cs="Arial"/>
                <w:b/>
                <w:bCs/>
                <w:sz w:val="18"/>
                <w:szCs w:val="16"/>
              </w:rPr>
              <w:t>Objetivos específicos</w:t>
            </w:r>
          </w:p>
        </w:tc>
        <w:tc>
          <w:tcPr>
            <w:tcW w:w="0" w:type="auto"/>
            <w:gridSpan w:val="3"/>
            <w:tcBorders>
              <w:top w:val="single" w:sz="4" w:space="0" w:color="auto"/>
            </w:tcBorders>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Actividades</w:t>
            </w:r>
          </w:p>
        </w:tc>
        <w:tc>
          <w:tcPr>
            <w:tcW w:w="0" w:type="auto"/>
            <w:tcBorders>
              <w:top w:val="single" w:sz="4" w:space="0" w:color="auto"/>
            </w:tcBorders>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Meta</w:t>
            </w:r>
          </w:p>
        </w:tc>
        <w:tc>
          <w:tcPr>
            <w:tcW w:w="0" w:type="auto"/>
            <w:tcBorders>
              <w:top w:val="single" w:sz="4" w:space="0" w:color="auto"/>
            </w:tcBorders>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Lugar</w:t>
            </w:r>
          </w:p>
        </w:tc>
        <w:tc>
          <w:tcPr>
            <w:tcW w:w="0" w:type="auto"/>
            <w:tcBorders>
              <w:top w:val="single" w:sz="4" w:space="0" w:color="auto"/>
            </w:tcBorders>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Fechas</w:t>
            </w:r>
          </w:p>
        </w:tc>
      </w:tr>
      <w:tr w:rsidR="00EF38D7" w:rsidRPr="00D05D3E">
        <w:trPr>
          <w:trHeight w:val="334"/>
          <w:jc w:val="center"/>
        </w:trPr>
        <w:tc>
          <w:tcPr>
            <w:tcW w:w="0" w:type="auto"/>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1</w:t>
            </w:r>
          </w:p>
        </w:tc>
        <w:tc>
          <w:tcPr>
            <w:tcW w:w="0" w:type="auto"/>
            <w:gridSpan w:val="3"/>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2</w:t>
            </w:r>
          </w:p>
        </w:tc>
        <w:tc>
          <w:tcPr>
            <w:tcW w:w="0" w:type="auto"/>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3</w:t>
            </w:r>
          </w:p>
        </w:tc>
        <w:tc>
          <w:tcPr>
            <w:tcW w:w="0" w:type="auto"/>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4</w:t>
            </w:r>
          </w:p>
        </w:tc>
        <w:tc>
          <w:tcPr>
            <w:tcW w:w="0" w:type="auto"/>
            <w:vAlign w:val="bottom"/>
          </w:tcPr>
          <w:p w:rsidR="00EF38D7" w:rsidRPr="00D05D3E" w:rsidRDefault="00EF38D7" w:rsidP="00364147">
            <w:pPr>
              <w:jc w:val="center"/>
              <w:rPr>
                <w:rFonts w:ascii="Arial" w:hAnsi="Arial" w:cs="Arial"/>
                <w:b/>
                <w:bCs/>
                <w:sz w:val="20"/>
                <w:szCs w:val="20"/>
              </w:rPr>
            </w:pPr>
            <w:r>
              <w:rPr>
                <w:rFonts w:ascii="Arial" w:hAnsi="Arial" w:cs="Arial"/>
                <w:b/>
                <w:bCs/>
                <w:sz w:val="20"/>
                <w:szCs w:val="20"/>
              </w:rPr>
              <w:t>5</w:t>
            </w:r>
          </w:p>
        </w:tc>
      </w:tr>
      <w:tr w:rsidR="00EF38D7" w:rsidRPr="00D05D3E">
        <w:trPr>
          <w:cantSplit/>
          <w:trHeight w:val="1134"/>
          <w:jc w:val="center"/>
        </w:trPr>
        <w:tc>
          <w:tcPr>
            <w:tcW w:w="0" w:type="auto"/>
          </w:tcPr>
          <w:p w:rsidR="00EF38D7" w:rsidRPr="00D05D3E" w:rsidRDefault="00EF38D7" w:rsidP="00364147">
            <w:pPr>
              <w:spacing w:after="120"/>
              <w:rPr>
                <w:rFonts w:ascii="Arial" w:hAnsi="Arial" w:cs="Arial"/>
                <w:sz w:val="18"/>
                <w:szCs w:val="18"/>
              </w:rPr>
            </w:pPr>
            <w:r>
              <w:rPr>
                <w:rFonts w:ascii="Arial" w:hAnsi="Arial" w:cs="Arial"/>
                <w:sz w:val="18"/>
                <w:szCs w:val="18"/>
              </w:rPr>
              <w:lastRenderedPageBreak/>
              <w:t xml:space="preserve">Informar a las mujeres sobre </w:t>
            </w:r>
            <w:r w:rsidRPr="00D05D3E">
              <w:rPr>
                <w:rFonts w:ascii="Arial" w:hAnsi="Arial" w:cs="Arial"/>
                <w:sz w:val="18"/>
                <w:szCs w:val="18"/>
              </w:rPr>
              <w:t>las consecuencias de la mala alimentación durante los primeros tres meses de gestación y los posteriores meses</w:t>
            </w:r>
            <w:r>
              <w:rPr>
                <w:rFonts w:ascii="Arial" w:hAnsi="Arial" w:cs="Arial"/>
                <w:sz w:val="18"/>
                <w:szCs w:val="18"/>
              </w:rPr>
              <w:t>.</w:t>
            </w:r>
            <w:r w:rsidRPr="00D05D3E">
              <w:rPr>
                <w:rFonts w:ascii="Arial" w:hAnsi="Arial" w:cs="Arial"/>
                <w:sz w:val="18"/>
                <w:szCs w:val="18"/>
              </w:rPr>
              <w:t xml:space="preserve"> </w:t>
            </w:r>
          </w:p>
          <w:p w:rsidR="00EF38D7" w:rsidRPr="00D05D3E" w:rsidRDefault="00EF38D7" w:rsidP="00364147">
            <w:pPr>
              <w:spacing w:after="120"/>
              <w:rPr>
                <w:rFonts w:ascii="Arial" w:hAnsi="Arial" w:cs="Arial"/>
                <w:sz w:val="18"/>
                <w:szCs w:val="18"/>
              </w:rPr>
            </w:pPr>
          </w:p>
          <w:p w:rsidR="00EF38D7" w:rsidRPr="00D05D3E" w:rsidRDefault="00EF38D7" w:rsidP="00364147">
            <w:pPr>
              <w:rPr>
                <w:rFonts w:ascii="Arial" w:hAnsi="Arial" w:cs="Arial"/>
                <w:b/>
                <w:bCs/>
                <w:sz w:val="20"/>
                <w:szCs w:val="20"/>
              </w:rPr>
            </w:pPr>
          </w:p>
        </w:tc>
        <w:tc>
          <w:tcPr>
            <w:tcW w:w="0" w:type="auto"/>
            <w:gridSpan w:val="3"/>
          </w:tcPr>
          <w:p w:rsidR="00EF38D7" w:rsidRDefault="00264D02" w:rsidP="00264D02">
            <w:pPr>
              <w:pStyle w:val="Prrafodelista"/>
              <w:ind w:left="205"/>
              <w:rPr>
                <w:rFonts w:ascii="Arial" w:hAnsi="Arial" w:cs="Arial"/>
                <w:bCs/>
                <w:sz w:val="20"/>
                <w:szCs w:val="20"/>
              </w:rPr>
              <w:pPrChange w:id="248" w:author="Fundación Waal" w:date="2011-05-26T10:33:00Z">
                <w:pPr>
                  <w:pStyle w:val="Prrafodelista"/>
                  <w:numPr>
                    <w:numId w:val="9"/>
                  </w:numPr>
                  <w:ind w:left="1068" w:hanging="360"/>
                  <w:jc w:val="center"/>
                </w:pPr>
              </w:pPrChange>
            </w:pPr>
            <w:ins w:id="249" w:author="Fundación Waal" w:date="2011-05-26T10:32:00Z">
              <w:r>
                <w:rPr>
                  <w:rFonts w:ascii="Arial" w:hAnsi="Arial" w:cs="Arial"/>
                  <w:bCs/>
                  <w:sz w:val="20"/>
                  <w:szCs w:val="20"/>
                </w:rPr>
                <w:t xml:space="preserve">1. </w:t>
              </w:r>
            </w:ins>
            <w:r w:rsidR="00EF38D7" w:rsidRPr="00535823">
              <w:rPr>
                <w:rFonts w:ascii="Arial" w:hAnsi="Arial" w:cs="Arial"/>
                <w:bCs/>
                <w:sz w:val="20"/>
                <w:szCs w:val="20"/>
              </w:rPr>
              <w:t>Elaborar material informativo como ser: trípticos, volantes, bipticos, rotafolios, afiches en relación a la nutrición en el embarazo.</w:t>
            </w:r>
          </w:p>
          <w:p w:rsidR="00264D02" w:rsidRDefault="00264D02" w:rsidP="00264D02">
            <w:pPr>
              <w:pStyle w:val="Prrafodelista"/>
              <w:numPr>
                <w:ins w:id="250" w:author="Fundación Waal" w:date="2011-05-26T10:32:00Z"/>
              </w:numPr>
              <w:ind w:left="708"/>
              <w:rPr>
                <w:ins w:id="251" w:author="Fundación Waal" w:date="2011-05-26T10:32:00Z"/>
                <w:rFonts w:ascii="Arial" w:hAnsi="Arial" w:cs="Arial"/>
                <w:bCs/>
                <w:sz w:val="20"/>
                <w:szCs w:val="20"/>
              </w:rPr>
              <w:pPrChange w:id="252" w:author="Fundación Waal" w:date="2011-05-26T10:32:00Z">
                <w:pPr>
                  <w:pStyle w:val="Prrafodelista"/>
                  <w:numPr>
                    <w:numId w:val="9"/>
                  </w:numPr>
                  <w:ind w:left="1068" w:hanging="360"/>
                  <w:jc w:val="center"/>
                </w:pPr>
              </w:pPrChange>
            </w:pPr>
          </w:p>
          <w:p w:rsidR="00264D02" w:rsidRPr="00535823" w:rsidRDefault="00264D02" w:rsidP="00264D02">
            <w:pPr>
              <w:pStyle w:val="Prrafodelista"/>
              <w:numPr>
                <w:ins w:id="253" w:author="Fundación Waal" w:date="2011-05-26T10:32:00Z"/>
              </w:numPr>
              <w:ind w:left="708"/>
              <w:rPr>
                <w:ins w:id="254" w:author="Fundación Waal" w:date="2011-05-26T10:32:00Z"/>
                <w:rFonts w:ascii="Arial" w:hAnsi="Arial" w:cs="Arial"/>
                <w:bCs/>
                <w:sz w:val="20"/>
                <w:szCs w:val="20"/>
              </w:rPr>
              <w:pPrChange w:id="255" w:author="Fundación Waal" w:date="2011-05-26T10:32:00Z">
                <w:pPr>
                  <w:pStyle w:val="Prrafodelista"/>
                  <w:numPr>
                    <w:numId w:val="9"/>
                  </w:numPr>
                  <w:ind w:left="1068" w:hanging="360"/>
                  <w:jc w:val="center"/>
                </w:pPr>
              </w:pPrChange>
            </w:pPr>
          </w:p>
          <w:p w:rsidR="00EF38D7" w:rsidRPr="00535823" w:rsidRDefault="00264D02" w:rsidP="00264D02">
            <w:pPr>
              <w:pStyle w:val="Prrafodelista"/>
              <w:ind w:left="708" w:hanging="504"/>
              <w:rPr>
                <w:rFonts w:ascii="Arial" w:hAnsi="Arial" w:cs="Arial"/>
                <w:bCs/>
                <w:sz w:val="20"/>
                <w:szCs w:val="20"/>
              </w:rPr>
              <w:pPrChange w:id="256" w:author="Fundación Waal" w:date="2011-05-26T10:33:00Z">
                <w:pPr>
                  <w:pStyle w:val="Prrafodelista"/>
                  <w:numPr>
                    <w:numId w:val="9"/>
                  </w:numPr>
                  <w:ind w:left="1068" w:hanging="360"/>
                  <w:jc w:val="center"/>
                </w:pPr>
              </w:pPrChange>
            </w:pPr>
            <w:ins w:id="257" w:author="Fundación Waal" w:date="2011-05-26T10:32:00Z">
              <w:r>
                <w:rPr>
                  <w:rFonts w:ascii="Arial" w:hAnsi="Arial" w:cs="Arial"/>
                  <w:bCs/>
                  <w:sz w:val="20"/>
                  <w:szCs w:val="20"/>
                </w:rPr>
                <w:t xml:space="preserve">2. </w:t>
              </w:r>
            </w:ins>
            <w:r w:rsidR="00EF38D7" w:rsidRPr="00535823">
              <w:rPr>
                <w:rFonts w:ascii="Arial" w:hAnsi="Arial" w:cs="Arial"/>
                <w:bCs/>
                <w:sz w:val="20"/>
                <w:szCs w:val="20"/>
              </w:rPr>
              <w:t>Difusión de información audiovisual con el contenido de la nutrición en el embarazo.</w:t>
            </w:r>
          </w:p>
          <w:p w:rsidR="00EF38D7" w:rsidRDefault="00EF38D7" w:rsidP="00364147">
            <w:pPr>
              <w:rPr>
                <w:rFonts w:ascii="Arial" w:hAnsi="Arial" w:cs="Arial"/>
                <w:bCs/>
                <w:sz w:val="20"/>
                <w:szCs w:val="20"/>
              </w:rPr>
            </w:pPr>
          </w:p>
          <w:p w:rsidR="00EF38D7" w:rsidRDefault="00EF38D7" w:rsidP="00364147">
            <w:pPr>
              <w:rPr>
                <w:rFonts w:ascii="Arial" w:hAnsi="Arial" w:cs="Arial"/>
                <w:bCs/>
                <w:sz w:val="20"/>
                <w:szCs w:val="20"/>
              </w:rPr>
            </w:pPr>
          </w:p>
          <w:p w:rsidR="00EF38D7" w:rsidRDefault="00264D02" w:rsidP="00264D02">
            <w:pPr>
              <w:pStyle w:val="Prrafodelista"/>
              <w:ind w:left="204"/>
              <w:rPr>
                <w:rFonts w:ascii="Arial" w:hAnsi="Arial" w:cs="Arial"/>
                <w:bCs/>
                <w:sz w:val="20"/>
                <w:szCs w:val="20"/>
              </w:rPr>
              <w:pPrChange w:id="258" w:author="Fundación Waal" w:date="2011-05-26T10:33:00Z">
                <w:pPr>
                  <w:pStyle w:val="Prrafodelista"/>
                  <w:numPr>
                    <w:numId w:val="9"/>
                  </w:numPr>
                  <w:ind w:left="1068" w:hanging="360"/>
                  <w:jc w:val="center"/>
                </w:pPr>
              </w:pPrChange>
            </w:pPr>
            <w:ins w:id="259" w:author="Fundación Waal" w:date="2011-05-26T10:32:00Z">
              <w:r>
                <w:rPr>
                  <w:rFonts w:ascii="Arial" w:hAnsi="Arial" w:cs="Arial"/>
                  <w:bCs/>
                  <w:sz w:val="20"/>
                  <w:szCs w:val="20"/>
                </w:rPr>
                <w:t xml:space="preserve">3. </w:t>
              </w:r>
            </w:ins>
            <w:r w:rsidR="00EF38D7" w:rsidRPr="00535823">
              <w:rPr>
                <w:rFonts w:ascii="Arial" w:hAnsi="Arial" w:cs="Arial"/>
                <w:bCs/>
                <w:sz w:val="20"/>
                <w:szCs w:val="20"/>
              </w:rPr>
              <w:t xml:space="preserve">Desarrollar charlas sobre la importancia de </w:t>
            </w:r>
            <w:ins w:id="260" w:author="Fundación Waal" w:date="2011-05-26T14:54:00Z">
              <w:r w:rsidR="007B67DD">
                <w:rPr>
                  <w:rFonts w:ascii="Arial" w:hAnsi="Arial" w:cs="Arial"/>
                  <w:bCs/>
                  <w:sz w:val="20"/>
                  <w:szCs w:val="20"/>
                </w:rPr>
                <w:t xml:space="preserve">la buena </w:t>
              </w:r>
              <w:r w:rsidR="007B67DD" w:rsidRPr="00D05D3E">
                <w:rPr>
                  <w:rFonts w:ascii="Arial" w:hAnsi="Arial" w:cs="Arial"/>
                  <w:sz w:val="18"/>
                  <w:szCs w:val="18"/>
                </w:rPr>
                <w:t>alimentación durante los primeros tres meses de gestación y los posteriores meses</w:t>
              </w:r>
            </w:ins>
            <w:del w:id="261" w:author="Fundación Waal" w:date="2011-05-26T14:54:00Z">
              <w:r w:rsidR="00EF38D7" w:rsidRPr="00535823" w:rsidDel="007B67DD">
                <w:rPr>
                  <w:rFonts w:ascii="Arial" w:hAnsi="Arial" w:cs="Arial"/>
                  <w:bCs/>
                  <w:sz w:val="20"/>
                  <w:szCs w:val="20"/>
                </w:rPr>
                <w:delText>los alimentos como parte de</w:delText>
              </w:r>
              <w:r w:rsidR="00EF38D7" w:rsidDel="007B67DD">
                <w:rPr>
                  <w:rFonts w:ascii="Arial" w:hAnsi="Arial" w:cs="Arial"/>
                  <w:bCs/>
                  <w:sz w:val="20"/>
                  <w:szCs w:val="20"/>
                </w:rPr>
                <w:delText xml:space="preserve"> </w:delText>
              </w:r>
              <w:r w:rsidR="00EF38D7" w:rsidRPr="00535823" w:rsidDel="007B67DD">
                <w:rPr>
                  <w:rFonts w:ascii="Arial" w:hAnsi="Arial" w:cs="Arial"/>
                  <w:bCs/>
                  <w:sz w:val="20"/>
                  <w:szCs w:val="20"/>
                </w:rPr>
                <w:delText>nuestra nutrición</w:delText>
              </w:r>
            </w:del>
            <w:r w:rsidR="00EF38D7" w:rsidRPr="00535823">
              <w:rPr>
                <w:rFonts w:ascii="Arial" w:hAnsi="Arial" w:cs="Arial"/>
                <w:bCs/>
                <w:sz w:val="20"/>
                <w:szCs w:val="20"/>
              </w:rPr>
              <w:t>.</w:t>
            </w:r>
          </w:p>
          <w:p w:rsidR="00EF38D7" w:rsidRPr="00535823" w:rsidRDefault="00EF38D7" w:rsidP="00364147">
            <w:pPr>
              <w:pStyle w:val="Prrafodelista"/>
              <w:rPr>
                <w:rFonts w:ascii="Arial" w:hAnsi="Arial" w:cs="Arial"/>
                <w:bCs/>
                <w:sz w:val="20"/>
                <w:szCs w:val="20"/>
              </w:rPr>
            </w:pPr>
          </w:p>
          <w:p w:rsidR="00EF38D7" w:rsidRDefault="00EF38D7" w:rsidP="00364147">
            <w:pPr>
              <w:pStyle w:val="Prrafodelista"/>
              <w:ind w:left="1068"/>
              <w:rPr>
                <w:rFonts w:ascii="Arial" w:hAnsi="Arial" w:cs="Arial"/>
                <w:bCs/>
                <w:sz w:val="20"/>
                <w:szCs w:val="20"/>
              </w:rPr>
            </w:pPr>
          </w:p>
          <w:p w:rsidR="00EF38D7" w:rsidRDefault="00EF38D7" w:rsidP="00364147">
            <w:pPr>
              <w:pStyle w:val="Prrafodelista"/>
              <w:ind w:left="1068"/>
              <w:rPr>
                <w:rFonts w:ascii="Arial" w:hAnsi="Arial" w:cs="Arial"/>
                <w:bCs/>
                <w:sz w:val="20"/>
                <w:szCs w:val="20"/>
              </w:rPr>
            </w:pPr>
          </w:p>
          <w:p w:rsidR="00EF38D7" w:rsidRPr="00535823" w:rsidRDefault="00EF38D7" w:rsidP="00264D02">
            <w:pPr>
              <w:pStyle w:val="Prrafodelista"/>
              <w:numPr>
                <w:ilvl w:val="0"/>
                <w:numId w:val="9"/>
                <w:numberingChange w:id="262" w:author="Fundación Waal" w:date="2011-05-26T09:41:00Z" w:original="%1:7:0:."/>
              </w:numPr>
              <w:ind w:left="204" w:firstLine="67"/>
              <w:jc w:val="center"/>
              <w:rPr>
                <w:rFonts w:ascii="Arial" w:hAnsi="Arial" w:cs="Arial"/>
                <w:bCs/>
                <w:sz w:val="20"/>
                <w:szCs w:val="20"/>
              </w:rPr>
              <w:pPrChange w:id="263" w:author="Fundación Waal" w:date="2011-05-26T10:34:00Z">
                <w:pPr>
                  <w:pStyle w:val="Prrafodelista"/>
                  <w:numPr>
                    <w:numId w:val="9"/>
                  </w:numPr>
                  <w:ind w:left="1068" w:hanging="360"/>
                  <w:jc w:val="center"/>
                </w:pPr>
              </w:pPrChange>
            </w:pPr>
            <w:r>
              <w:rPr>
                <w:rFonts w:ascii="Arial" w:hAnsi="Arial" w:cs="Arial"/>
                <w:bCs/>
                <w:sz w:val="20"/>
                <w:szCs w:val="20"/>
              </w:rPr>
              <w:t>Aplicación de</w:t>
            </w:r>
            <w:r w:rsidRPr="00535823">
              <w:rPr>
                <w:rFonts w:ascii="Arial" w:hAnsi="Arial" w:cs="Arial"/>
                <w:bCs/>
                <w:sz w:val="20"/>
                <w:szCs w:val="20"/>
              </w:rPr>
              <w:t xml:space="preserve"> cuestion</w:t>
            </w:r>
            <w:r>
              <w:rPr>
                <w:rFonts w:ascii="Arial" w:hAnsi="Arial" w:cs="Arial"/>
                <w:bCs/>
                <w:sz w:val="20"/>
                <w:szCs w:val="20"/>
              </w:rPr>
              <w:t>ario sobre la importancia que tiene la</w:t>
            </w:r>
            <w:r w:rsidRPr="00535823">
              <w:rPr>
                <w:rFonts w:ascii="Arial" w:hAnsi="Arial" w:cs="Arial"/>
                <w:bCs/>
                <w:sz w:val="20"/>
                <w:szCs w:val="20"/>
              </w:rPr>
              <w:t xml:space="preserve"> nutrición </w:t>
            </w:r>
          </w:p>
        </w:tc>
        <w:tc>
          <w:tcPr>
            <w:tcW w:w="0" w:type="auto"/>
          </w:tcPr>
          <w:p w:rsidR="00EF38D7" w:rsidRPr="0062533F" w:rsidRDefault="00EF38D7" w:rsidP="00364147">
            <w:pPr>
              <w:pStyle w:val="Prrafodelista"/>
              <w:ind w:left="0"/>
              <w:rPr>
                <w:rFonts w:ascii="Arial" w:hAnsi="Arial" w:cs="Arial"/>
                <w:bCs/>
                <w:sz w:val="20"/>
                <w:szCs w:val="20"/>
              </w:rPr>
            </w:pPr>
            <w:r>
              <w:rPr>
                <w:rFonts w:ascii="Arial" w:hAnsi="Arial" w:cs="Arial"/>
                <w:bCs/>
                <w:sz w:val="20"/>
                <w:szCs w:val="20"/>
              </w:rPr>
              <w:t xml:space="preserve">1. </w:t>
            </w:r>
            <w:r w:rsidRPr="0062533F">
              <w:rPr>
                <w:rFonts w:ascii="Arial" w:hAnsi="Arial" w:cs="Arial"/>
                <w:bCs/>
                <w:sz w:val="20"/>
                <w:szCs w:val="20"/>
              </w:rPr>
              <w:t>Dos volantes</w:t>
            </w:r>
          </w:p>
          <w:p w:rsidR="00EF38D7" w:rsidRDefault="00EF38D7" w:rsidP="00364147">
            <w:pPr>
              <w:jc w:val="center"/>
              <w:rPr>
                <w:rFonts w:ascii="Arial" w:hAnsi="Arial" w:cs="Arial"/>
                <w:bCs/>
                <w:sz w:val="20"/>
                <w:szCs w:val="20"/>
              </w:rPr>
            </w:pPr>
            <w:r w:rsidRPr="00D05D3E">
              <w:rPr>
                <w:rFonts w:ascii="Arial" w:hAnsi="Arial" w:cs="Arial"/>
                <w:bCs/>
                <w:sz w:val="20"/>
                <w:szCs w:val="20"/>
              </w:rPr>
              <w:t xml:space="preserve">Cuatro panfletos </w:t>
            </w:r>
          </w:p>
          <w:p w:rsidR="00EF38D7" w:rsidRDefault="00EF38D7" w:rsidP="00364147">
            <w:pPr>
              <w:numPr>
                <w:ins w:id="264" w:author="Fundación Waal" w:date="2011-05-26T14:48:00Z"/>
              </w:numPr>
              <w:jc w:val="center"/>
              <w:rPr>
                <w:ins w:id="265" w:author="Fundación Waal" w:date="2011-05-26T14:48:00Z"/>
                <w:rFonts w:ascii="Arial" w:hAnsi="Arial" w:cs="Arial"/>
                <w:bCs/>
                <w:sz w:val="20"/>
                <w:szCs w:val="20"/>
              </w:rPr>
            </w:pPr>
          </w:p>
          <w:p w:rsidR="00707E29" w:rsidRPr="00D05D3E" w:rsidDel="00707E29" w:rsidRDefault="00707E29" w:rsidP="00364147">
            <w:pPr>
              <w:jc w:val="center"/>
              <w:rPr>
                <w:del w:id="266" w:author="Fundación Waal" w:date="2011-05-26T14:48:00Z"/>
                <w:rFonts w:ascii="Arial" w:hAnsi="Arial" w:cs="Arial"/>
                <w:bCs/>
                <w:sz w:val="20"/>
                <w:szCs w:val="20"/>
              </w:rPr>
            </w:pPr>
          </w:p>
          <w:p w:rsidR="00EF38D7" w:rsidRPr="00615FFC" w:rsidRDefault="00EF38D7" w:rsidP="00364147">
            <w:pPr>
              <w:rPr>
                <w:rFonts w:ascii="Arial" w:hAnsi="Arial" w:cs="Arial"/>
                <w:bCs/>
                <w:sz w:val="20"/>
                <w:szCs w:val="20"/>
              </w:rPr>
            </w:pPr>
            <w:r>
              <w:rPr>
                <w:rFonts w:ascii="Arial" w:hAnsi="Arial" w:cs="Arial"/>
                <w:bCs/>
                <w:sz w:val="20"/>
                <w:szCs w:val="20"/>
              </w:rPr>
              <w:t>2.Cuatro videos</w:t>
            </w:r>
            <w:ins w:id="267" w:author="Fundación Waal" w:date="2011-05-26T14:53:00Z">
              <w:r w:rsidR="007B67DD">
                <w:rPr>
                  <w:rFonts w:ascii="Arial" w:hAnsi="Arial" w:cs="Arial"/>
                  <w:bCs/>
                  <w:sz w:val="20"/>
                  <w:szCs w:val="20"/>
                </w:rPr>
                <w:t xml:space="preserve"> difundidos</w:t>
              </w:r>
            </w:ins>
          </w:p>
          <w:p w:rsidR="00EF38D7" w:rsidRDefault="00EF38D7" w:rsidP="00364147">
            <w:pPr>
              <w:pStyle w:val="Prrafodelista"/>
              <w:rPr>
                <w:rFonts w:ascii="Arial" w:hAnsi="Arial" w:cs="Arial"/>
                <w:bCs/>
                <w:sz w:val="20"/>
                <w:szCs w:val="20"/>
              </w:rPr>
            </w:pPr>
          </w:p>
          <w:p w:rsidR="00EF38D7" w:rsidDel="007B67DD" w:rsidRDefault="00EF38D7" w:rsidP="00364147">
            <w:pPr>
              <w:pStyle w:val="Prrafodelista"/>
              <w:rPr>
                <w:del w:id="268" w:author="Fundación Waal" w:date="2011-05-26T14:53:00Z"/>
                <w:rFonts w:ascii="Arial" w:hAnsi="Arial" w:cs="Arial"/>
                <w:bCs/>
                <w:sz w:val="20"/>
                <w:szCs w:val="20"/>
              </w:rPr>
            </w:pPr>
          </w:p>
          <w:p w:rsidR="00EF38D7" w:rsidRPr="00615FFC" w:rsidRDefault="00EF38D7" w:rsidP="00364147">
            <w:pPr>
              <w:pStyle w:val="Prrafodelista"/>
              <w:rPr>
                <w:rFonts w:ascii="Arial" w:hAnsi="Arial" w:cs="Arial"/>
                <w:bCs/>
                <w:sz w:val="20"/>
                <w:szCs w:val="20"/>
              </w:rPr>
            </w:pPr>
          </w:p>
          <w:p w:rsidR="00EF38D7" w:rsidRPr="00615FFC" w:rsidRDefault="00EF38D7" w:rsidP="00364147">
            <w:pPr>
              <w:rPr>
                <w:rFonts w:ascii="Arial" w:hAnsi="Arial" w:cs="Arial"/>
                <w:bCs/>
                <w:sz w:val="20"/>
                <w:szCs w:val="20"/>
              </w:rPr>
            </w:pPr>
            <w:r>
              <w:rPr>
                <w:rFonts w:ascii="Arial" w:hAnsi="Arial" w:cs="Arial"/>
                <w:bCs/>
                <w:sz w:val="20"/>
                <w:szCs w:val="20"/>
              </w:rPr>
              <w:t>3.</w:t>
            </w:r>
            <w:r w:rsidRPr="00615FFC">
              <w:rPr>
                <w:rFonts w:ascii="Arial" w:hAnsi="Arial" w:cs="Arial"/>
                <w:bCs/>
                <w:sz w:val="20"/>
                <w:szCs w:val="20"/>
              </w:rPr>
              <w:t>Una vez al mes</w:t>
            </w:r>
          </w:p>
          <w:p w:rsidR="00EF38D7" w:rsidRDefault="00EF38D7" w:rsidP="00364147">
            <w:pPr>
              <w:jc w:val="center"/>
              <w:rPr>
                <w:rFonts w:ascii="Arial" w:hAnsi="Arial" w:cs="Arial"/>
                <w:bCs/>
                <w:sz w:val="20"/>
                <w:szCs w:val="20"/>
              </w:rPr>
            </w:pPr>
          </w:p>
          <w:p w:rsidR="00EF38D7" w:rsidRDefault="00EF38D7" w:rsidP="00364147">
            <w:pPr>
              <w:rPr>
                <w:rFonts w:ascii="Arial" w:hAnsi="Arial" w:cs="Arial"/>
                <w:bCs/>
                <w:sz w:val="20"/>
                <w:szCs w:val="20"/>
              </w:rPr>
            </w:pPr>
          </w:p>
          <w:p w:rsidR="00EF38D7" w:rsidDel="00264D02" w:rsidRDefault="00EF38D7" w:rsidP="00364147">
            <w:pPr>
              <w:rPr>
                <w:del w:id="269" w:author="Fundación Waal" w:date="2011-05-26T10:33:00Z"/>
                <w:rFonts w:ascii="Arial" w:hAnsi="Arial" w:cs="Arial"/>
                <w:bCs/>
                <w:sz w:val="20"/>
                <w:szCs w:val="20"/>
              </w:rPr>
            </w:pPr>
          </w:p>
          <w:p w:rsidR="00EF38D7" w:rsidRDefault="00EF38D7" w:rsidP="00364147">
            <w:pPr>
              <w:rPr>
                <w:rFonts w:ascii="Arial" w:hAnsi="Arial" w:cs="Arial"/>
                <w:bCs/>
                <w:sz w:val="20"/>
                <w:szCs w:val="20"/>
              </w:rPr>
            </w:pPr>
          </w:p>
          <w:p w:rsidR="00EF38D7" w:rsidRPr="00615FFC" w:rsidRDefault="00EF38D7" w:rsidP="00364147">
            <w:pPr>
              <w:rPr>
                <w:rFonts w:ascii="Arial" w:hAnsi="Arial" w:cs="Arial"/>
                <w:bCs/>
                <w:sz w:val="20"/>
                <w:szCs w:val="20"/>
              </w:rPr>
            </w:pPr>
            <w:r>
              <w:rPr>
                <w:rFonts w:ascii="Arial" w:hAnsi="Arial" w:cs="Arial"/>
                <w:bCs/>
                <w:sz w:val="20"/>
                <w:szCs w:val="20"/>
              </w:rPr>
              <w:t xml:space="preserve">4.Una </w:t>
            </w:r>
            <w:r w:rsidRPr="00615FFC">
              <w:rPr>
                <w:rFonts w:ascii="Arial" w:hAnsi="Arial" w:cs="Arial"/>
                <w:bCs/>
                <w:sz w:val="20"/>
                <w:szCs w:val="20"/>
              </w:rPr>
              <w:t xml:space="preserve"> ve</w:t>
            </w:r>
            <w:r>
              <w:rPr>
                <w:rFonts w:ascii="Arial" w:hAnsi="Arial" w:cs="Arial"/>
                <w:bCs/>
                <w:sz w:val="20"/>
                <w:szCs w:val="20"/>
              </w:rPr>
              <w:t>z</w:t>
            </w:r>
            <w:r w:rsidRPr="00615FFC">
              <w:rPr>
                <w:rFonts w:ascii="Arial" w:hAnsi="Arial" w:cs="Arial"/>
                <w:bCs/>
                <w:sz w:val="20"/>
                <w:szCs w:val="20"/>
              </w:rPr>
              <w:t xml:space="preserve"> por mes </w:t>
            </w:r>
          </w:p>
          <w:p w:rsidR="00EF38D7" w:rsidRPr="00D05D3E" w:rsidRDefault="00EF38D7" w:rsidP="00364147">
            <w:pPr>
              <w:jc w:val="center"/>
              <w:rPr>
                <w:rFonts w:ascii="Arial" w:hAnsi="Arial" w:cs="Arial"/>
                <w:bCs/>
                <w:sz w:val="20"/>
                <w:szCs w:val="20"/>
              </w:rPr>
            </w:pPr>
          </w:p>
          <w:p w:rsidR="00EF38D7" w:rsidRPr="00D05D3E" w:rsidRDefault="00EF38D7" w:rsidP="00364147">
            <w:pPr>
              <w:jc w:val="center"/>
              <w:rPr>
                <w:rFonts w:ascii="Arial" w:hAnsi="Arial" w:cs="Arial"/>
                <w:bCs/>
                <w:sz w:val="20"/>
                <w:szCs w:val="20"/>
              </w:rPr>
            </w:pPr>
          </w:p>
          <w:p w:rsidR="00EF38D7" w:rsidRPr="00D05D3E" w:rsidRDefault="00EF38D7" w:rsidP="00364147">
            <w:pPr>
              <w:jc w:val="center"/>
              <w:rPr>
                <w:rFonts w:ascii="Arial" w:hAnsi="Arial" w:cs="Arial"/>
                <w:bCs/>
                <w:sz w:val="20"/>
                <w:szCs w:val="20"/>
              </w:rPr>
            </w:pPr>
          </w:p>
          <w:p w:rsidR="00EF38D7" w:rsidRPr="00D05D3E" w:rsidRDefault="00EF38D7" w:rsidP="00364147">
            <w:pPr>
              <w:jc w:val="center"/>
              <w:rPr>
                <w:rFonts w:ascii="Arial" w:hAnsi="Arial" w:cs="Arial"/>
                <w:bCs/>
                <w:sz w:val="20"/>
                <w:szCs w:val="20"/>
              </w:rPr>
            </w:pPr>
          </w:p>
          <w:p w:rsidR="00EF38D7" w:rsidRPr="00D05D3E" w:rsidRDefault="00EF38D7" w:rsidP="00364147">
            <w:pPr>
              <w:jc w:val="center"/>
              <w:rPr>
                <w:rFonts w:ascii="Arial" w:hAnsi="Arial" w:cs="Arial"/>
                <w:bCs/>
                <w:sz w:val="20"/>
                <w:szCs w:val="20"/>
              </w:rPr>
            </w:pPr>
          </w:p>
        </w:tc>
        <w:tc>
          <w:tcPr>
            <w:tcW w:w="0" w:type="auto"/>
            <w:vAlign w:val="center"/>
          </w:tcPr>
          <w:p w:rsidR="00EF38D7" w:rsidRPr="00C71A67" w:rsidRDefault="00EF38D7" w:rsidP="00364147">
            <w:pPr>
              <w:spacing w:after="0"/>
              <w:rPr>
                <w:rFonts w:ascii="Arial" w:hAnsi="Arial" w:cs="Arial"/>
                <w:bCs/>
                <w:sz w:val="20"/>
                <w:szCs w:val="20"/>
              </w:rPr>
            </w:pPr>
            <w:r w:rsidRPr="0062533F">
              <w:rPr>
                <w:rFonts w:ascii="Arial" w:hAnsi="Arial" w:cs="Arial"/>
                <w:bCs/>
                <w:sz w:val="20"/>
                <w:szCs w:val="20"/>
              </w:rPr>
              <w:t>1.- Centro de salud de Jaihuayco.</w:t>
            </w:r>
          </w:p>
          <w:p w:rsidR="00EF38D7" w:rsidRPr="00C71A67" w:rsidRDefault="00EF38D7" w:rsidP="00364147">
            <w:pPr>
              <w:spacing w:after="0"/>
              <w:rPr>
                <w:rFonts w:ascii="Arial" w:hAnsi="Arial" w:cs="Arial"/>
                <w:bCs/>
                <w:sz w:val="20"/>
                <w:szCs w:val="20"/>
              </w:rPr>
            </w:pPr>
          </w:p>
          <w:p w:rsidR="00EF38D7" w:rsidRDefault="00EF38D7" w:rsidP="00364147">
            <w:pPr>
              <w:numPr>
                <w:ins w:id="270" w:author="Fundación Waal" w:date="2011-05-26T14:48:00Z"/>
              </w:numPr>
              <w:spacing w:after="0"/>
              <w:rPr>
                <w:ins w:id="271" w:author="Fundación Waal" w:date="2011-05-26T14:48:00Z"/>
                <w:rFonts w:ascii="Arial" w:hAnsi="Arial" w:cs="Arial"/>
                <w:bCs/>
                <w:sz w:val="20"/>
                <w:szCs w:val="20"/>
              </w:rPr>
            </w:pPr>
          </w:p>
          <w:p w:rsidR="00707E29" w:rsidRDefault="00707E29" w:rsidP="00364147">
            <w:pPr>
              <w:numPr>
                <w:ins w:id="272" w:author="Fundación Waal" w:date="2011-05-26T14:48:00Z"/>
              </w:numPr>
              <w:spacing w:after="0"/>
              <w:rPr>
                <w:ins w:id="273" w:author="Fundación Waal" w:date="2011-05-26T14:48:00Z"/>
                <w:rFonts w:ascii="Arial" w:hAnsi="Arial" w:cs="Arial"/>
                <w:bCs/>
                <w:sz w:val="20"/>
                <w:szCs w:val="20"/>
              </w:rPr>
            </w:pPr>
          </w:p>
          <w:p w:rsidR="00707E29" w:rsidRPr="00C71A67" w:rsidRDefault="00707E29" w:rsidP="00364147">
            <w:pPr>
              <w:spacing w:after="0"/>
              <w:rPr>
                <w:rFonts w:ascii="Arial" w:hAnsi="Arial" w:cs="Arial"/>
                <w:bCs/>
                <w:sz w:val="20"/>
                <w:szCs w:val="20"/>
              </w:rPr>
            </w:pPr>
          </w:p>
          <w:p w:rsidR="00EF38D7" w:rsidRPr="00C71A67" w:rsidRDefault="00EF38D7" w:rsidP="00364147">
            <w:pPr>
              <w:spacing w:after="0"/>
              <w:rPr>
                <w:rFonts w:ascii="Arial" w:hAnsi="Arial" w:cs="Arial"/>
                <w:bCs/>
                <w:sz w:val="20"/>
                <w:szCs w:val="20"/>
              </w:rPr>
            </w:pPr>
            <w:r w:rsidRPr="0062533F">
              <w:rPr>
                <w:rFonts w:ascii="Arial" w:hAnsi="Arial" w:cs="Arial"/>
                <w:bCs/>
                <w:sz w:val="20"/>
                <w:szCs w:val="20"/>
              </w:rPr>
              <w:t>2.-Sala de espera del centro de salud jaihuayco.</w:t>
            </w:r>
          </w:p>
          <w:p w:rsidR="00EF38D7" w:rsidRPr="00C71A67" w:rsidRDefault="00EF38D7" w:rsidP="00364147">
            <w:pPr>
              <w:spacing w:after="0"/>
              <w:rPr>
                <w:rFonts w:ascii="Arial" w:hAnsi="Arial" w:cs="Arial"/>
                <w:bCs/>
                <w:sz w:val="20"/>
                <w:szCs w:val="20"/>
              </w:rPr>
            </w:pPr>
            <w:r w:rsidRPr="0062533F">
              <w:rPr>
                <w:rFonts w:ascii="Arial" w:hAnsi="Arial" w:cs="Arial"/>
                <w:bCs/>
                <w:sz w:val="20"/>
                <w:szCs w:val="20"/>
              </w:rPr>
              <w:t xml:space="preserve"> </w:t>
            </w:r>
          </w:p>
          <w:p w:rsidR="00EF38D7" w:rsidRDefault="00EF38D7" w:rsidP="00364147">
            <w:pPr>
              <w:numPr>
                <w:ins w:id="274" w:author="Fundación Waal" w:date="2011-05-26T10:33:00Z"/>
              </w:numPr>
              <w:spacing w:after="0"/>
              <w:rPr>
                <w:ins w:id="275" w:author="Fundación Waal" w:date="2011-05-26T10:33:00Z"/>
                <w:rFonts w:ascii="Arial" w:hAnsi="Arial" w:cs="Arial"/>
                <w:bCs/>
                <w:sz w:val="20"/>
                <w:szCs w:val="20"/>
              </w:rPr>
            </w:pPr>
          </w:p>
          <w:p w:rsidR="00264D02" w:rsidRPr="00C71A67" w:rsidRDefault="00264D02" w:rsidP="00364147">
            <w:pPr>
              <w:spacing w:after="0"/>
              <w:rPr>
                <w:rFonts w:ascii="Arial" w:hAnsi="Arial" w:cs="Arial"/>
                <w:bCs/>
                <w:sz w:val="20"/>
                <w:szCs w:val="20"/>
              </w:rPr>
            </w:pPr>
          </w:p>
          <w:p w:rsidR="00EF38D7" w:rsidRPr="00C71A67" w:rsidRDefault="00EF38D7" w:rsidP="00364147">
            <w:pPr>
              <w:spacing w:after="0"/>
              <w:rPr>
                <w:rFonts w:ascii="Arial" w:hAnsi="Arial" w:cs="Arial"/>
                <w:bCs/>
                <w:sz w:val="20"/>
                <w:szCs w:val="20"/>
              </w:rPr>
            </w:pPr>
            <w:r w:rsidRPr="0062533F">
              <w:rPr>
                <w:rFonts w:ascii="Arial" w:hAnsi="Arial" w:cs="Arial"/>
                <w:bCs/>
                <w:sz w:val="20"/>
                <w:szCs w:val="20"/>
              </w:rPr>
              <w:t>3.-Pasillo de consulta externa del centro de salud Jaihuayco.</w:t>
            </w:r>
          </w:p>
          <w:p w:rsidR="00EF38D7" w:rsidRPr="00C71A67" w:rsidRDefault="00EF38D7" w:rsidP="00364147">
            <w:pPr>
              <w:spacing w:after="0"/>
              <w:rPr>
                <w:rFonts w:ascii="Arial" w:hAnsi="Arial" w:cs="Arial"/>
                <w:bCs/>
                <w:sz w:val="20"/>
                <w:szCs w:val="20"/>
              </w:rPr>
            </w:pPr>
          </w:p>
          <w:p w:rsidR="00EF38D7" w:rsidRPr="00C71A67" w:rsidRDefault="00EF38D7" w:rsidP="00364147">
            <w:pPr>
              <w:spacing w:after="0"/>
              <w:rPr>
                <w:rFonts w:ascii="Arial" w:hAnsi="Arial" w:cs="Arial"/>
                <w:bCs/>
                <w:sz w:val="20"/>
                <w:szCs w:val="20"/>
              </w:rPr>
            </w:pPr>
          </w:p>
          <w:p w:rsidR="00EF38D7" w:rsidRPr="00C71A67" w:rsidRDefault="00EF38D7" w:rsidP="00364147">
            <w:pPr>
              <w:spacing w:after="0"/>
              <w:rPr>
                <w:rFonts w:ascii="Arial" w:hAnsi="Arial" w:cs="Arial"/>
                <w:bCs/>
                <w:sz w:val="20"/>
                <w:szCs w:val="20"/>
              </w:rPr>
            </w:pPr>
          </w:p>
          <w:p w:rsidR="00EF38D7" w:rsidRPr="00C71A67" w:rsidRDefault="00EF38D7" w:rsidP="00364147">
            <w:pPr>
              <w:spacing w:after="0"/>
              <w:rPr>
                <w:rFonts w:ascii="Arial" w:hAnsi="Arial" w:cs="Arial"/>
                <w:bCs/>
                <w:sz w:val="20"/>
                <w:szCs w:val="20"/>
              </w:rPr>
            </w:pPr>
            <w:r w:rsidRPr="0062533F">
              <w:rPr>
                <w:rFonts w:ascii="Arial" w:hAnsi="Arial" w:cs="Arial"/>
                <w:bCs/>
                <w:sz w:val="20"/>
                <w:szCs w:val="20"/>
              </w:rPr>
              <w:t>4.-Pasillo de espera del centro de salud Jaihuayco</w:t>
            </w:r>
          </w:p>
          <w:p w:rsidR="00EF38D7" w:rsidRPr="00C71A67" w:rsidRDefault="00EF38D7" w:rsidP="00364147">
            <w:pPr>
              <w:spacing w:after="0"/>
              <w:rPr>
                <w:rFonts w:ascii="Arial" w:hAnsi="Arial" w:cs="Arial"/>
                <w:bCs/>
                <w:sz w:val="20"/>
                <w:szCs w:val="20"/>
              </w:rPr>
            </w:pPr>
          </w:p>
          <w:p w:rsidR="00EF38D7" w:rsidRPr="00C71A67" w:rsidRDefault="00EF38D7" w:rsidP="00364147">
            <w:pPr>
              <w:spacing w:after="0"/>
              <w:rPr>
                <w:rFonts w:ascii="Arial" w:hAnsi="Arial" w:cs="Arial"/>
                <w:bCs/>
                <w:sz w:val="20"/>
                <w:szCs w:val="20"/>
              </w:rPr>
            </w:pPr>
          </w:p>
          <w:p w:rsidR="00EF38D7" w:rsidRPr="00C71A67" w:rsidRDefault="00EF38D7" w:rsidP="00364147">
            <w:pPr>
              <w:spacing w:after="0"/>
              <w:rPr>
                <w:rFonts w:ascii="Arial" w:hAnsi="Arial" w:cs="Arial"/>
                <w:bCs/>
                <w:sz w:val="20"/>
                <w:szCs w:val="20"/>
              </w:rPr>
            </w:pPr>
          </w:p>
          <w:p w:rsidR="00EF38D7" w:rsidRPr="00C71A67" w:rsidRDefault="00EF38D7" w:rsidP="00364147">
            <w:pPr>
              <w:spacing w:after="0"/>
              <w:rPr>
                <w:rFonts w:ascii="Arial" w:hAnsi="Arial" w:cs="Arial"/>
                <w:bCs/>
                <w:sz w:val="20"/>
                <w:szCs w:val="20"/>
              </w:rPr>
            </w:pPr>
          </w:p>
          <w:p w:rsidR="00EF38D7" w:rsidRPr="00C71A67" w:rsidRDefault="00EF38D7" w:rsidP="00364147">
            <w:pPr>
              <w:spacing w:after="0"/>
              <w:rPr>
                <w:rFonts w:ascii="Arial" w:hAnsi="Arial" w:cs="Arial"/>
                <w:bCs/>
                <w:sz w:val="20"/>
                <w:szCs w:val="20"/>
              </w:rPr>
            </w:pPr>
          </w:p>
          <w:p w:rsidR="00EF38D7" w:rsidRPr="00C71A67" w:rsidRDefault="00EF38D7" w:rsidP="00364147">
            <w:pPr>
              <w:spacing w:after="0"/>
              <w:rPr>
                <w:rFonts w:ascii="Arial" w:hAnsi="Arial" w:cs="Arial"/>
                <w:bCs/>
                <w:sz w:val="20"/>
                <w:szCs w:val="20"/>
              </w:rPr>
            </w:pPr>
          </w:p>
          <w:p w:rsidR="00EF38D7" w:rsidRPr="00C71A67" w:rsidRDefault="00EF38D7" w:rsidP="00364147">
            <w:pPr>
              <w:spacing w:after="0"/>
              <w:rPr>
                <w:rFonts w:ascii="Arial" w:hAnsi="Arial" w:cs="Arial"/>
                <w:bCs/>
                <w:sz w:val="20"/>
                <w:szCs w:val="20"/>
              </w:rPr>
            </w:pPr>
          </w:p>
          <w:p w:rsidR="00EF38D7" w:rsidRPr="00C71A67" w:rsidRDefault="00EF38D7" w:rsidP="00364147">
            <w:pPr>
              <w:spacing w:after="0"/>
              <w:rPr>
                <w:rFonts w:ascii="Arial" w:hAnsi="Arial" w:cs="Arial"/>
                <w:bCs/>
                <w:sz w:val="20"/>
                <w:szCs w:val="20"/>
              </w:rPr>
            </w:pPr>
          </w:p>
          <w:p w:rsidR="00EF38D7" w:rsidRPr="00C71A67" w:rsidRDefault="00EF38D7" w:rsidP="00364147">
            <w:pPr>
              <w:spacing w:after="0"/>
              <w:rPr>
                <w:rFonts w:ascii="Arial" w:hAnsi="Arial" w:cs="Arial"/>
                <w:bCs/>
                <w:sz w:val="20"/>
                <w:szCs w:val="20"/>
              </w:rPr>
            </w:pPr>
          </w:p>
          <w:p w:rsidR="00EF38D7" w:rsidRPr="00C71A67" w:rsidRDefault="00EF38D7" w:rsidP="00364147">
            <w:pPr>
              <w:spacing w:after="0"/>
              <w:rPr>
                <w:rFonts w:ascii="Arial" w:hAnsi="Arial" w:cs="Arial"/>
                <w:bCs/>
                <w:sz w:val="20"/>
                <w:szCs w:val="20"/>
              </w:rPr>
            </w:pPr>
          </w:p>
          <w:p w:rsidR="00EF38D7" w:rsidRPr="00C71A67" w:rsidRDefault="00EF38D7" w:rsidP="00364147">
            <w:pPr>
              <w:spacing w:after="0"/>
              <w:rPr>
                <w:rFonts w:ascii="Arial" w:hAnsi="Arial" w:cs="Arial"/>
                <w:bCs/>
                <w:sz w:val="20"/>
                <w:szCs w:val="20"/>
              </w:rPr>
            </w:pPr>
          </w:p>
          <w:p w:rsidR="00EF38D7" w:rsidRPr="00C71A67" w:rsidRDefault="00EF38D7" w:rsidP="00364147">
            <w:pPr>
              <w:spacing w:after="0"/>
              <w:rPr>
                <w:rFonts w:ascii="Arial" w:hAnsi="Arial" w:cs="Arial"/>
                <w:bCs/>
                <w:sz w:val="20"/>
                <w:szCs w:val="20"/>
              </w:rPr>
            </w:pPr>
          </w:p>
        </w:tc>
        <w:tc>
          <w:tcPr>
            <w:tcW w:w="0" w:type="auto"/>
          </w:tcPr>
          <w:p w:rsidR="00EF38D7" w:rsidRPr="00C71A67" w:rsidRDefault="00EF38D7" w:rsidP="00364147">
            <w:pPr>
              <w:rPr>
                <w:rFonts w:ascii="Arial" w:hAnsi="Arial" w:cs="Arial"/>
                <w:bCs/>
                <w:sz w:val="20"/>
                <w:szCs w:val="20"/>
              </w:rPr>
            </w:pPr>
            <w:r w:rsidRPr="0062533F">
              <w:rPr>
                <w:rFonts w:ascii="Arial" w:hAnsi="Arial" w:cs="Arial"/>
                <w:bCs/>
                <w:sz w:val="20"/>
                <w:szCs w:val="20"/>
              </w:rPr>
              <w:t xml:space="preserve">1.-  20 de enero 2011     </w:t>
            </w:r>
          </w:p>
          <w:p w:rsidR="00EF38D7" w:rsidRPr="00C71A67" w:rsidRDefault="00EF38D7" w:rsidP="00364147">
            <w:pPr>
              <w:rPr>
                <w:rFonts w:ascii="Arial" w:hAnsi="Arial" w:cs="Arial"/>
                <w:bCs/>
                <w:sz w:val="20"/>
                <w:szCs w:val="20"/>
              </w:rPr>
            </w:pPr>
          </w:p>
          <w:p w:rsidR="00EF38D7" w:rsidRDefault="00EF38D7" w:rsidP="00364147">
            <w:pPr>
              <w:numPr>
                <w:ins w:id="276" w:author="Fundación Waal" w:date="2011-05-26T14:48:00Z"/>
              </w:numPr>
              <w:rPr>
                <w:ins w:id="277" w:author="Fundación Waal" w:date="2011-05-26T14:48:00Z"/>
                <w:rFonts w:ascii="Arial" w:hAnsi="Arial" w:cs="Arial"/>
                <w:bCs/>
                <w:sz w:val="20"/>
                <w:szCs w:val="20"/>
              </w:rPr>
            </w:pPr>
          </w:p>
          <w:p w:rsidR="00707E29" w:rsidRPr="00C71A67" w:rsidRDefault="00707E29" w:rsidP="00364147">
            <w:pPr>
              <w:rPr>
                <w:rFonts w:ascii="Arial" w:hAnsi="Arial" w:cs="Arial"/>
                <w:bCs/>
                <w:sz w:val="20"/>
                <w:szCs w:val="20"/>
              </w:rPr>
            </w:pPr>
          </w:p>
          <w:p w:rsidR="00EF38D7" w:rsidRPr="00C71A67" w:rsidRDefault="00EF38D7" w:rsidP="00364147">
            <w:pPr>
              <w:rPr>
                <w:rFonts w:ascii="Arial" w:hAnsi="Arial" w:cs="Arial"/>
                <w:bCs/>
                <w:sz w:val="20"/>
                <w:szCs w:val="20"/>
              </w:rPr>
            </w:pPr>
            <w:r w:rsidRPr="0062533F">
              <w:rPr>
                <w:rFonts w:ascii="Arial" w:hAnsi="Arial" w:cs="Arial"/>
                <w:bCs/>
                <w:sz w:val="20"/>
                <w:szCs w:val="20"/>
              </w:rPr>
              <w:t>2.-  2,9,16,23 de febrero 2011</w:t>
            </w:r>
          </w:p>
          <w:p w:rsidR="00EF38D7" w:rsidRPr="00C71A67" w:rsidRDefault="00EF38D7" w:rsidP="00364147">
            <w:pPr>
              <w:rPr>
                <w:rFonts w:ascii="Arial" w:hAnsi="Arial" w:cs="Arial"/>
                <w:bCs/>
                <w:sz w:val="20"/>
                <w:szCs w:val="20"/>
              </w:rPr>
            </w:pPr>
          </w:p>
          <w:p w:rsidR="00EF38D7" w:rsidRDefault="00EF38D7" w:rsidP="00364147">
            <w:pPr>
              <w:numPr>
                <w:ins w:id="278" w:author="Fundación Waal" w:date="2011-05-26T10:33:00Z"/>
              </w:numPr>
              <w:rPr>
                <w:ins w:id="279" w:author="Fundación Waal" w:date="2011-05-26T10:33:00Z"/>
                <w:rFonts w:ascii="Arial" w:hAnsi="Arial" w:cs="Arial"/>
                <w:bCs/>
                <w:sz w:val="20"/>
                <w:szCs w:val="20"/>
              </w:rPr>
            </w:pPr>
          </w:p>
          <w:p w:rsidR="00264D02" w:rsidRPr="00C71A67" w:rsidDel="00264D02" w:rsidRDefault="00264D02" w:rsidP="00364147">
            <w:pPr>
              <w:rPr>
                <w:del w:id="280" w:author="Fundación Waal" w:date="2011-05-26T10:33:00Z"/>
                <w:rFonts w:ascii="Arial" w:hAnsi="Arial" w:cs="Arial"/>
                <w:bCs/>
                <w:sz w:val="20"/>
                <w:szCs w:val="20"/>
              </w:rPr>
            </w:pPr>
          </w:p>
          <w:p w:rsidR="00EF38D7" w:rsidRPr="00C71A67" w:rsidRDefault="00EF38D7" w:rsidP="00364147">
            <w:pPr>
              <w:rPr>
                <w:rFonts w:ascii="Arial" w:hAnsi="Arial" w:cs="Arial"/>
                <w:bCs/>
                <w:sz w:val="20"/>
                <w:szCs w:val="20"/>
              </w:rPr>
            </w:pPr>
          </w:p>
          <w:p w:rsidR="00EF38D7" w:rsidRPr="00C71A67" w:rsidRDefault="00EF38D7" w:rsidP="00364147">
            <w:pPr>
              <w:rPr>
                <w:rFonts w:ascii="Arial" w:hAnsi="Arial" w:cs="Arial"/>
                <w:bCs/>
                <w:sz w:val="20"/>
                <w:szCs w:val="20"/>
              </w:rPr>
            </w:pPr>
            <w:r w:rsidRPr="0062533F">
              <w:rPr>
                <w:rFonts w:ascii="Arial" w:hAnsi="Arial" w:cs="Arial"/>
                <w:bCs/>
                <w:sz w:val="20"/>
                <w:szCs w:val="20"/>
              </w:rPr>
              <w:t>3.- 10 de febrero 2011</w:t>
            </w:r>
          </w:p>
          <w:p w:rsidR="00EF38D7" w:rsidRPr="00C71A67" w:rsidRDefault="00EF38D7" w:rsidP="00364147">
            <w:pPr>
              <w:rPr>
                <w:rFonts w:ascii="Arial" w:hAnsi="Arial" w:cs="Arial"/>
                <w:bCs/>
                <w:sz w:val="20"/>
                <w:szCs w:val="20"/>
              </w:rPr>
            </w:pPr>
          </w:p>
          <w:p w:rsidR="00EF38D7" w:rsidRPr="00C71A67" w:rsidRDefault="00EF38D7" w:rsidP="00364147">
            <w:pPr>
              <w:rPr>
                <w:rFonts w:ascii="Arial" w:hAnsi="Arial" w:cs="Arial"/>
                <w:bCs/>
                <w:sz w:val="20"/>
                <w:szCs w:val="20"/>
              </w:rPr>
            </w:pPr>
          </w:p>
          <w:p w:rsidR="00EF38D7" w:rsidRPr="00C71A67" w:rsidRDefault="00EF38D7" w:rsidP="00364147">
            <w:pPr>
              <w:rPr>
                <w:rFonts w:ascii="Arial" w:hAnsi="Arial" w:cs="Arial"/>
                <w:bCs/>
                <w:sz w:val="20"/>
                <w:szCs w:val="20"/>
              </w:rPr>
            </w:pPr>
          </w:p>
          <w:p w:rsidR="00EF38D7" w:rsidRPr="00C71A67" w:rsidRDefault="00EF38D7" w:rsidP="00364147">
            <w:pPr>
              <w:rPr>
                <w:rFonts w:ascii="Arial" w:hAnsi="Arial" w:cs="Arial"/>
                <w:bCs/>
                <w:sz w:val="20"/>
                <w:szCs w:val="20"/>
              </w:rPr>
            </w:pPr>
          </w:p>
          <w:p w:rsidR="00EF38D7" w:rsidRPr="00C71A67" w:rsidRDefault="00EF38D7" w:rsidP="00364147">
            <w:pPr>
              <w:ind w:left="60"/>
              <w:rPr>
                <w:rFonts w:ascii="Arial" w:hAnsi="Arial" w:cs="Arial"/>
                <w:bCs/>
                <w:sz w:val="20"/>
                <w:szCs w:val="20"/>
              </w:rPr>
            </w:pPr>
            <w:r w:rsidRPr="0062533F">
              <w:rPr>
                <w:rFonts w:ascii="Arial" w:hAnsi="Arial" w:cs="Arial"/>
                <w:bCs/>
                <w:sz w:val="20"/>
                <w:szCs w:val="20"/>
              </w:rPr>
              <w:t xml:space="preserve">4.-  en fecha 3 de Enero y la segunda en fecha 28 de Febrero.    </w:t>
            </w:r>
          </w:p>
        </w:tc>
      </w:tr>
      <w:tr w:rsidR="00EF38D7" w:rsidRPr="00D05D3E">
        <w:trPr>
          <w:trHeight w:val="113"/>
          <w:jc w:val="center"/>
        </w:trPr>
        <w:tc>
          <w:tcPr>
            <w:tcW w:w="0" w:type="auto"/>
            <w:vMerge w:val="restart"/>
            <w:shd w:val="clear" w:color="auto" w:fill="999999"/>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lastRenderedPageBreak/>
              <w:t>Responsables</w:t>
            </w:r>
          </w:p>
        </w:tc>
        <w:tc>
          <w:tcPr>
            <w:tcW w:w="0" w:type="auto"/>
            <w:gridSpan w:val="2"/>
            <w:vMerge w:val="restart"/>
            <w:shd w:val="clear" w:color="auto" w:fill="999999"/>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Recursos</w:t>
            </w:r>
          </w:p>
        </w:tc>
        <w:tc>
          <w:tcPr>
            <w:tcW w:w="0" w:type="auto"/>
            <w:gridSpan w:val="2"/>
            <w:shd w:val="clear" w:color="auto" w:fill="999999"/>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Indicadores</w:t>
            </w:r>
          </w:p>
        </w:tc>
        <w:tc>
          <w:tcPr>
            <w:tcW w:w="0" w:type="auto"/>
            <w:gridSpan w:val="2"/>
            <w:shd w:val="clear" w:color="auto" w:fill="999999"/>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Evaluación</w:t>
            </w:r>
          </w:p>
        </w:tc>
      </w:tr>
      <w:tr w:rsidR="00EF38D7" w:rsidRPr="00D05D3E">
        <w:trPr>
          <w:trHeight w:val="112"/>
          <w:jc w:val="center"/>
        </w:trPr>
        <w:tc>
          <w:tcPr>
            <w:tcW w:w="0" w:type="auto"/>
            <w:vMerge/>
            <w:tcBorders>
              <w:bottom w:val="single" w:sz="4" w:space="0" w:color="auto"/>
            </w:tcBorders>
            <w:shd w:val="clear" w:color="auto" w:fill="999999"/>
            <w:vAlign w:val="center"/>
          </w:tcPr>
          <w:p w:rsidR="00EF38D7" w:rsidRPr="00D05D3E" w:rsidRDefault="00EF38D7" w:rsidP="00364147">
            <w:pPr>
              <w:jc w:val="center"/>
              <w:rPr>
                <w:rFonts w:ascii="Arial" w:hAnsi="Arial" w:cs="Arial"/>
                <w:b/>
                <w:bCs/>
                <w:sz w:val="20"/>
                <w:szCs w:val="20"/>
              </w:rPr>
            </w:pPr>
          </w:p>
        </w:tc>
        <w:tc>
          <w:tcPr>
            <w:tcW w:w="0" w:type="auto"/>
            <w:gridSpan w:val="2"/>
            <w:vMerge/>
            <w:tcBorders>
              <w:bottom w:val="single" w:sz="4" w:space="0" w:color="auto"/>
            </w:tcBorders>
            <w:shd w:val="clear" w:color="auto" w:fill="999999"/>
            <w:vAlign w:val="center"/>
          </w:tcPr>
          <w:p w:rsidR="00EF38D7" w:rsidRPr="00D05D3E" w:rsidRDefault="00EF38D7" w:rsidP="00364147">
            <w:pPr>
              <w:jc w:val="center"/>
              <w:rPr>
                <w:rFonts w:ascii="Arial" w:hAnsi="Arial" w:cs="Arial"/>
                <w:b/>
                <w:bCs/>
                <w:sz w:val="20"/>
                <w:szCs w:val="20"/>
              </w:rPr>
            </w:pPr>
          </w:p>
        </w:tc>
        <w:tc>
          <w:tcPr>
            <w:tcW w:w="0" w:type="auto"/>
            <w:tcBorders>
              <w:bottom w:val="single" w:sz="4" w:space="0" w:color="auto"/>
            </w:tcBorders>
            <w:shd w:val="clear" w:color="auto" w:fill="999999"/>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Descripción</w:t>
            </w:r>
          </w:p>
        </w:tc>
        <w:tc>
          <w:tcPr>
            <w:tcW w:w="0" w:type="auto"/>
            <w:tcBorders>
              <w:bottom w:val="single" w:sz="4" w:space="0" w:color="auto"/>
            </w:tcBorders>
            <w:shd w:val="clear" w:color="auto" w:fill="999999"/>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Verificación</w:t>
            </w:r>
          </w:p>
        </w:tc>
        <w:tc>
          <w:tcPr>
            <w:tcW w:w="0" w:type="auto"/>
            <w:tcBorders>
              <w:bottom w:val="single" w:sz="4" w:space="0" w:color="auto"/>
            </w:tcBorders>
            <w:shd w:val="clear" w:color="auto" w:fill="999999"/>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 Cump. Actividad</w:t>
            </w:r>
          </w:p>
        </w:tc>
        <w:tc>
          <w:tcPr>
            <w:tcW w:w="0" w:type="auto"/>
            <w:tcBorders>
              <w:bottom w:val="single" w:sz="4" w:space="0" w:color="auto"/>
            </w:tcBorders>
            <w:shd w:val="clear" w:color="auto" w:fill="999999"/>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Observaciones</w:t>
            </w:r>
          </w:p>
        </w:tc>
      </w:tr>
      <w:tr w:rsidR="00EF38D7" w:rsidRPr="00D05D3E">
        <w:trPr>
          <w:trHeight w:val="112"/>
          <w:jc w:val="center"/>
        </w:trPr>
        <w:tc>
          <w:tcPr>
            <w:tcW w:w="0" w:type="auto"/>
            <w:tcBorders>
              <w:bottom w:val="single" w:sz="4" w:space="0" w:color="auto"/>
            </w:tcBorders>
            <w:shd w:val="clear" w:color="auto" w:fill="C0C0C0"/>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6</w:t>
            </w:r>
          </w:p>
        </w:tc>
        <w:tc>
          <w:tcPr>
            <w:tcW w:w="0" w:type="auto"/>
            <w:gridSpan w:val="2"/>
            <w:tcBorders>
              <w:bottom w:val="single" w:sz="4" w:space="0" w:color="auto"/>
            </w:tcBorders>
            <w:shd w:val="clear" w:color="auto" w:fill="C0C0C0"/>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7</w:t>
            </w:r>
          </w:p>
        </w:tc>
        <w:tc>
          <w:tcPr>
            <w:tcW w:w="0" w:type="auto"/>
            <w:tcBorders>
              <w:bottom w:val="single" w:sz="4" w:space="0" w:color="auto"/>
            </w:tcBorders>
            <w:shd w:val="clear" w:color="auto" w:fill="C0C0C0"/>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8</w:t>
            </w:r>
          </w:p>
        </w:tc>
        <w:tc>
          <w:tcPr>
            <w:tcW w:w="0" w:type="auto"/>
            <w:tcBorders>
              <w:bottom w:val="single" w:sz="4" w:space="0" w:color="auto"/>
            </w:tcBorders>
            <w:shd w:val="clear" w:color="auto" w:fill="C0C0C0"/>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9</w:t>
            </w:r>
          </w:p>
        </w:tc>
        <w:tc>
          <w:tcPr>
            <w:tcW w:w="0" w:type="auto"/>
            <w:tcBorders>
              <w:bottom w:val="single" w:sz="4" w:space="0" w:color="auto"/>
            </w:tcBorders>
            <w:shd w:val="clear" w:color="auto" w:fill="C0C0C0"/>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10</w:t>
            </w:r>
          </w:p>
        </w:tc>
        <w:tc>
          <w:tcPr>
            <w:tcW w:w="0" w:type="auto"/>
            <w:tcBorders>
              <w:bottom w:val="single" w:sz="4" w:space="0" w:color="auto"/>
            </w:tcBorders>
            <w:shd w:val="clear" w:color="auto" w:fill="C0C0C0"/>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11</w:t>
            </w:r>
          </w:p>
        </w:tc>
      </w:tr>
      <w:tr w:rsidR="00EF38D7" w:rsidRPr="00D05D3E">
        <w:trPr>
          <w:trHeight w:val="112"/>
          <w:jc w:val="center"/>
        </w:trPr>
        <w:tc>
          <w:tcPr>
            <w:tcW w:w="0" w:type="auto"/>
            <w:shd w:val="clear" w:color="auto" w:fill="auto"/>
            <w:vAlign w:val="center"/>
          </w:tcPr>
          <w:p w:rsidR="00EF38D7" w:rsidRPr="00D05D3E" w:rsidRDefault="00EF38D7" w:rsidP="00364147">
            <w:pPr>
              <w:spacing w:line="360" w:lineRule="auto"/>
              <w:jc w:val="center"/>
              <w:rPr>
                <w:rFonts w:ascii="Arial" w:hAnsi="Arial" w:cs="Arial"/>
                <w:b/>
                <w:bCs/>
                <w:sz w:val="20"/>
                <w:szCs w:val="20"/>
              </w:rPr>
            </w:pP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Expositores</w:t>
            </w: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 xml:space="preserve">Exposición: Lic. Cecilia Rafael Ortiz </w:t>
            </w: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 xml:space="preserve">Lista: Lic Lilian Zapata Claros   </w:t>
            </w: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Fotos Lic. Cristhyan Jimenez Romero</w:t>
            </w:r>
          </w:p>
          <w:p w:rsidR="00EF38D7" w:rsidRPr="0037283B" w:rsidRDefault="00EF38D7" w:rsidP="00364147">
            <w:pPr>
              <w:keepNext/>
              <w:numPr>
                <w:ilvl w:val="0"/>
                <w:numId w:val="3"/>
              </w:numPr>
              <w:spacing w:before="240" w:line="360" w:lineRule="auto"/>
              <w:jc w:val="center"/>
              <w:outlineLvl w:val="0"/>
              <w:rPr>
                <w:rFonts w:ascii="Arial" w:hAnsi="Arial" w:cs="Arial"/>
                <w:bCs/>
                <w:sz w:val="20"/>
                <w:szCs w:val="20"/>
              </w:rPr>
            </w:pPr>
          </w:p>
          <w:p w:rsidR="00EF38D7" w:rsidRPr="0037283B" w:rsidRDefault="00EF38D7" w:rsidP="00364147">
            <w:pPr>
              <w:keepNext/>
              <w:numPr>
                <w:ilvl w:val="0"/>
                <w:numId w:val="3"/>
              </w:numPr>
              <w:spacing w:before="240" w:line="360" w:lineRule="auto"/>
              <w:jc w:val="center"/>
              <w:outlineLvl w:val="0"/>
              <w:rPr>
                <w:rFonts w:ascii="Arial" w:hAnsi="Arial" w:cs="Arial"/>
                <w:bCs/>
                <w:sz w:val="20"/>
                <w:szCs w:val="20"/>
              </w:rPr>
            </w:pPr>
          </w:p>
          <w:p w:rsidR="00EF38D7" w:rsidRPr="0037283B" w:rsidRDefault="00EF38D7" w:rsidP="00364147">
            <w:pPr>
              <w:keepNext/>
              <w:numPr>
                <w:ilvl w:val="0"/>
                <w:numId w:val="3"/>
              </w:numPr>
              <w:spacing w:before="240" w:line="360" w:lineRule="auto"/>
              <w:jc w:val="center"/>
              <w:outlineLvl w:val="0"/>
              <w:rPr>
                <w:rFonts w:ascii="Arial" w:hAnsi="Arial" w:cs="Arial"/>
                <w:bCs/>
                <w:sz w:val="20"/>
                <w:szCs w:val="20"/>
              </w:rPr>
            </w:pPr>
          </w:p>
          <w:p w:rsidR="00EF38D7" w:rsidRPr="0037283B" w:rsidRDefault="00EF38D7" w:rsidP="00364147">
            <w:pPr>
              <w:keepNext/>
              <w:numPr>
                <w:ilvl w:val="0"/>
                <w:numId w:val="3"/>
              </w:numPr>
              <w:spacing w:before="240" w:line="360" w:lineRule="auto"/>
              <w:jc w:val="center"/>
              <w:outlineLvl w:val="0"/>
              <w:rPr>
                <w:rFonts w:ascii="Arial" w:hAnsi="Arial" w:cs="Arial"/>
                <w:bCs/>
                <w:sz w:val="20"/>
                <w:szCs w:val="20"/>
              </w:rPr>
            </w:pP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 xml:space="preserve">Lista  </w:t>
            </w:r>
            <w:r>
              <w:rPr>
                <w:rFonts w:ascii="Arial" w:hAnsi="Arial" w:cs="Arial"/>
                <w:bCs/>
                <w:sz w:val="20"/>
                <w:szCs w:val="20"/>
              </w:rPr>
              <w:t>L</w:t>
            </w:r>
            <w:r w:rsidRPr="0062533F">
              <w:rPr>
                <w:rFonts w:ascii="Arial" w:hAnsi="Arial" w:cs="Arial"/>
                <w:bCs/>
                <w:sz w:val="20"/>
                <w:szCs w:val="20"/>
              </w:rPr>
              <w:t>ic Cecilia R.</w:t>
            </w: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lastRenderedPageBreak/>
              <w:t xml:space="preserve">Entrega </w:t>
            </w:r>
            <w:r>
              <w:rPr>
                <w:rFonts w:ascii="Arial" w:hAnsi="Arial" w:cs="Arial"/>
                <w:bCs/>
                <w:sz w:val="20"/>
                <w:szCs w:val="20"/>
              </w:rPr>
              <w:t>L</w:t>
            </w:r>
            <w:r w:rsidRPr="0062533F">
              <w:rPr>
                <w:rFonts w:ascii="Arial" w:hAnsi="Arial" w:cs="Arial"/>
                <w:bCs/>
                <w:sz w:val="20"/>
                <w:szCs w:val="20"/>
              </w:rPr>
              <w:t>ic. Lilian Z.</w:t>
            </w:r>
          </w:p>
          <w:p w:rsidR="00EF38D7" w:rsidRPr="0037283B" w:rsidRDefault="00EF38D7" w:rsidP="00364147">
            <w:pPr>
              <w:keepNext/>
              <w:numPr>
                <w:ilvl w:val="0"/>
                <w:numId w:val="3"/>
              </w:numPr>
              <w:spacing w:before="240" w:line="360" w:lineRule="auto"/>
              <w:jc w:val="center"/>
              <w:outlineLvl w:val="0"/>
              <w:rPr>
                <w:rFonts w:ascii="Arial" w:hAnsi="Arial" w:cs="Arial"/>
                <w:bCs/>
                <w:sz w:val="20"/>
                <w:szCs w:val="20"/>
              </w:rPr>
            </w:pP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 xml:space="preserve">Encargados de proyección de Dvd‘s </w:t>
            </w: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 xml:space="preserve">Lic. Cecilia Rafael </w:t>
            </w: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 xml:space="preserve">Lic. Lilian Zapata </w:t>
            </w:r>
          </w:p>
          <w:p w:rsidR="00EF38D7" w:rsidRPr="00D05D3E" w:rsidRDefault="00EF38D7" w:rsidP="00364147">
            <w:pPr>
              <w:spacing w:line="360" w:lineRule="auto"/>
              <w:jc w:val="center"/>
              <w:rPr>
                <w:rFonts w:ascii="Arial" w:hAnsi="Arial" w:cs="Arial"/>
                <w:b/>
                <w:bCs/>
                <w:sz w:val="20"/>
                <w:szCs w:val="20"/>
              </w:rPr>
            </w:pPr>
            <w:r w:rsidRPr="0062533F">
              <w:rPr>
                <w:rFonts w:ascii="Arial" w:hAnsi="Arial" w:cs="Arial"/>
                <w:bCs/>
                <w:sz w:val="20"/>
                <w:szCs w:val="20"/>
              </w:rPr>
              <w:t>Lic. Cristhian Jimenez</w:t>
            </w:r>
          </w:p>
        </w:tc>
        <w:tc>
          <w:tcPr>
            <w:tcW w:w="0" w:type="auto"/>
            <w:gridSpan w:val="2"/>
            <w:shd w:val="clear" w:color="auto" w:fill="auto"/>
          </w:tcPr>
          <w:p w:rsidR="00EF38D7" w:rsidRPr="0037283B" w:rsidRDefault="00EF38D7" w:rsidP="00364147">
            <w:pPr>
              <w:keepNext/>
              <w:numPr>
                <w:ilvl w:val="0"/>
                <w:numId w:val="3"/>
              </w:numPr>
              <w:spacing w:before="240" w:line="360" w:lineRule="auto"/>
              <w:jc w:val="center"/>
              <w:outlineLvl w:val="0"/>
              <w:rPr>
                <w:rFonts w:ascii="Arial" w:hAnsi="Arial" w:cs="Arial"/>
                <w:bCs/>
                <w:sz w:val="20"/>
                <w:szCs w:val="20"/>
              </w:rPr>
            </w:pP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1.-Pliegos de hojas bond, sabana.</w:t>
            </w: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a.-Papel bond oficio</w:t>
            </w: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Marcadores</w:t>
            </w: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Reglas</w:t>
            </w: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Colores</w:t>
            </w: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 xml:space="preserve">Lapiceros </w:t>
            </w: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Lápices</w:t>
            </w: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 xml:space="preserve">2.-Tinta </w:t>
            </w: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Computadora</w:t>
            </w: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lastRenderedPageBreak/>
              <w:t>Impresora</w:t>
            </w:r>
          </w:p>
          <w:p w:rsidR="00EF38D7" w:rsidRPr="0037283B" w:rsidRDefault="00EF38D7" w:rsidP="00364147">
            <w:pPr>
              <w:keepNext/>
              <w:numPr>
                <w:ilvl w:val="0"/>
                <w:numId w:val="3"/>
              </w:numPr>
              <w:spacing w:before="240" w:line="360" w:lineRule="auto"/>
              <w:jc w:val="center"/>
              <w:outlineLvl w:val="0"/>
              <w:rPr>
                <w:rFonts w:ascii="Arial" w:hAnsi="Arial" w:cs="Arial"/>
                <w:bCs/>
                <w:sz w:val="20"/>
                <w:szCs w:val="20"/>
              </w:rPr>
            </w:pPr>
          </w:p>
          <w:p w:rsidR="00EF38D7" w:rsidRPr="0037283B" w:rsidRDefault="00EF38D7" w:rsidP="00364147">
            <w:pPr>
              <w:numPr>
                <w:ilvl w:val="0"/>
                <w:numId w:val="14"/>
              </w:numPr>
              <w:spacing w:line="360" w:lineRule="auto"/>
              <w:rPr>
                <w:rFonts w:ascii="Arial" w:hAnsi="Arial" w:cs="Arial"/>
                <w:bCs/>
                <w:sz w:val="20"/>
                <w:szCs w:val="20"/>
              </w:rPr>
            </w:pPr>
            <w:r w:rsidRPr="0062533F">
              <w:rPr>
                <w:rFonts w:ascii="Arial" w:hAnsi="Arial" w:cs="Arial"/>
                <w:bCs/>
                <w:sz w:val="20"/>
                <w:szCs w:val="20"/>
              </w:rPr>
              <w:t>Dvd‘s con temática de una adecuada alimentación durante el embarazo</w:t>
            </w:r>
          </w:p>
        </w:tc>
        <w:tc>
          <w:tcPr>
            <w:tcW w:w="0" w:type="auto"/>
            <w:shd w:val="clear" w:color="auto" w:fill="auto"/>
          </w:tcPr>
          <w:p w:rsidR="00EF38D7" w:rsidRDefault="00EF38D7" w:rsidP="00364147">
            <w:pPr>
              <w:spacing w:line="360" w:lineRule="auto"/>
              <w:jc w:val="center"/>
              <w:rPr>
                <w:rFonts w:ascii="Arial" w:hAnsi="Arial" w:cs="Arial"/>
                <w:bCs/>
                <w:sz w:val="20"/>
                <w:szCs w:val="20"/>
              </w:rPr>
            </w:pPr>
          </w:p>
          <w:p w:rsidR="00925C8B" w:rsidRDefault="00925C8B" w:rsidP="00925C8B">
            <w:pPr>
              <w:spacing w:line="360" w:lineRule="auto"/>
              <w:jc w:val="center"/>
              <w:rPr>
                <w:rFonts w:ascii="Arial" w:hAnsi="Arial" w:cs="Arial"/>
                <w:bCs/>
                <w:sz w:val="20"/>
                <w:szCs w:val="20"/>
              </w:rPr>
            </w:pPr>
            <w:r>
              <w:rPr>
                <w:rFonts w:ascii="Arial" w:hAnsi="Arial" w:cs="Arial"/>
                <w:bCs/>
                <w:sz w:val="20"/>
                <w:szCs w:val="20"/>
              </w:rPr>
              <w:t xml:space="preserve">1. </w:t>
            </w:r>
            <w:del w:id="281" w:author="Fundación Waal" w:date="2011-05-26T10:35:00Z">
              <w:r w:rsidDel="00057DD7">
                <w:rPr>
                  <w:rFonts w:ascii="Arial" w:hAnsi="Arial" w:cs="Arial"/>
                  <w:bCs/>
                  <w:sz w:val="20"/>
                  <w:szCs w:val="20"/>
                </w:rPr>
                <w:delText>entrega de c</w:delText>
              </w:r>
            </w:del>
            <w:ins w:id="282" w:author="Fundación Waal" w:date="2011-05-26T10:35:00Z">
              <w:r w:rsidR="00057DD7">
                <w:rPr>
                  <w:rFonts w:ascii="Arial" w:hAnsi="Arial" w:cs="Arial"/>
                  <w:bCs/>
                  <w:sz w:val="20"/>
                  <w:szCs w:val="20"/>
                </w:rPr>
                <w:t>C</w:t>
              </w:r>
            </w:ins>
            <w:r>
              <w:rPr>
                <w:rFonts w:ascii="Arial" w:hAnsi="Arial" w:cs="Arial"/>
                <w:bCs/>
                <w:sz w:val="20"/>
                <w:szCs w:val="20"/>
              </w:rPr>
              <w:t xml:space="preserve">ien volantes </w:t>
            </w:r>
            <w:ins w:id="283" w:author="Fundación Waal" w:date="2011-05-26T10:35:00Z">
              <w:r w:rsidR="00057DD7">
                <w:rPr>
                  <w:rFonts w:ascii="Arial" w:hAnsi="Arial" w:cs="Arial"/>
                  <w:bCs/>
                  <w:sz w:val="20"/>
                  <w:szCs w:val="20"/>
                </w:rPr>
                <w:t xml:space="preserve">elaborados y entregados </w:t>
              </w:r>
            </w:ins>
            <w:r>
              <w:rPr>
                <w:rFonts w:ascii="Arial" w:hAnsi="Arial" w:cs="Arial"/>
                <w:bCs/>
                <w:sz w:val="20"/>
                <w:szCs w:val="20"/>
              </w:rPr>
              <w:t>a</w:t>
            </w:r>
            <w:ins w:id="284" w:author="Fundación Waal" w:date="2011-05-26T10:35:00Z">
              <w:r w:rsidR="00057DD7">
                <w:rPr>
                  <w:rFonts w:ascii="Arial" w:hAnsi="Arial" w:cs="Arial"/>
                  <w:bCs/>
                  <w:sz w:val="20"/>
                  <w:szCs w:val="20"/>
                </w:rPr>
                <w:t xml:space="preserve"> </w:t>
              </w:r>
            </w:ins>
            <w:r>
              <w:rPr>
                <w:rFonts w:ascii="Arial" w:hAnsi="Arial" w:cs="Arial"/>
                <w:bCs/>
                <w:sz w:val="20"/>
                <w:szCs w:val="20"/>
              </w:rPr>
              <w:t>las mujeres que asistan al centro de salud.</w:t>
            </w:r>
          </w:p>
          <w:p w:rsidR="00925C8B" w:rsidRDefault="00925C8B" w:rsidP="0097407E">
            <w:pPr>
              <w:spacing w:line="360" w:lineRule="auto"/>
              <w:rPr>
                <w:rFonts w:ascii="Arial" w:hAnsi="Arial" w:cs="Arial"/>
                <w:bCs/>
                <w:sz w:val="20"/>
                <w:szCs w:val="20"/>
              </w:rPr>
            </w:pPr>
          </w:p>
          <w:p w:rsidR="00925C8B" w:rsidRDefault="00925C8B" w:rsidP="0097407E">
            <w:pPr>
              <w:spacing w:line="360" w:lineRule="auto"/>
              <w:rPr>
                <w:rFonts w:ascii="Arial" w:hAnsi="Arial" w:cs="Arial"/>
                <w:bCs/>
                <w:sz w:val="20"/>
                <w:szCs w:val="20"/>
              </w:rPr>
            </w:pPr>
          </w:p>
          <w:p w:rsidR="00925C8B" w:rsidRDefault="00925C8B" w:rsidP="0097407E">
            <w:pPr>
              <w:spacing w:line="360" w:lineRule="auto"/>
              <w:rPr>
                <w:rFonts w:ascii="Arial" w:hAnsi="Arial" w:cs="Arial"/>
                <w:bCs/>
                <w:sz w:val="20"/>
                <w:szCs w:val="20"/>
              </w:rPr>
            </w:pPr>
          </w:p>
          <w:p w:rsidR="00925C8B" w:rsidRDefault="00925C8B" w:rsidP="00925C8B">
            <w:pPr>
              <w:spacing w:line="360" w:lineRule="auto"/>
              <w:rPr>
                <w:rFonts w:ascii="Arial" w:hAnsi="Arial" w:cs="Arial"/>
                <w:bCs/>
                <w:sz w:val="20"/>
                <w:szCs w:val="20"/>
              </w:rPr>
            </w:pPr>
            <w:r>
              <w:rPr>
                <w:rFonts w:ascii="Arial" w:hAnsi="Arial" w:cs="Arial"/>
                <w:bCs/>
                <w:sz w:val="20"/>
                <w:szCs w:val="20"/>
              </w:rPr>
              <w:t xml:space="preserve"> </w:t>
            </w:r>
          </w:p>
          <w:p w:rsidR="00925C8B" w:rsidRDefault="00925C8B" w:rsidP="00925C8B">
            <w:pPr>
              <w:spacing w:line="360" w:lineRule="auto"/>
              <w:rPr>
                <w:rFonts w:ascii="Arial" w:hAnsi="Arial" w:cs="Arial"/>
                <w:bCs/>
                <w:sz w:val="20"/>
                <w:szCs w:val="20"/>
              </w:rPr>
            </w:pPr>
          </w:p>
          <w:p w:rsidR="00925C8B" w:rsidRDefault="00925C8B" w:rsidP="00925C8B">
            <w:pPr>
              <w:spacing w:line="360" w:lineRule="auto"/>
              <w:rPr>
                <w:rFonts w:ascii="Arial" w:hAnsi="Arial" w:cs="Arial"/>
                <w:bCs/>
                <w:sz w:val="20"/>
                <w:szCs w:val="20"/>
              </w:rPr>
            </w:pPr>
          </w:p>
          <w:p w:rsidR="00EF38D7" w:rsidRPr="00925C8B" w:rsidRDefault="00925C8B" w:rsidP="00925C8B">
            <w:pPr>
              <w:spacing w:line="360" w:lineRule="auto"/>
              <w:rPr>
                <w:rFonts w:ascii="Arial" w:hAnsi="Arial" w:cs="Arial"/>
                <w:bCs/>
                <w:sz w:val="20"/>
                <w:szCs w:val="20"/>
              </w:rPr>
            </w:pPr>
            <w:r>
              <w:rPr>
                <w:rFonts w:ascii="Arial" w:hAnsi="Arial" w:cs="Arial"/>
                <w:bCs/>
                <w:sz w:val="20"/>
                <w:szCs w:val="20"/>
              </w:rPr>
              <w:t>2</w:t>
            </w:r>
            <w:ins w:id="285" w:author="Fundación Waal" w:date="2011-05-26T10:36:00Z">
              <w:r w:rsidR="0083483A">
                <w:rPr>
                  <w:rFonts w:ascii="Arial" w:hAnsi="Arial" w:cs="Arial"/>
                  <w:bCs/>
                  <w:sz w:val="20"/>
                  <w:szCs w:val="20"/>
                </w:rPr>
                <w:t xml:space="preserve">. </w:t>
              </w:r>
            </w:ins>
            <w:del w:id="286" w:author="Fundación Waal" w:date="2011-05-26T10:36:00Z">
              <w:r w:rsidDel="0083483A">
                <w:rPr>
                  <w:rFonts w:ascii="Arial" w:hAnsi="Arial" w:cs="Arial"/>
                  <w:bCs/>
                  <w:sz w:val="20"/>
                  <w:szCs w:val="20"/>
                </w:rPr>
                <w:delText>p</w:delText>
              </w:r>
            </w:del>
            <w:ins w:id="287" w:author="Fundación Waal" w:date="2011-05-26T10:36:00Z">
              <w:r w:rsidR="0083483A">
                <w:rPr>
                  <w:rFonts w:ascii="Arial" w:hAnsi="Arial" w:cs="Arial"/>
                  <w:bCs/>
                  <w:sz w:val="20"/>
                  <w:szCs w:val="20"/>
                </w:rPr>
                <w:t>P</w:t>
              </w:r>
            </w:ins>
            <w:r>
              <w:rPr>
                <w:rFonts w:ascii="Arial" w:hAnsi="Arial" w:cs="Arial"/>
                <w:bCs/>
                <w:sz w:val="20"/>
                <w:szCs w:val="20"/>
              </w:rPr>
              <w:t xml:space="preserve">royeccion de Dvds en dos oportunidades en el centro de salud llegando a un numero de </w:t>
            </w:r>
            <w:smartTag w:uri="urn:schemas-microsoft-com:office:smarttags" w:element="metricconverter">
              <w:smartTagPr>
                <w:attr w:name="ProductID" w:val="15 a"/>
              </w:smartTagPr>
              <w:r>
                <w:rPr>
                  <w:rFonts w:ascii="Arial" w:hAnsi="Arial" w:cs="Arial"/>
                  <w:bCs/>
                  <w:sz w:val="20"/>
                  <w:szCs w:val="20"/>
                </w:rPr>
                <w:t>15 a</w:t>
              </w:r>
            </w:smartTag>
            <w:r>
              <w:rPr>
                <w:rFonts w:ascii="Arial" w:hAnsi="Arial" w:cs="Arial"/>
                <w:bCs/>
                <w:sz w:val="20"/>
                <w:szCs w:val="20"/>
              </w:rPr>
              <w:t xml:space="preserve"> 20 mujeres que asistieron al </w:t>
            </w:r>
            <w:r>
              <w:rPr>
                <w:rFonts w:ascii="Arial" w:hAnsi="Arial" w:cs="Arial"/>
                <w:bCs/>
                <w:sz w:val="20"/>
                <w:szCs w:val="20"/>
              </w:rPr>
              <w:lastRenderedPageBreak/>
              <w:t>la consulta.</w:t>
            </w:r>
            <w:r w:rsidR="00EF38D7" w:rsidRPr="00925C8B">
              <w:rPr>
                <w:rFonts w:ascii="Arial" w:hAnsi="Arial" w:cs="Arial"/>
                <w:bCs/>
                <w:sz w:val="20"/>
                <w:szCs w:val="20"/>
              </w:rPr>
              <w:t xml:space="preserve"> </w:t>
            </w:r>
          </w:p>
          <w:p w:rsidR="00EF38D7" w:rsidRPr="0037283B" w:rsidDel="00436404" w:rsidRDefault="00EF38D7" w:rsidP="00364147">
            <w:pPr>
              <w:spacing w:line="360" w:lineRule="auto"/>
              <w:jc w:val="center"/>
              <w:rPr>
                <w:del w:id="288" w:author="Fundación Waal" w:date="2011-05-26T10:37:00Z"/>
                <w:rFonts w:ascii="Arial" w:hAnsi="Arial" w:cs="Arial"/>
                <w:bCs/>
                <w:sz w:val="20"/>
                <w:szCs w:val="20"/>
              </w:rPr>
            </w:pPr>
          </w:p>
          <w:p w:rsidR="00EF38D7" w:rsidRPr="0037283B" w:rsidDel="00436404" w:rsidRDefault="00EF38D7" w:rsidP="00364147">
            <w:pPr>
              <w:spacing w:line="360" w:lineRule="auto"/>
              <w:jc w:val="center"/>
              <w:rPr>
                <w:del w:id="289" w:author="Fundación Waal" w:date="2011-05-26T10:37:00Z"/>
                <w:rFonts w:ascii="Arial" w:hAnsi="Arial" w:cs="Arial"/>
                <w:bCs/>
                <w:sz w:val="20"/>
                <w:szCs w:val="20"/>
              </w:rPr>
            </w:pPr>
          </w:p>
          <w:p w:rsidR="00EF38D7" w:rsidRPr="0037283B" w:rsidDel="00436404" w:rsidRDefault="00EF38D7" w:rsidP="00364147">
            <w:pPr>
              <w:spacing w:line="360" w:lineRule="auto"/>
              <w:jc w:val="center"/>
              <w:rPr>
                <w:del w:id="290" w:author="Fundación Waal" w:date="2011-05-26T10:37:00Z"/>
                <w:rFonts w:ascii="Arial" w:hAnsi="Arial" w:cs="Arial"/>
                <w:bCs/>
                <w:sz w:val="20"/>
                <w:szCs w:val="20"/>
              </w:rPr>
            </w:pPr>
          </w:p>
          <w:p w:rsidR="00EF38D7" w:rsidRPr="0037283B" w:rsidDel="00436404" w:rsidRDefault="00EF38D7" w:rsidP="00364147">
            <w:pPr>
              <w:spacing w:line="360" w:lineRule="auto"/>
              <w:jc w:val="center"/>
              <w:rPr>
                <w:del w:id="291" w:author="Fundación Waal" w:date="2011-05-26T10:37:00Z"/>
                <w:rFonts w:ascii="Arial" w:hAnsi="Arial" w:cs="Arial"/>
                <w:bCs/>
                <w:sz w:val="20"/>
                <w:szCs w:val="20"/>
              </w:rPr>
            </w:pPr>
          </w:p>
          <w:p w:rsidR="00EF38D7" w:rsidRDefault="00925C8B" w:rsidP="00925C8B">
            <w:pPr>
              <w:spacing w:line="360" w:lineRule="auto"/>
              <w:rPr>
                <w:ins w:id="292" w:author="Fundación Waal" w:date="2011-05-26T10:38:00Z"/>
                <w:rFonts w:ascii="Arial" w:hAnsi="Arial" w:cs="Arial"/>
                <w:bCs/>
                <w:sz w:val="20"/>
                <w:szCs w:val="20"/>
              </w:rPr>
            </w:pPr>
            <w:smartTag w:uri="urn:schemas-microsoft-com:office:smarttags" w:element="metricconverter">
              <w:smartTagPr>
                <w:attr w:name="ProductID" w:val="3. C"/>
              </w:smartTagPr>
              <w:r>
                <w:rPr>
                  <w:rFonts w:ascii="Arial" w:hAnsi="Arial" w:cs="Arial"/>
                  <w:bCs/>
                  <w:sz w:val="20"/>
                  <w:szCs w:val="20"/>
                </w:rPr>
                <w:t xml:space="preserve">3. </w:t>
              </w:r>
              <w:ins w:id="293" w:author="Fundación Waal" w:date="2011-05-26T10:37:00Z">
                <w:r w:rsidR="00436404">
                  <w:rPr>
                    <w:rFonts w:ascii="Arial" w:hAnsi="Arial" w:cs="Arial"/>
                    <w:bCs/>
                    <w:sz w:val="20"/>
                    <w:szCs w:val="20"/>
                  </w:rPr>
                  <w:t>C</w:t>
                </w:r>
              </w:ins>
            </w:smartTag>
            <w:del w:id="294" w:author="Fundación Waal" w:date="2011-05-26T10:37:00Z">
              <w:r w:rsidDel="00436404">
                <w:rPr>
                  <w:rFonts w:ascii="Arial" w:hAnsi="Arial" w:cs="Arial"/>
                  <w:bCs/>
                  <w:sz w:val="20"/>
                  <w:szCs w:val="20"/>
                </w:rPr>
                <w:delText>c</w:delText>
              </w:r>
            </w:del>
            <w:r>
              <w:rPr>
                <w:rFonts w:ascii="Arial" w:hAnsi="Arial" w:cs="Arial"/>
                <w:bCs/>
                <w:sz w:val="20"/>
                <w:szCs w:val="20"/>
              </w:rPr>
              <w:t>harlas con mujeres que asistan al centro de salud</w:t>
            </w:r>
            <w:ins w:id="295" w:author="Fundación Waal" w:date="2011-05-26T10:37:00Z">
              <w:r w:rsidR="00436404">
                <w:rPr>
                  <w:rFonts w:ascii="Arial" w:hAnsi="Arial" w:cs="Arial"/>
                  <w:bCs/>
                  <w:sz w:val="20"/>
                  <w:szCs w:val="20"/>
                </w:rPr>
                <w:t xml:space="preserve"> realizados</w:t>
              </w:r>
            </w:ins>
            <w:r>
              <w:rPr>
                <w:rFonts w:ascii="Arial" w:hAnsi="Arial" w:cs="Arial"/>
                <w:bCs/>
                <w:sz w:val="20"/>
                <w:szCs w:val="20"/>
              </w:rPr>
              <w:t>.</w:t>
            </w:r>
          </w:p>
          <w:p w:rsidR="00E1492E" w:rsidRDefault="00E1492E" w:rsidP="00925C8B">
            <w:pPr>
              <w:numPr>
                <w:ins w:id="296" w:author="Fundación Waal" w:date="2011-05-26T10:38:00Z"/>
              </w:numPr>
              <w:spacing w:line="360" w:lineRule="auto"/>
              <w:rPr>
                <w:ins w:id="297" w:author="Fundación Waal" w:date="2011-05-26T10:38:00Z"/>
                <w:rFonts w:ascii="Arial" w:hAnsi="Arial" w:cs="Arial"/>
                <w:bCs/>
                <w:sz w:val="20"/>
                <w:szCs w:val="20"/>
              </w:rPr>
            </w:pPr>
          </w:p>
          <w:p w:rsidR="00E1492E" w:rsidRPr="0037283B" w:rsidRDefault="00E1492E" w:rsidP="00925C8B">
            <w:pPr>
              <w:numPr>
                <w:ins w:id="298" w:author="Fundación Waal" w:date="2011-05-26T10:38:00Z"/>
              </w:numPr>
              <w:spacing w:line="360" w:lineRule="auto"/>
              <w:rPr>
                <w:rFonts w:ascii="Arial" w:hAnsi="Arial" w:cs="Arial"/>
                <w:bCs/>
                <w:sz w:val="20"/>
                <w:szCs w:val="20"/>
              </w:rPr>
            </w:pPr>
            <w:ins w:id="299" w:author="Fundación Waal" w:date="2011-05-26T10:38:00Z">
              <w:r>
                <w:rPr>
                  <w:rFonts w:ascii="Arial" w:hAnsi="Arial" w:cs="Arial"/>
                  <w:bCs/>
                  <w:sz w:val="20"/>
                  <w:szCs w:val="20"/>
                </w:rPr>
                <w:t>4. Falta el indicador de la actividad 4 (aplicación de una encuesta)</w:t>
              </w:r>
            </w:ins>
          </w:p>
        </w:tc>
        <w:tc>
          <w:tcPr>
            <w:tcW w:w="0" w:type="auto"/>
            <w:shd w:val="clear" w:color="auto" w:fill="auto"/>
          </w:tcPr>
          <w:p w:rsidR="00EF38D7" w:rsidRPr="0037283B" w:rsidRDefault="00EF38D7" w:rsidP="00364147">
            <w:pPr>
              <w:spacing w:line="360" w:lineRule="auto"/>
              <w:jc w:val="center"/>
              <w:rPr>
                <w:rFonts w:ascii="Arial" w:hAnsi="Arial" w:cs="Arial"/>
                <w:bCs/>
                <w:sz w:val="20"/>
                <w:szCs w:val="20"/>
              </w:rPr>
            </w:pPr>
          </w:p>
          <w:p w:rsidR="00EF38D7" w:rsidRPr="0037283B" w:rsidRDefault="00EF38D7" w:rsidP="00317686">
            <w:pPr>
              <w:pStyle w:val="Prrafodelista"/>
              <w:spacing w:line="360" w:lineRule="auto"/>
              <w:ind w:left="239" w:hanging="239"/>
              <w:rPr>
                <w:rFonts w:ascii="Arial" w:hAnsi="Arial" w:cs="Arial"/>
                <w:bCs/>
                <w:sz w:val="20"/>
                <w:szCs w:val="20"/>
              </w:rPr>
              <w:pPrChange w:id="300" w:author="Fundación Waal" w:date="2011-05-26T10:35:00Z">
                <w:pPr>
                  <w:pStyle w:val="Prrafodelista"/>
                  <w:spacing w:line="360" w:lineRule="auto"/>
                </w:pPr>
              </w:pPrChange>
            </w:pPr>
            <w:r w:rsidRPr="0062533F">
              <w:rPr>
                <w:rFonts w:ascii="Arial" w:hAnsi="Arial" w:cs="Arial"/>
                <w:bCs/>
                <w:sz w:val="20"/>
                <w:szCs w:val="20"/>
              </w:rPr>
              <w:t>1.- Lista de asistencia y Fotografías</w:t>
            </w:r>
          </w:p>
          <w:p w:rsidR="00EF38D7" w:rsidRPr="0037283B" w:rsidRDefault="00EF38D7" w:rsidP="00364147">
            <w:pPr>
              <w:spacing w:line="360" w:lineRule="auto"/>
              <w:jc w:val="center"/>
              <w:rPr>
                <w:rFonts w:ascii="Arial" w:hAnsi="Arial" w:cs="Arial"/>
                <w:bCs/>
                <w:sz w:val="20"/>
                <w:szCs w:val="20"/>
              </w:rPr>
            </w:pPr>
          </w:p>
          <w:p w:rsidR="00EF38D7" w:rsidRPr="0037283B" w:rsidRDefault="00EF38D7" w:rsidP="00364147">
            <w:pPr>
              <w:spacing w:line="360" w:lineRule="auto"/>
              <w:jc w:val="center"/>
              <w:rPr>
                <w:rFonts w:ascii="Arial" w:hAnsi="Arial" w:cs="Arial"/>
                <w:bCs/>
                <w:sz w:val="20"/>
                <w:szCs w:val="20"/>
              </w:rPr>
            </w:pPr>
          </w:p>
          <w:p w:rsidR="00EF38D7" w:rsidRPr="0037283B" w:rsidRDefault="00EF38D7" w:rsidP="00364147">
            <w:pPr>
              <w:spacing w:line="360" w:lineRule="auto"/>
              <w:jc w:val="center"/>
              <w:rPr>
                <w:rFonts w:ascii="Arial" w:hAnsi="Arial" w:cs="Arial"/>
                <w:bCs/>
                <w:sz w:val="20"/>
                <w:szCs w:val="20"/>
              </w:rPr>
            </w:pPr>
          </w:p>
          <w:p w:rsidR="00EF38D7" w:rsidRPr="0037283B" w:rsidRDefault="00EF38D7" w:rsidP="00364147">
            <w:pPr>
              <w:spacing w:line="360" w:lineRule="auto"/>
              <w:jc w:val="center"/>
              <w:rPr>
                <w:rFonts w:ascii="Arial" w:hAnsi="Arial" w:cs="Arial"/>
                <w:bCs/>
                <w:sz w:val="20"/>
                <w:szCs w:val="20"/>
              </w:rPr>
            </w:pPr>
          </w:p>
          <w:p w:rsidR="00EF38D7" w:rsidRPr="0037283B" w:rsidRDefault="00EF38D7" w:rsidP="00364147">
            <w:pPr>
              <w:spacing w:line="360" w:lineRule="auto"/>
              <w:jc w:val="center"/>
              <w:rPr>
                <w:rFonts w:ascii="Arial" w:hAnsi="Arial" w:cs="Arial"/>
                <w:bCs/>
                <w:sz w:val="20"/>
                <w:szCs w:val="20"/>
              </w:rPr>
            </w:pPr>
          </w:p>
          <w:p w:rsidR="00EF38D7" w:rsidRPr="0037283B" w:rsidRDefault="00EF38D7" w:rsidP="00364147">
            <w:pPr>
              <w:spacing w:line="360" w:lineRule="auto"/>
              <w:jc w:val="center"/>
              <w:rPr>
                <w:rFonts w:ascii="Arial" w:hAnsi="Arial" w:cs="Arial"/>
                <w:bCs/>
                <w:sz w:val="20"/>
                <w:szCs w:val="20"/>
              </w:rPr>
            </w:pPr>
          </w:p>
          <w:p w:rsidR="00EF38D7" w:rsidRPr="0037283B" w:rsidDel="00436404" w:rsidRDefault="00EF38D7" w:rsidP="00364147">
            <w:pPr>
              <w:spacing w:line="360" w:lineRule="auto"/>
              <w:jc w:val="center"/>
              <w:rPr>
                <w:del w:id="301" w:author="Fundación Waal" w:date="2011-05-26T10:36:00Z"/>
                <w:rFonts w:ascii="Arial" w:hAnsi="Arial" w:cs="Arial"/>
                <w:bCs/>
                <w:sz w:val="20"/>
                <w:szCs w:val="20"/>
              </w:rPr>
            </w:pP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2.-Listas de participantes</w:t>
            </w:r>
          </w:p>
          <w:p w:rsidR="00EF38D7" w:rsidRPr="0037283B" w:rsidRDefault="00EF38D7" w:rsidP="00436404">
            <w:pPr>
              <w:keepNext/>
              <w:numPr>
                <w:numberingChange w:id="302" w:author="Fundación Waal" w:date="2011-05-26T09:41:00Z" w:original="%1:11:0:."/>
              </w:numPr>
              <w:spacing w:before="240" w:line="360" w:lineRule="auto"/>
              <w:ind w:left="360"/>
              <w:jc w:val="center"/>
              <w:outlineLvl w:val="0"/>
              <w:rPr>
                <w:rFonts w:ascii="Arial" w:hAnsi="Arial" w:cs="Arial"/>
                <w:bCs/>
                <w:sz w:val="20"/>
                <w:szCs w:val="20"/>
              </w:rPr>
              <w:pPrChange w:id="303" w:author="Fundación Waal" w:date="2011-05-26T10:36:00Z">
                <w:pPr>
                  <w:keepNext/>
                  <w:spacing w:before="240" w:line="360" w:lineRule="auto"/>
                  <w:jc w:val="center"/>
                  <w:outlineLvl w:val="0"/>
                </w:pPr>
              </w:pPrChange>
            </w:pPr>
          </w:p>
          <w:p w:rsidR="00EF38D7" w:rsidRPr="0037283B" w:rsidRDefault="00EF38D7" w:rsidP="00436404">
            <w:pPr>
              <w:keepNext/>
              <w:numPr>
                <w:numberingChange w:id="304" w:author="Fundación Waal" w:date="2011-05-26T09:41:00Z" w:original="%1:12:0:."/>
              </w:numPr>
              <w:spacing w:before="240" w:line="360" w:lineRule="auto"/>
              <w:ind w:left="360"/>
              <w:jc w:val="center"/>
              <w:outlineLvl w:val="0"/>
              <w:rPr>
                <w:rFonts w:ascii="Arial" w:hAnsi="Arial" w:cs="Arial"/>
                <w:bCs/>
                <w:sz w:val="20"/>
                <w:szCs w:val="20"/>
              </w:rPr>
              <w:pPrChange w:id="305" w:author="Fundación Waal" w:date="2011-05-26T10:36:00Z">
                <w:pPr>
                  <w:keepNext/>
                  <w:spacing w:before="240" w:line="360" w:lineRule="auto"/>
                  <w:jc w:val="center"/>
                  <w:outlineLvl w:val="0"/>
                </w:pPr>
              </w:pPrChange>
            </w:pPr>
          </w:p>
          <w:p w:rsidR="00EF38D7" w:rsidRPr="0037283B" w:rsidRDefault="00EF38D7" w:rsidP="00364147">
            <w:pPr>
              <w:pStyle w:val="Prrafodelista"/>
              <w:spacing w:line="360" w:lineRule="auto"/>
              <w:ind w:left="420"/>
              <w:rPr>
                <w:rFonts w:ascii="Arial" w:hAnsi="Arial" w:cs="Arial"/>
                <w:bCs/>
                <w:sz w:val="20"/>
                <w:szCs w:val="20"/>
              </w:rPr>
            </w:pPr>
            <w:r w:rsidRPr="0062533F">
              <w:rPr>
                <w:rFonts w:ascii="Arial" w:hAnsi="Arial" w:cs="Arial"/>
                <w:bCs/>
                <w:sz w:val="20"/>
                <w:szCs w:val="20"/>
              </w:rPr>
              <w:t>3.- Lista de participantes.</w:t>
            </w:r>
          </w:p>
        </w:tc>
        <w:tc>
          <w:tcPr>
            <w:tcW w:w="0" w:type="auto"/>
            <w:shd w:val="clear" w:color="auto" w:fill="auto"/>
          </w:tcPr>
          <w:p w:rsidR="00EF38D7" w:rsidRPr="0037283B" w:rsidRDefault="00EF38D7" w:rsidP="00364147">
            <w:pPr>
              <w:spacing w:line="360" w:lineRule="auto"/>
              <w:rPr>
                <w:rFonts w:ascii="Arial" w:hAnsi="Arial" w:cs="Arial"/>
                <w:bCs/>
                <w:sz w:val="20"/>
                <w:szCs w:val="20"/>
              </w:rPr>
            </w:pPr>
          </w:p>
          <w:p w:rsidR="00EF38D7" w:rsidRPr="0037283B" w:rsidRDefault="00EF38D7" w:rsidP="00364147">
            <w:pPr>
              <w:spacing w:line="360" w:lineRule="auto"/>
              <w:rPr>
                <w:rFonts w:ascii="Arial" w:hAnsi="Arial" w:cs="Arial"/>
                <w:bCs/>
                <w:sz w:val="20"/>
                <w:szCs w:val="20"/>
              </w:rPr>
            </w:pPr>
            <w:r w:rsidRPr="0062533F">
              <w:rPr>
                <w:rFonts w:ascii="Arial" w:hAnsi="Arial" w:cs="Arial"/>
                <w:bCs/>
                <w:sz w:val="20"/>
                <w:szCs w:val="20"/>
              </w:rPr>
              <w:t>1.-Se cumplió en un 70 % del total</w:t>
            </w:r>
          </w:p>
          <w:p w:rsidR="00EF38D7" w:rsidRPr="0037283B" w:rsidRDefault="00EF38D7" w:rsidP="00364147">
            <w:pPr>
              <w:spacing w:line="360" w:lineRule="auto"/>
              <w:jc w:val="center"/>
              <w:rPr>
                <w:rFonts w:ascii="Arial" w:hAnsi="Arial" w:cs="Arial"/>
                <w:bCs/>
                <w:sz w:val="20"/>
                <w:szCs w:val="20"/>
              </w:rPr>
            </w:pPr>
          </w:p>
          <w:p w:rsidR="00EF38D7" w:rsidRPr="0037283B" w:rsidRDefault="00EF38D7" w:rsidP="00364147">
            <w:pPr>
              <w:spacing w:line="360" w:lineRule="auto"/>
              <w:jc w:val="center"/>
              <w:rPr>
                <w:rFonts w:ascii="Arial" w:hAnsi="Arial" w:cs="Arial"/>
                <w:bCs/>
                <w:sz w:val="20"/>
                <w:szCs w:val="20"/>
              </w:rPr>
            </w:pPr>
          </w:p>
          <w:p w:rsidR="00EF38D7" w:rsidRPr="0037283B" w:rsidRDefault="00EF38D7" w:rsidP="00364147">
            <w:pPr>
              <w:spacing w:line="360" w:lineRule="auto"/>
              <w:jc w:val="center"/>
              <w:rPr>
                <w:rFonts w:ascii="Arial" w:hAnsi="Arial" w:cs="Arial"/>
                <w:bCs/>
                <w:sz w:val="20"/>
                <w:szCs w:val="20"/>
              </w:rPr>
            </w:pPr>
          </w:p>
          <w:p w:rsidR="00EF38D7" w:rsidRPr="0037283B" w:rsidRDefault="00EF38D7" w:rsidP="00364147">
            <w:pPr>
              <w:spacing w:line="360" w:lineRule="auto"/>
              <w:jc w:val="center"/>
              <w:rPr>
                <w:rFonts w:ascii="Arial" w:hAnsi="Arial" w:cs="Arial"/>
                <w:bCs/>
                <w:sz w:val="20"/>
                <w:szCs w:val="20"/>
              </w:rPr>
            </w:pPr>
          </w:p>
          <w:p w:rsidR="00EF38D7" w:rsidRPr="0037283B" w:rsidRDefault="00EF38D7" w:rsidP="00364147">
            <w:pPr>
              <w:spacing w:line="360" w:lineRule="auto"/>
              <w:jc w:val="center"/>
              <w:rPr>
                <w:rFonts w:ascii="Arial" w:hAnsi="Arial" w:cs="Arial"/>
                <w:bCs/>
                <w:sz w:val="20"/>
                <w:szCs w:val="20"/>
              </w:rPr>
            </w:pPr>
          </w:p>
          <w:p w:rsidR="00EF38D7" w:rsidRPr="0037283B" w:rsidRDefault="00EF38D7" w:rsidP="00364147">
            <w:pPr>
              <w:spacing w:line="360" w:lineRule="auto"/>
              <w:jc w:val="center"/>
              <w:rPr>
                <w:rFonts w:ascii="Arial" w:hAnsi="Arial" w:cs="Arial"/>
                <w:bCs/>
                <w:sz w:val="20"/>
                <w:szCs w:val="20"/>
              </w:rPr>
            </w:pPr>
          </w:p>
          <w:p w:rsidR="00EF38D7" w:rsidRPr="0037283B" w:rsidDel="00436404" w:rsidRDefault="00EF38D7" w:rsidP="00364147">
            <w:pPr>
              <w:spacing w:line="360" w:lineRule="auto"/>
              <w:jc w:val="center"/>
              <w:rPr>
                <w:del w:id="306" w:author="Fundación Waal" w:date="2011-05-26T10:37:00Z"/>
                <w:rFonts w:ascii="Arial" w:hAnsi="Arial" w:cs="Arial"/>
                <w:bCs/>
                <w:sz w:val="20"/>
                <w:szCs w:val="20"/>
              </w:rPr>
            </w:pPr>
          </w:p>
          <w:p w:rsidR="00EF38D7" w:rsidRPr="0037283B" w:rsidRDefault="00EF38D7" w:rsidP="00364147">
            <w:pPr>
              <w:spacing w:line="360" w:lineRule="auto"/>
              <w:jc w:val="center"/>
              <w:rPr>
                <w:rFonts w:ascii="Arial" w:hAnsi="Arial" w:cs="Arial"/>
                <w:bCs/>
                <w:sz w:val="20"/>
                <w:szCs w:val="20"/>
              </w:rPr>
            </w:pPr>
            <w:r w:rsidRPr="0062533F">
              <w:rPr>
                <w:rFonts w:ascii="Arial" w:hAnsi="Arial" w:cs="Arial"/>
                <w:bCs/>
                <w:sz w:val="20"/>
                <w:szCs w:val="20"/>
              </w:rPr>
              <w:t>2.-Se cumplió en un 100%</w:t>
            </w:r>
          </w:p>
          <w:p w:rsidR="00EF38D7" w:rsidRPr="0037283B" w:rsidRDefault="00EF38D7" w:rsidP="00436404">
            <w:pPr>
              <w:keepNext/>
              <w:numPr>
                <w:numberingChange w:id="307" w:author="Fundación Waal" w:date="2011-05-26T09:41:00Z" w:original="%1:13:0:."/>
              </w:numPr>
              <w:spacing w:before="240" w:line="360" w:lineRule="auto"/>
              <w:ind w:left="360"/>
              <w:jc w:val="center"/>
              <w:outlineLvl w:val="0"/>
              <w:rPr>
                <w:rFonts w:ascii="Arial" w:hAnsi="Arial" w:cs="Arial"/>
                <w:bCs/>
                <w:sz w:val="20"/>
                <w:szCs w:val="20"/>
              </w:rPr>
              <w:pPrChange w:id="308" w:author="Fundación Waal" w:date="2011-05-26T10:37:00Z">
                <w:pPr>
                  <w:keepNext/>
                  <w:spacing w:before="240" w:line="360" w:lineRule="auto"/>
                  <w:jc w:val="center"/>
                  <w:outlineLvl w:val="0"/>
                </w:pPr>
              </w:pPrChange>
            </w:pPr>
          </w:p>
          <w:p w:rsidR="00EF38D7" w:rsidRPr="0037283B" w:rsidRDefault="00EF38D7" w:rsidP="00436404">
            <w:pPr>
              <w:keepNext/>
              <w:numPr>
                <w:numberingChange w:id="309" w:author="Fundación Waal" w:date="2011-05-26T09:41:00Z" w:original="%1:14:0:."/>
              </w:numPr>
              <w:spacing w:before="240" w:line="360" w:lineRule="auto"/>
              <w:ind w:left="360"/>
              <w:jc w:val="center"/>
              <w:outlineLvl w:val="0"/>
              <w:rPr>
                <w:rFonts w:ascii="Arial" w:hAnsi="Arial" w:cs="Arial"/>
                <w:bCs/>
                <w:sz w:val="20"/>
                <w:szCs w:val="20"/>
              </w:rPr>
              <w:pPrChange w:id="310" w:author="Fundación Waal" w:date="2011-05-26T10:37:00Z">
                <w:pPr>
                  <w:keepNext/>
                  <w:spacing w:before="240" w:line="360" w:lineRule="auto"/>
                  <w:jc w:val="center"/>
                  <w:outlineLvl w:val="0"/>
                </w:pPr>
              </w:pPrChange>
            </w:pPr>
          </w:p>
          <w:p w:rsidR="00EF38D7" w:rsidRPr="0037283B" w:rsidRDefault="00EF38D7" w:rsidP="00364147">
            <w:pPr>
              <w:spacing w:line="360" w:lineRule="auto"/>
              <w:ind w:left="60"/>
              <w:rPr>
                <w:rFonts w:ascii="Arial" w:hAnsi="Arial" w:cs="Arial"/>
                <w:bCs/>
                <w:sz w:val="20"/>
                <w:szCs w:val="20"/>
              </w:rPr>
            </w:pPr>
            <w:r w:rsidRPr="0062533F">
              <w:rPr>
                <w:rFonts w:ascii="Arial" w:hAnsi="Arial" w:cs="Arial"/>
                <w:bCs/>
                <w:sz w:val="20"/>
                <w:szCs w:val="20"/>
              </w:rPr>
              <w:t xml:space="preserve">3.- En un 55%  </w:t>
            </w:r>
          </w:p>
        </w:tc>
        <w:tc>
          <w:tcPr>
            <w:tcW w:w="0" w:type="auto"/>
            <w:shd w:val="clear" w:color="auto" w:fill="auto"/>
          </w:tcPr>
          <w:p w:rsidR="00EF38D7" w:rsidRPr="0037283B" w:rsidRDefault="00EF38D7" w:rsidP="00364147">
            <w:pPr>
              <w:spacing w:line="360" w:lineRule="auto"/>
              <w:rPr>
                <w:rFonts w:ascii="Arial" w:hAnsi="Arial" w:cs="Arial"/>
                <w:bCs/>
                <w:sz w:val="20"/>
                <w:szCs w:val="20"/>
              </w:rPr>
            </w:pPr>
          </w:p>
          <w:p w:rsidR="00EF38D7" w:rsidRPr="0037283B" w:rsidRDefault="00EF38D7" w:rsidP="00364147">
            <w:pPr>
              <w:spacing w:line="360" w:lineRule="auto"/>
              <w:rPr>
                <w:rFonts w:ascii="Arial" w:hAnsi="Arial" w:cs="Arial"/>
                <w:bCs/>
                <w:sz w:val="20"/>
                <w:szCs w:val="20"/>
              </w:rPr>
            </w:pPr>
            <w:r w:rsidRPr="0062533F">
              <w:rPr>
                <w:rFonts w:ascii="Arial" w:hAnsi="Arial" w:cs="Arial"/>
                <w:bCs/>
                <w:sz w:val="20"/>
                <w:szCs w:val="20"/>
              </w:rPr>
              <w:t>1.-las charlas mencionadas se llegaron a realizar con una buena aceptación por parte de las mujeres que asistieron al centro de salud y se pudo observar la participación  que tuvieron ellas.</w:t>
            </w:r>
          </w:p>
          <w:p w:rsidR="00EF38D7" w:rsidRPr="0037283B" w:rsidRDefault="00EF38D7" w:rsidP="00364147">
            <w:pPr>
              <w:spacing w:line="360" w:lineRule="auto"/>
              <w:jc w:val="center"/>
              <w:rPr>
                <w:rFonts w:ascii="Arial" w:hAnsi="Arial" w:cs="Arial"/>
                <w:bCs/>
                <w:sz w:val="20"/>
                <w:szCs w:val="20"/>
              </w:rPr>
            </w:pPr>
          </w:p>
          <w:p w:rsidR="00EF38D7" w:rsidRPr="0037283B" w:rsidRDefault="00EF38D7" w:rsidP="00364147">
            <w:pPr>
              <w:spacing w:line="360" w:lineRule="auto"/>
              <w:jc w:val="center"/>
              <w:rPr>
                <w:rFonts w:ascii="Arial" w:hAnsi="Arial" w:cs="Arial"/>
                <w:bCs/>
                <w:sz w:val="20"/>
                <w:szCs w:val="20"/>
              </w:rPr>
            </w:pPr>
          </w:p>
          <w:p w:rsidR="00EF38D7" w:rsidRPr="0037283B" w:rsidRDefault="00EF38D7" w:rsidP="00364147">
            <w:pPr>
              <w:spacing w:line="360" w:lineRule="auto"/>
              <w:jc w:val="center"/>
              <w:rPr>
                <w:rFonts w:ascii="Arial" w:hAnsi="Arial" w:cs="Arial"/>
                <w:bCs/>
                <w:sz w:val="20"/>
                <w:szCs w:val="20"/>
              </w:rPr>
            </w:pPr>
          </w:p>
          <w:p w:rsidR="00EF38D7" w:rsidRPr="0037283B" w:rsidRDefault="00EF38D7" w:rsidP="00364147">
            <w:pPr>
              <w:spacing w:line="360" w:lineRule="auto"/>
              <w:rPr>
                <w:rFonts w:ascii="Arial" w:hAnsi="Arial" w:cs="Arial"/>
                <w:bCs/>
                <w:sz w:val="20"/>
                <w:szCs w:val="20"/>
              </w:rPr>
            </w:pPr>
            <w:r w:rsidRPr="0062533F">
              <w:rPr>
                <w:rFonts w:ascii="Arial" w:hAnsi="Arial" w:cs="Arial"/>
                <w:bCs/>
                <w:sz w:val="20"/>
                <w:szCs w:val="20"/>
              </w:rPr>
              <w:t>2.-</w:t>
            </w:r>
            <w:r>
              <w:rPr>
                <w:rFonts w:ascii="Arial" w:hAnsi="Arial" w:cs="Arial"/>
                <w:bCs/>
                <w:sz w:val="20"/>
                <w:szCs w:val="20"/>
              </w:rPr>
              <w:t xml:space="preserve"> S</w:t>
            </w:r>
            <w:r w:rsidRPr="0062533F">
              <w:rPr>
                <w:rFonts w:ascii="Arial" w:hAnsi="Arial" w:cs="Arial"/>
                <w:bCs/>
                <w:sz w:val="20"/>
                <w:szCs w:val="20"/>
              </w:rPr>
              <w:t xml:space="preserve">e logro entregar el total de volantes realizados a las  </w:t>
            </w:r>
            <w:r>
              <w:rPr>
                <w:rFonts w:ascii="Arial" w:hAnsi="Arial" w:cs="Arial"/>
                <w:bCs/>
                <w:sz w:val="20"/>
                <w:szCs w:val="20"/>
              </w:rPr>
              <w:t xml:space="preserve">mujeres en </w:t>
            </w:r>
            <w:r w:rsidRPr="0062533F">
              <w:rPr>
                <w:rFonts w:ascii="Arial" w:hAnsi="Arial" w:cs="Arial"/>
                <w:bCs/>
                <w:sz w:val="20"/>
                <w:szCs w:val="20"/>
              </w:rPr>
              <w:t xml:space="preserve">edad fértil  y gestantes.  </w:t>
            </w:r>
          </w:p>
          <w:p w:rsidR="00EF38D7" w:rsidRPr="0037283B" w:rsidRDefault="00EF38D7" w:rsidP="00364147">
            <w:pPr>
              <w:spacing w:line="360" w:lineRule="auto"/>
              <w:rPr>
                <w:rFonts w:ascii="Arial" w:hAnsi="Arial" w:cs="Arial"/>
                <w:bCs/>
                <w:sz w:val="20"/>
                <w:szCs w:val="20"/>
              </w:rPr>
            </w:pPr>
          </w:p>
          <w:p w:rsidR="00EF38D7" w:rsidRPr="0037283B" w:rsidRDefault="00EF38D7" w:rsidP="00364147">
            <w:pPr>
              <w:numPr>
                <w:ilvl w:val="0"/>
                <w:numId w:val="15"/>
              </w:numPr>
              <w:spacing w:line="360" w:lineRule="auto"/>
              <w:rPr>
                <w:rFonts w:ascii="Arial" w:hAnsi="Arial" w:cs="Arial"/>
                <w:bCs/>
                <w:sz w:val="20"/>
                <w:szCs w:val="20"/>
              </w:rPr>
            </w:pPr>
            <w:r w:rsidRPr="0062533F">
              <w:rPr>
                <w:rFonts w:ascii="Arial" w:hAnsi="Arial" w:cs="Arial"/>
                <w:bCs/>
                <w:sz w:val="20"/>
                <w:szCs w:val="20"/>
              </w:rPr>
              <w:lastRenderedPageBreak/>
              <w:t xml:space="preserve">Se logro proyectar los    Dvd‘s con una buena capitación e interés que mostraron las mujeres que asistieron al centro de salud.  </w:t>
            </w:r>
          </w:p>
        </w:tc>
      </w:tr>
    </w:tbl>
    <w:p w:rsidR="00EF38D7" w:rsidRDefault="00EF38D7" w:rsidP="00EF38D7"/>
    <w:p w:rsidR="00EF38D7" w:rsidDel="007C29D9" w:rsidRDefault="00EF38D7" w:rsidP="00EF38D7">
      <w:pPr>
        <w:rPr>
          <w:del w:id="311" w:author="Fundación Waal" w:date="2011-05-26T10:38:00Z"/>
        </w:rPr>
      </w:pPr>
      <w:del w:id="312" w:author="Fundación Waal" w:date="2011-05-26T10:38:00Z">
        <w:r w:rsidDel="007C29D9">
          <w:delText>ORDENAR LOS INDICADORES DE ACUERDO A LO MENCIONADO EN COMENTARIOS</w:delText>
        </w:r>
      </w:del>
    </w:p>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Pr>
        <w:numPr>
          <w:ins w:id="313" w:author="Fundación Waal" w:date="2011-05-26T10:38:00Z"/>
        </w:numPr>
        <w:rPr>
          <w:ins w:id="314" w:author="Fundación Waal" w:date="2011-05-26T10:38:00Z"/>
        </w:rPr>
      </w:pPr>
    </w:p>
    <w:p w:rsidR="007C29D9" w:rsidRDefault="007C29D9" w:rsidP="00EF38D7"/>
    <w:p w:rsidR="00EF38D7" w:rsidRDefault="00EF38D7" w:rsidP="00EF38D7"/>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356"/>
        <w:gridCol w:w="747"/>
        <w:gridCol w:w="747"/>
        <w:gridCol w:w="2384"/>
        <w:gridCol w:w="2972"/>
        <w:gridCol w:w="2138"/>
        <w:gridCol w:w="2670"/>
      </w:tblGrid>
      <w:tr w:rsidR="00EF38D7" w:rsidRPr="00D05D3E">
        <w:trPr>
          <w:trHeight w:val="540"/>
          <w:jc w:val="center"/>
        </w:trPr>
        <w:tc>
          <w:tcPr>
            <w:tcW w:w="0" w:type="auto"/>
            <w:gridSpan w:val="7"/>
            <w:tcBorders>
              <w:top w:val="single" w:sz="4" w:space="0" w:color="auto"/>
              <w:left w:val="single" w:sz="4" w:space="0" w:color="auto"/>
              <w:right w:val="single" w:sz="4" w:space="0" w:color="auto"/>
            </w:tcBorders>
          </w:tcPr>
          <w:p w:rsidR="00EF38D7" w:rsidRPr="00D05D3E" w:rsidRDefault="00EF38D7" w:rsidP="00364147">
            <w:r w:rsidRPr="00D05D3E">
              <w:rPr>
                <w:rFonts w:ascii="Arial" w:hAnsi="Arial" w:cs="Arial"/>
                <w:b/>
                <w:bCs/>
              </w:rPr>
              <w:t xml:space="preserve">Matriz Nº 2 </w:t>
            </w:r>
          </w:p>
        </w:tc>
      </w:tr>
      <w:tr w:rsidR="00EF38D7" w:rsidRPr="00D05D3E">
        <w:trPr>
          <w:trHeight w:val="436"/>
          <w:jc w:val="center"/>
        </w:trPr>
        <w:tc>
          <w:tcPr>
            <w:tcW w:w="0" w:type="auto"/>
            <w:gridSpan w:val="2"/>
            <w:tcBorders>
              <w:top w:val="single" w:sz="4" w:space="0" w:color="auto"/>
              <w:left w:val="single" w:sz="4" w:space="0" w:color="auto"/>
              <w:right w:val="single" w:sz="4" w:space="0" w:color="auto"/>
            </w:tcBorders>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Problema Central</w:t>
            </w:r>
          </w:p>
        </w:tc>
        <w:tc>
          <w:tcPr>
            <w:tcW w:w="0" w:type="auto"/>
            <w:gridSpan w:val="5"/>
            <w:tcBorders>
              <w:top w:val="single" w:sz="4" w:space="0" w:color="auto"/>
              <w:left w:val="single" w:sz="4" w:space="0" w:color="auto"/>
              <w:bottom w:val="single" w:sz="4" w:space="0" w:color="auto"/>
              <w:right w:val="single" w:sz="4" w:space="0" w:color="auto"/>
            </w:tcBorders>
          </w:tcPr>
          <w:p w:rsidR="00EF38D7" w:rsidRPr="0087616E" w:rsidRDefault="00EF38D7" w:rsidP="00364147">
            <w:pPr>
              <w:jc w:val="both"/>
              <w:rPr>
                <w:rFonts w:ascii="Arial" w:hAnsi="Arial" w:cs="Arial"/>
                <w:sz w:val="18"/>
                <w:szCs w:val="18"/>
                <w:lang w:val="es-ES_tradnl"/>
              </w:rPr>
            </w:pPr>
            <w:r>
              <w:rPr>
                <w:rFonts w:ascii="Arial" w:hAnsi="Arial" w:cs="Arial"/>
                <w:sz w:val="18"/>
                <w:szCs w:val="18"/>
              </w:rPr>
              <w:t xml:space="preserve">El personal de la </w:t>
            </w:r>
            <w:r w:rsidRPr="00D05D3E">
              <w:rPr>
                <w:rFonts w:ascii="Arial" w:hAnsi="Arial" w:cs="Arial"/>
                <w:sz w:val="18"/>
                <w:szCs w:val="18"/>
                <w:lang w:val="es-ES_tradnl"/>
              </w:rPr>
              <w:t xml:space="preserve"> promueve </w:t>
            </w:r>
            <w:r>
              <w:rPr>
                <w:rFonts w:ascii="Arial" w:hAnsi="Arial" w:cs="Arial"/>
                <w:sz w:val="18"/>
                <w:szCs w:val="18"/>
                <w:lang w:val="es-ES_tradnl"/>
              </w:rPr>
              <w:t xml:space="preserve">parcialmente </w:t>
            </w:r>
            <w:r w:rsidRPr="00D05D3E">
              <w:rPr>
                <w:rFonts w:ascii="Arial" w:hAnsi="Arial" w:cs="Arial"/>
                <w:sz w:val="18"/>
                <w:szCs w:val="18"/>
                <w:lang w:val="es-ES_tradnl"/>
              </w:rPr>
              <w:t xml:space="preserve">en la población, consumir una alimentación adecuada y nutritiva, </w:t>
            </w:r>
            <w:del w:id="315" w:author="Fundación Waal" w:date="2011-05-26T10:39:00Z">
              <w:r w:rsidRPr="00D05D3E" w:rsidDel="00F61E26">
                <w:rPr>
                  <w:rFonts w:ascii="Arial" w:hAnsi="Arial" w:cs="Arial"/>
                  <w:sz w:val="18"/>
                  <w:szCs w:val="18"/>
                  <w:lang w:val="es-ES_tradnl"/>
                </w:rPr>
                <w:delText>sobre todo en las mujeres embarazadas.</w:delText>
              </w:r>
            </w:del>
            <w:ins w:id="316" w:author="Fundación Waal" w:date="2011-05-26T10:39:00Z">
              <w:r w:rsidR="00F61E26">
                <w:rPr>
                  <w:rFonts w:ascii="Arial" w:hAnsi="Arial" w:cs="Arial"/>
                  <w:sz w:val="18"/>
                  <w:szCs w:val="18"/>
                  <w:lang w:val="es-ES_tradnl"/>
                </w:rPr>
                <w:t>antes y durante el embarazo.</w:t>
              </w:r>
            </w:ins>
          </w:p>
        </w:tc>
      </w:tr>
      <w:tr w:rsidR="00EF38D7" w:rsidRPr="00D05D3E">
        <w:trPr>
          <w:trHeight w:val="605"/>
          <w:jc w:val="center"/>
        </w:trPr>
        <w:tc>
          <w:tcPr>
            <w:tcW w:w="0" w:type="auto"/>
            <w:gridSpan w:val="2"/>
            <w:tcBorders>
              <w:top w:val="single" w:sz="4" w:space="0" w:color="auto"/>
              <w:left w:val="single" w:sz="4" w:space="0" w:color="auto"/>
              <w:right w:val="single" w:sz="4" w:space="0" w:color="auto"/>
            </w:tcBorders>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Objetivo Central</w:t>
            </w:r>
          </w:p>
        </w:tc>
        <w:tc>
          <w:tcPr>
            <w:tcW w:w="0" w:type="auto"/>
            <w:gridSpan w:val="5"/>
            <w:tcBorders>
              <w:top w:val="single" w:sz="4" w:space="0" w:color="auto"/>
              <w:left w:val="single" w:sz="4" w:space="0" w:color="auto"/>
              <w:bottom w:val="single" w:sz="4" w:space="0" w:color="auto"/>
              <w:right w:val="single" w:sz="4" w:space="0" w:color="auto"/>
            </w:tcBorders>
          </w:tcPr>
          <w:p w:rsidR="00EF38D7" w:rsidRPr="00D05D3E" w:rsidRDefault="00EF38D7" w:rsidP="00364147">
            <w:pPr>
              <w:jc w:val="both"/>
            </w:pPr>
            <w:r w:rsidRPr="00D05D3E">
              <w:rPr>
                <w:rFonts w:ascii="Arial" w:hAnsi="Arial" w:cs="Arial"/>
                <w:sz w:val="18"/>
                <w:szCs w:val="18"/>
                <w:lang w:val="es-ES_tradnl"/>
              </w:rPr>
              <w:t>Lograr que el</w:t>
            </w:r>
            <w:r>
              <w:rPr>
                <w:rFonts w:ascii="Arial" w:hAnsi="Arial" w:cs="Arial"/>
                <w:sz w:val="18"/>
                <w:szCs w:val="18"/>
                <w:lang w:val="es-ES_tradnl"/>
              </w:rPr>
              <w:t xml:space="preserve"> personal del</w:t>
            </w:r>
            <w:r w:rsidRPr="00D05D3E">
              <w:rPr>
                <w:rFonts w:ascii="Arial" w:hAnsi="Arial" w:cs="Arial"/>
                <w:sz w:val="18"/>
                <w:szCs w:val="18"/>
                <w:lang w:val="es-ES_tradnl"/>
              </w:rPr>
              <w:t xml:space="preserve"> centro de Salud Jaihuayco difunda e informe a la población </w:t>
            </w:r>
            <w:del w:id="317" w:author="Fundación Waal" w:date="2011-05-26T10:40:00Z">
              <w:r w:rsidRPr="00D05D3E" w:rsidDel="00784997">
                <w:rPr>
                  <w:rFonts w:ascii="Arial" w:hAnsi="Arial" w:cs="Arial"/>
                  <w:sz w:val="18"/>
                  <w:szCs w:val="18"/>
                  <w:lang w:val="es-ES_tradnl"/>
                </w:rPr>
                <w:delText xml:space="preserve">gestante </w:delText>
              </w:r>
            </w:del>
            <w:ins w:id="318" w:author="Fundación Waal" w:date="2011-05-26T10:40:00Z">
              <w:r w:rsidR="00784997">
                <w:rPr>
                  <w:rFonts w:ascii="Arial" w:hAnsi="Arial" w:cs="Arial"/>
                  <w:sz w:val="18"/>
                  <w:szCs w:val="18"/>
                  <w:lang w:val="es-ES_tradnl"/>
                </w:rPr>
                <w:t>en edad reproductiva</w:t>
              </w:r>
              <w:r w:rsidR="00784997" w:rsidRPr="00D05D3E">
                <w:rPr>
                  <w:rFonts w:ascii="Arial" w:hAnsi="Arial" w:cs="Arial"/>
                  <w:sz w:val="18"/>
                  <w:szCs w:val="18"/>
                  <w:lang w:val="es-ES_tradnl"/>
                </w:rPr>
                <w:t xml:space="preserve"> </w:t>
              </w:r>
            </w:ins>
            <w:r w:rsidRPr="00D05D3E">
              <w:rPr>
                <w:rFonts w:ascii="Arial" w:hAnsi="Arial" w:cs="Arial"/>
                <w:sz w:val="18"/>
                <w:szCs w:val="18"/>
                <w:lang w:val="es-ES_tradnl"/>
              </w:rPr>
              <w:t xml:space="preserve">sobre  la importancia de los alimentos </w:t>
            </w:r>
            <w:r>
              <w:rPr>
                <w:rFonts w:ascii="Arial" w:hAnsi="Arial" w:cs="Arial"/>
                <w:sz w:val="18"/>
                <w:szCs w:val="18"/>
                <w:lang w:val="es-ES_tradnl"/>
              </w:rPr>
              <w:t xml:space="preserve">antes y </w:t>
            </w:r>
            <w:r w:rsidRPr="00D05D3E">
              <w:rPr>
                <w:rFonts w:ascii="Arial" w:hAnsi="Arial" w:cs="Arial"/>
                <w:sz w:val="18"/>
                <w:szCs w:val="18"/>
                <w:lang w:val="es-ES_tradnl"/>
              </w:rPr>
              <w:t xml:space="preserve">durante la gestación </w:t>
            </w:r>
            <w:r>
              <w:rPr>
                <w:rFonts w:ascii="Arial" w:hAnsi="Arial" w:cs="Arial"/>
                <w:sz w:val="18"/>
                <w:szCs w:val="18"/>
                <w:lang w:val="es-ES_tradnl"/>
              </w:rPr>
              <w:t>para el buen desarrollo del bebé</w:t>
            </w:r>
            <w:r w:rsidRPr="00D05D3E">
              <w:rPr>
                <w:rFonts w:ascii="Arial" w:hAnsi="Arial" w:cs="Arial"/>
                <w:sz w:val="18"/>
                <w:szCs w:val="18"/>
                <w:lang w:val="es-ES_tradnl"/>
              </w:rPr>
              <w:t xml:space="preserve"> y la salud de la madre</w:t>
            </w:r>
            <w:ins w:id="319" w:author="Fundación Waal" w:date="2011-05-26T10:40:00Z">
              <w:r w:rsidR="00784997">
                <w:rPr>
                  <w:rFonts w:ascii="Arial" w:hAnsi="Arial" w:cs="Arial"/>
                  <w:sz w:val="18"/>
                  <w:szCs w:val="18"/>
                  <w:lang w:val="es-ES_tradnl"/>
                </w:rPr>
                <w:t>.</w:t>
              </w:r>
            </w:ins>
          </w:p>
        </w:tc>
      </w:tr>
      <w:tr w:rsidR="00EF38D7" w:rsidRPr="00D05D3E">
        <w:trPr>
          <w:trHeight w:val="614"/>
          <w:jc w:val="center"/>
        </w:trPr>
        <w:tc>
          <w:tcPr>
            <w:tcW w:w="0" w:type="auto"/>
            <w:gridSpan w:val="4"/>
            <w:tcBorders>
              <w:top w:val="single" w:sz="4" w:space="0" w:color="auto"/>
              <w:left w:val="single" w:sz="4" w:space="0" w:color="auto"/>
              <w:right w:val="single" w:sz="4" w:space="0" w:color="auto"/>
            </w:tcBorders>
          </w:tcPr>
          <w:p w:rsidR="00EF38D7" w:rsidRPr="00D05D3E" w:rsidRDefault="00EF38D7" w:rsidP="00364147"/>
        </w:tc>
        <w:tc>
          <w:tcPr>
            <w:tcW w:w="0" w:type="auto"/>
            <w:gridSpan w:val="3"/>
            <w:tcBorders>
              <w:top w:val="single" w:sz="4" w:space="0" w:color="auto"/>
              <w:left w:val="single" w:sz="4" w:space="0" w:color="auto"/>
              <w:right w:val="single" w:sz="4" w:space="0" w:color="auto"/>
            </w:tcBorders>
            <w:shd w:val="clear" w:color="auto" w:fill="C0C0C0"/>
            <w:vAlign w:val="center"/>
          </w:tcPr>
          <w:p w:rsidR="00EF38D7" w:rsidRPr="00D05D3E" w:rsidRDefault="00EF38D7" w:rsidP="00364147">
            <w:pPr>
              <w:jc w:val="center"/>
              <w:rPr>
                <w:b/>
              </w:rPr>
            </w:pPr>
            <w:r w:rsidRPr="00D05D3E">
              <w:rPr>
                <w:b/>
              </w:rPr>
              <w:t>INSTITUCION</w:t>
            </w:r>
          </w:p>
        </w:tc>
      </w:tr>
      <w:tr w:rsidR="00EF38D7" w:rsidRPr="00D05D3E">
        <w:trPr>
          <w:trHeight w:val="289"/>
          <w:jc w:val="center"/>
        </w:trPr>
        <w:tc>
          <w:tcPr>
            <w:tcW w:w="0" w:type="auto"/>
            <w:tcBorders>
              <w:top w:val="single" w:sz="4" w:space="0" w:color="auto"/>
              <w:bottom w:val="single" w:sz="4" w:space="0" w:color="auto"/>
            </w:tcBorders>
            <w:shd w:val="clear" w:color="auto" w:fill="999999"/>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Objetivos específicos</w:t>
            </w:r>
          </w:p>
        </w:tc>
        <w:tc>
          <w:tcPr>
            <w:tcW w:w="0" w:type="auto"/>
            <w:gridSpan w:val="3"/>
            <w:tcBorders>
              <w:top w:val="single" w:sz="4" w:space="0" w:color="auto"/>
              <w:bottom w:val="single" w:sz="4" w:space="0" w:color="auto"/>
            </w:tcBorders>
            <w:shd w:val="clear" w:color="auto" w:fill="999999"/>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Actividades</w:t>
            </w:r>
          </w:p>
        </w:tc>
        <w:tc>
          <w:tcPr>
            <w:tcW w:w="0" w:type="auto"/>
            <w:tcBorders>
              <w:top w:val="single" w:sz="4" w:space="0" w:color="auto"/>
              <w:bottom w:val="single" w:sz="4" w:space="0" w:color="auto"/>
            </w:tcBorders>
            <w:shd w:val="clear" w:color="auto" w:fill="999999"/>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Meta</w:t>
            </w:r>
          </w:p>
        </w:tc>
        <w:tc>
          <w:tcPr>
            <w:tcW w:w="0" w:type="auto"/>
            <w:tcBorders>
              <w:top w:val="single" w:sz="4" w:space="0" w:color="auto"/>
              <w:bottom w:val="single" w:sz="4" w:space="0" w:color="auto"/>
            </w:tcBorders>
            <w:shd w:val="clear" w:color="auto" w:fill="999999"/>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Lugar</w:t>
            </w:r>
          </w:p>
        </w:tc>
        <w:tc>
          <w:tcPr>
            <w:tcW w:w="0" w:type="auto"/>
            <w:tcBorders>
              <w:top w:val="single" w:sz="4" w:space="0" w:color="auto"/>
              <w:bottom w:val="single" w:sz="4" w:space="0" w:color="auto"/>
            </w:tcBorders>
            <w:shd w:val="clear" w:color="auto" w:fill="999999"/>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Fechas</w:t>
            </w:r>
          </w:p>
        </w:tc>
      </w:tr>
      <w:tr w:rsidR="00EF38D7" w:rsidRPr="00D05D3E">
        <w:trPr>
          <w:trHeight w:val="119"/>
          <w:jc w:val="center"/>
        </w:trPr>
        <w:tc>
          <w:tcPr>
            <w:tcW w:w="0" w:type="auto"/>
            <w:shd w:val="clear" w:color="auto" w:fill="C0C0C0"/>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1</w:t>
            </w:r>
          </w:p>
        </w:tc>
        <w:tc>
          <w:tcPr>
            <w:tcW w:w="0" w:type="auto"/>
            <w:gridSpan w:val="3"/>
            <w:shd w:val="clear" w:color="auto" w:fill="C0C0C0"/>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2</w:t>
            </w:r>
          </w:p>
        </w:tc>
        <w:tc>
          <w:tcPr>
            <w:tcW w:w="0" w:type="auto"/>
            <w:shd w:val="clear" w:color="auto" w:fill="C0C0C0"/>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3</w:t>
            </w:r>
          </w:p>
        </w:tc>
        <w:tc>
          <w:tcPr>
            <w:tcW w:w="0" w:type="auto"/>
            <w:shd w:val="clear" w:color="auto" w:fill="C0C0C0"/>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4</w:t>
            </w:r>
          </w:p>
        </w:tc>
        <w:tc>
          <w:tcPr>
            <w:tcW w:w="0" w:type="auto"/>
            <w:shd w:val="clear" w:color="auto" w:fill="C0C0C0"/>
            <w:vAlign w:val="bottom"/>
          </w:tcPr>
          <w:p w:rsidR="00EF38D7" w:rsidRPr="00D05D3E" w:rsidRDefault="00EF38D7" w:rsidP="00364147">
            <w:pPr>
              <w:jc w:val="center"/>
              <w:rPr>
                <w:rFonts w:ascii="Arial" w:hAnsi="Arial" w:cs="Arial"/>
                <w:b/>
                <w:bCs/>
                <w:sz w:val="20"/>
                <w:szCs w:val="20"/>
              </w:rPr>
            </w:pPr>
            <w:r w:rsidRPr="00D05D3E">
              <w:rPr>
                <w:rFonts w:ascii="Arial" w:hAnsi="Arial" w:cs="Arial"/>
                <w:b/>
                <w:bCs/>
                <w:sz w:val="20"/>
                <w:szCs w:val="20"/>
              </w:rPr>
              <w:t>5</w:t>
            </w:r>
          </w:p>
        </w:tc>
      </w:tr>
      <w:tr w:rsidR="00EF38D7" w:rsidRPr="00D05D3E">
        <w:trPr>
          <w:cantSplit/>
          <w:trHeight w:val="1134"/>
          <w:jc w:val="center"/>
        </w:trPr>
        <w:tc>
          <w:tcPr>
            <w:tcW w:w="0" w:type="auto"/>
          </w:tcPr>
          <w:p w:rsidR="00EF38D7" w:rsidRPr="0062533F" w:rsidRDefault="00EF38D7" w:rsidP="00364147">
            <w:pPr>
              <w:spacing w:after="120"/>
              <w:rPr>
                <w:rFonts w:ascii="Arial" w:hAnsi="Arial" w:cs="Arial"/>
                <w:sz w:val="18"/>
                <w:szCs w:val="18"/>
                <w:lang w:val="es-ES_tradnl"/>
              </w:rPr>
            </w:pPr>
            <w:r w:rsidRPr="0062533F">
              <w:rPr>
                <w:rFonts w:ascii="Arial" w:hAnsi="Arial" w:cs="Arial"/>
                <w:sz w:val="18"/>
                <w:szCs w:val="18"/>
                <w:lang w:val="es-ES_tradnl"/>
              </w:rPr>
              <w:lastRenderedPageBreak/>
              <w:t>1.-Proponer que el centro de salud difunda</w:t>
            </w:r>
            <w:r>
              <w:rPr>
                <w:rFonts w:ascii="Arial" w:hAnsi="Arial" w:cs="Arial"/>
                <w:sz w:val="18"/>
                <w:szCs w:val="18"/>
                <w:lang w:val="es-ES_tradnl"/>
              </w:rPr>
              <w:t xml:space="preserve"> información sobre</w:t>
            </w:r>
            <w:r w:rsidRPr="0062533F">
              <w:rPr>
                <w:rFonts w:ascii="Arial" w:hAnsi="Arial" w:cs="Arial"/>
                <w:sz w:val="18"/>
                <w:szCs w:val="18"/>
                <w:lang w:val="es-ES_tradnl"/>
              </w:rPr>
              <w:t xml:space="preserve"> la importancia de los alimentos y sus consecuencias </w:t>
            </w:r>
            <w:r>
              <w:rPr>
                <w:rFonts w:ascii="Arial" w:hAnsi="Arial" w:cs="Arial"/>
                <w:sz w:val="18"/>
                <w:szCs w:val="18"/>
                <w:lang w:val="es-ES_tradnl"/>
              </w:rPr>
              <w:t xml:space="preserve">antes y </w:t>
            </w:r>
            <w:r w:rsidRPr="0062533F">
              <w:rPr>
                <w:rFonts w:ascii="Arial" w:hAnsi="Arial" w:cs="Arial"/>
                <w:sz w:val="18"/>
                <w:szCs w:val="18"/>
                <w:lang w:val="es-ES_tradnl"/>
              </w:rPr>
              <w:t>durante el embarazo.</w:t>
            </w:r>
          </w:p>
          <w:p w:rsidR="00EF38D7" w:rsidRPr="00E059AD" w:rsidRDefault="00EF38D7" w:rsidP="00364147">
            <w:pPr>
              <w:spacing w:after="120"/>
              <w:jc w:val="center"/>
              <w:rPr>
                <w:rFonts w:ascii="Arial" w:hAnsi="Arial" w:cs="Arial"/>
                <w:sz w:val="18"/>
                <w:szCs w:val="18"/>
                <w:lang w:val="es-ES_tradnl"/>
              </w:rPr>
            </w:pPr>
          </w:p>
          <w:p w:rsidR="00EF38D7" w:rsidRPr="00E059AD" w:rsidRDefault="00EF38D7" w:rsidP="00364147">
            <w:pPr>
              <w:spacing w:after="120"/>
              <w:jc w:val="center"/>
              <w:rPr>
                <w:rFonts w:ascii="Arial" w:hAnsi="Arial" w:cs="Arial"/>
                <w:sz w:val="18"/>
                <w:szCs w:val="18"/>
                <w:lang w:val="es-ES_tradnl"/>
              </w:rPr>
            </w:pPr>
          </w:p>
          <w:p w:rsidR="00EF38D7" w:rsidRPr="00E059AD" w:rsidRDefault="00EF38D7" w:rsidP="00364147">
            <w:pPr>
              <w:spacing w:after="120"/>
              <w:jc w:val="center"/>
              <w:rPr>
                <w:rFonts w:ascii="Arial" w:hAnsi="Arial" w:cs="Arial"/>
                <w:sz w:val="18"/>
                <w:szCs w:val="18"/>
                <w:lang w:val="es-ES_tradnl"/>
              </w:rPr>
            </w:pPr>
          </w:p>
          <w:p w:rsidR="00EF38D7" w:rsidRPr="00E059AD" w:rsidRDefault="00EF38D7" w:rsidP="00364147">
            <w:pPr>
              <w:spacing w:after="120"/>
              <w:jc w:val="center"/>
              <w:rPr>
                <w:rFonts w:ascii="Arial" w:hAnsi="Arial" w:cs="Arial"/>
                <w:sz w:val="18"/>
                <w:szCs w:val="18"/>
                <w:lang w:val="es-ES_tradnl"/>
              </w:rPr>
            </w:pPr>
            <w:r w:rsidRPr="0062533F">
              <w:rPr>
                <w:rFonts w:ascii="Arial" w:hAnsi="Arial" w:cs="Arial"/>
                <w:sz w:val="18"/>
                <w:szCs w:val="18"/>
                <w:lang w:val="es-ES_tradnl"/>
              </w:rPr>
              <w:t>2.-</w:t>
            </w:r>
            <w:r>
              <w:rPr>
                <w:rFonts w:ascii="Arial" w:hAnsi="Arial" w:cs="Arial"/>
                <w:sz w:val="18"/>
                <w:szCs w:val="18"/>
                <w:lang w:val="es-ES_tradnl"/>
              </w:rPr>
              <w:t>Elaborar</w:t>
            </w:r>
            <w:r w:rsidRPr="0062533F">
              <w:rPr>
                <w:rFonts w:ascii="Arial" w:hAnsi="Arial" w:cs="Arial"/>
                <w:sz w:val="18"/>
                <w:szCs w:val="18"/>
                <w:lang w:val="es-ES_tradnl"/>
              </w:rPr>
              <w:t xml:space="preserve"> materiales de difusión</w:t>
            </w:r>
            <w:ins w:id="320" w:author="Fundación Waal" w:date="2011-05-26T10:54:00Z">
              <w:r w:rsidR="00E8379C">
                <w:rPr>
                  <w:rFonts w:ascii="Arial" w:hAnsi="Arial" w:cs="Arial"/>
                  <w:sz w:val="18"/>
                  <w:szCs w:val="18"/>
                  <w:lang w:val="es-ES_tradnl"/>
                </w:rPr>
                <w:t xml:space="preserve"> </w:t>
              </w:r>
              <w:r w:rsidR="00E8379C" w:rsidRPr="0062533F">
                <w:rPr>
                  <w:rFonts w:ascii="Arial" w:hAnsi="Arial" w:cs="Arial"/>
                  <w:bCs/>
                  <w:sz w:val="20"/>
                  <w:szCs w:val="20"/>
                </w:rPr>
                <w:t>sobre la temática de consecuencias de la desnutrición en la mujer gestante y su bebé</w:t>
              </w:r>
            </w:ins>
            <w:r w:rsidRPr="0062533F">
              <w:rPr>
                <w:rFonts w:ascii="Arial" w:hAnsi="Arial" w:cs="Arial"/>
                <w:sz w:val="18"/>
                <w:szCs w:val="18"/>
                <w:lang w:val="es-ES_tradnl"/>
              </w:rPr>
              <w:t>.</w:t>
            </w:r>
          </w:p>
          <w:p w:rsidR="00EF38D7" w:rsidRPr="00E059AD" w:rsidRDefault="00EF38D7" w:rsidP="00AF47B9">
            <w:pPr>
              <w:keepNext/>
              <w:numPr>
                <w:numberingChange w:id="321" w:author="Fundación Waal" w:date="2011-05-26T09:41:00Z" w:original="%1:15:0:."/>
              </w:numPr>
              <w:spacing w:before="240" w:after="120"/>
              <w:ind w:left="360"/>
              <w:jc w:val="center"/>
              <w:outlineLvl w:val="0"/>
              <w:rPr>
                <w:rFonts w:ascii="Arial" w:hAnsi="Arial" w:cs="Arial"/>
                <w:sz w:val="18"/>
                <w:szCs w:val="18"/>
                <w:lang w:val="es-ES_tradnl"/>
              </w:rPr>
              <w:pPrChange w:id="322" w:author="Fundación Waal" w:date="2011-05-26T10:41:00Z">
                <w:pPr>
                  <w:keepNext/>
                  <w:spacing w:before="240" w:after="120"/>
                  <w:jc w:val="center"/>
                  <w:outlineLvl w:val="0"/>
                </w:pPr>
              </w:pPrChange>
            </w:pPr>
          </w:p>
          <w:p w:rsidR="00EF38D7" w:rsidRPr="00E059AD" w:rsidDel="00BF515B" w:rsidRDefault="00EF38D7" w:rsidP="00AF47B9">
            <w:pPr>
              <w:keepNext/>
              <w:numPr>
                <w:numberingChange w:id="323" w:author="Fundación Waal" w:date="2011-05-26T09:41:00Z" w:original="%1:16:0:."/>
              </w:numPr>
              <w:spacing w:before="240" w:after="120"/>
              <w:ind w:left="360"/>
              <w:jc w:val="center"/>
              <w:outlineLvl w:val="0"/>
              <w:rPr>
                <w:del w:id="324" w:author="Fundación Waal" w:date="2011-05-26T11:00:00Z"/>
                <w:rFonts w:ascii="Arial" w:hAnsi="Arial" w:cs="Arial"/>
                <w:sz w:val="18"/>
                <w:szCs w:val="18"/>
                <w:lang w:val="es-ES_tradnl"/>
              </w:rPr>
              <w:pPrChange w:id="325" w:author="Fundación Waal" w:date="2011-05-26T10:41:00Z">
                <w:pPr>
                  <w:keepNext/>
                  <w:spacing w:before="240" w:after="120"/>
                  <w:jc w:val="center"/>
                  <w:outlineLvl w:val="0"/>
                </w:pPr>
              </w:pPrChange>
            </w:pPr>
          </w:p>
          <w:p w:rsidR="00EF38D7" w:rsidRPr="00E059AD" w:rsidDel="00BF515B" w:rsidRDefault="00EF38D7" w:rsidP="00AF47B9">
            <w:pPr>
              <w:keepNext/>
              <w:numPr>
                <w:numberingChange w:id="326" w:author="Fundación Waal" w:date="2011-05-26T09:41:00Z" w:original="%1:17:0:."/>
              </w:numPr>
              <w:spacing w:before="240" w:after="120"/>
              <w:ind w:left="360"/>
              <w:jc w:val="center"/>
              <w:outlineLvl w:val="0"/>
              <w:rPr>
                <w:del w:id="327" w:author="Fundación Waal" w:date="2011-05-26T11:00:00Z"/>
                <w:rFonts w:ascii="Arial" w:hAnsi="Arial" w:cs="Arial"/>
                <w:sz w:val="18"/>
                <w:szCs w:val="18"/>
                <w:lang w:val="es-ES_tradnl"/>
              </w:rPr>
              <w:pPrChange w:id="328" w:author="Fundación Waal" w:date="2011-05-26T10:41:00Z">
                <w:pPr>
                  <w:keepNext/>
                  <w:spacing w:before="240" w:after="120"/>
                  <w:jc w:val="center"/>
                  <w:outlineLvl w:val="0"/>
                </w:pPr>
              </w:pPrChange>
            </w:pPr>
          </w:p>
          <w:p w:rsidR="00EF38D7" w:rsidDel="003E0022" w:rsidRDefault="00EF38D7" w:rsidP="00364147">
            <w:pPr>
              <w:spacing w:after="120"/>
              <w:jc w:val="center"/>
              <w:rPr>
                <w:del w:id="329" w:author="Fundación Waal" w:date="2011-05-26T10:47:00Z"/>
                <w:rFonts w:ascii="Arial" w:hAnsi="Arial" w:cs="Arial"/>
                <w:sz w:val="18"/>
                <w:szCs w:val="18"/>
                <w:lang w:val="es-ES_tradnl"/>
              </w:rPr>
            </w:pPr>
          </w:p>
          <w:p w:rsidR="00EF38D7" w:rsidDel="00BF515B" w:rsidRDefault="00EF38D7" w:rsidP="00364147">
            <w:pPr>
              <w:spacing w:after="120"/>
              <w:jc w:val="center"/>
              <w:rPr>
                <w:del w:id="330" w:author="Fundación Waal" w:date="2011-05-26T11:00:00Z"/>
                <w:rFonts w:ascii="Arial" w:hAnsi="Arial" w:cs="Arial"/>
                <w:sz w:val="18"/>
                <w:szCs w:val="18"/>
                <w:lang w:val="es-ES_tradnl"/>
              </w:rPr>
            </w:pPr>
          </w:p>
          <w:p w:rsidR="00EF38D7" w:rsidRPr="00E059AD" w:rsidRDefault="00EF38D7" w:rsidP="00364147">
            <w:pPr>
              <w:rPr>
                <w:rFonts w:ascii="Arial" w:hAnsi="Arial" w:cs="Arial"/>
                <w:bCs/>
                <w:sz w:val="20"/>
                <w:szCs w:val="20"/>
              </w:rPr>
            </w:pPr>
            <w:r w:rsidRPr="0062533F">
              <w:rPr>
                <w:rFonts w:ascii="Arial" w:hAnsi="Arial" w:cs="Arial"/>
                <w:sz w:val="18"/>
                <w:szCs w:val="18"/>
                <w:lang w:val="es-ES_tradnl"/>
              </w:rPr>
              <w:t>3.-Proponer  que los profesionales del centro establezcan un control nutricional a la mujer durante los primeros tres meses de gestación.</w:t>
            </w:r>
          </w:p>
        </w:tc>
        <w:tc>
          <w:tcPr>
            <w:tcW w:w="0" w:type="auto"/>
            <w:gridSpan w:val="3"/>
          </w:tcPr>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 xml:space="preserve">1.-Crear un espacio de difusión e información sobre </w:t>
            </w:r>
            <w:del w:id="331" w:author="Fundación Waal" w:date="2011-05-26T10:52:00Z">
              <w:r w:rsidRPr="0062533F" w:rsidDel="004B4108">
                <w:rPr>
                  <w:rFonts w:ascii="Arial" w:hAnsi="Arial" w:cs="Arial"/>
                  <w:bCs/>
                  <w:sz w:val="20"/>
                  <w:szCs w:val="20"/>
                </w:rPr>
                <w:delText>las causas para una discapacidad</w:delText>
              </w:r>
            </w:del>
            <w:ins w:id="332" w:author="Fundación Waal" w:date="2011-05-26T10:52:00Z">
              <w:r w:rsidR="004B4108">
                <w:rPr>
                  <w:rFonts w:ascii="Arial" w:hAnsi="Arial" w:cs="Arial"/>
                  <w:bCs/>
                  <w:sz w:val="20"/>
                  <w:szCs w:val="20"/>
                </w:rPr>
                <w:t>la buena alimentación antes y durante el embarazo.</w:t>
              </w:r>
            </w:ins>
          </w:p>
          <w:p w:rsidR="00EF38D7" w:rsidRPr="00E059AD" w:rsidRDefault="00EF38D7" w:rsidP="00AF47B9">
            <w:pPr>
              <w:keepNext/>
              <w:numPr>
                <w:numberingChange w:id="333" w:author="Fundación Waal" w:date="2011-05-26T09:41:00Z" w:original="%1:18:0:."/>
              </w:numPr>
              <w:spacing w:before="240"/>
              <w:ind w:left="360"/>
              <w:jc w:val="center"/>
              <w:outlineLvl w:val="0"/>
              <w:rPr>
                <w:rFonts w:ascii="Arial" w:hAnsi="Arial" w:cs="Arial"/>
                <w:bCs/>
                <w:sz w:val="20"/>
                <w:szCs w:val="20"/>
              </w:rPr>
              <w:pPrChange w:id="334" w:author="Fundación Waal" w:date="2011-05-26T10:41:00Z">
                <w:pPr>
                  <w:keepNext/>
                  <w:spacing w:before="240"/>
                  <w:jc w:val="center"/>
                  <w:outlineLvl w:val="0"/>
                </w:pPr>
              </w:pPrChange>
            </w:pPr>
          </w:p>
          <w:p w:rsidR="00EF38D7" w:rsidRPr="00E059AD" w:rsidRDefault="00EF38D7" w:rsidP="00AF47B9">
            <w:pPr>
              <w:keepNext/>
              <w:numPr>
                <w:numberingChange w:id="335" w:author="Fundación Waal" w:date="2011-05-26T09:41:00Z" w:original="%1:19:0:."/>
              </w:numPr>
              <w:spacing w:before="240"/>
              <w:ind w:left="360"/>
              <w:jc w:val="center"/>
              <w:outlineLvl w:val="0"/>
              <w:rPr>
                <w:rFonts w:ascii="Arial" w:hAnsi="Arial" w:cs="Arial"/>
                <w:bCs/>
                <w:sz w:val="20"/>
                <w:szCs w:val="20"/>
              </w:rPr>
              <w:pPrChange w:id="336" w:author="Fundación Waal" w:date="2011-05-26T10:41:00Z">
                <w:pPr>
                  <w:keepNext/>
                  <w:spacing w:before="240"/>
                  <w:jc w:val="center"/>
                  <w:outlineLvl w:val="0"/>
                </w:pPr>
              </w:pPrChange>
            </w:pPr>
          </w:p>
          <w:p w:rsidR="00EF38D7" w:rsidRPr="00E059AD" w:rsidDel="00F3494B" w:rsidRDefault="00EF38D7" w:rsidP="00AF47B9">
            <w:pPr>
              <w:keepNext/>
              <w:numPr>
                <w:numberingChange w:id="337" w:author="Fundación Waal" w:date="2011-05-26T09:41:00Z" w:original="%1:20:0:."/>
              </w:numPr>
              <w:spacing w:before="240"/>
              <w:ind w:left="360"/>
              <w:jc w:val="center"/>
              <w:outlineLvl w:val="0"/>
              <w:rPr>
                <w:del w:id="338" w:author="Fundación Waal" w:date="2011-05-26T10:44:00Z"/>
                <w:rFonts w:ascii="Arial" w:hAnsi="Arial" w:cs="Arial"/>
                <w:bCs/>
                <w:sz w:val="20"/>
                <w:szCs w:val="20"/>
              </w:rPr>
              <w:pPrChange w:id="339" w:author="Fundación Waal" w:date="2011-05-26T10:41:00Z">
                <w:pPr>
                  <w:keepNext/>
                  <w:spacing w:before="240"/>
                  <w:jc w:val="center"/>
                  <w:outlineLvl w:val="0"/>
                </w:pPr>
              </w:pPrChange>
            </w:pPr>
          </w:p>
          <w:p w:rsidR="00EF38D7" w:rsidRPr="00E059AD" w:rsidRDefault="00EF38D7" w:rsidP="00AF47B9">
            <w:pPr>
              <w:keepNext/>
              <w:numPr>
                <w:numberingChange w:id="340" w:author="Fundación Waal" w:date="2011-05-26T09:41:00Z" w:original="%1:21:0:."/>
              </w:numPr>
              <w:spacing w:before="240"/>
              <w:ind w:left="360"/>
              <w:jc w:val="right"/>
              <w:outlineLvl w:val="0"/>
              <w:rPr>
                <w:rFonts w:ascii="Arial" w:hAnsi="Arial" w:cs="Arial"/>
                <w:bCs/>
                <w:sz w:val="20"/>
                <w:szCs w:val="20"/>
              </w:rPr>
              <w:pPrChange w:id="341" w:author="Fundación Waal" w:date="2011-05-26T10:41:00Z">
                <w:pPr>
                  <w:keepNext/>
                  <w:spacing w:before="240"/>
                  <w:jc w:val="right"/>
                  <w:outlineLvl w:val="0"/>
                </w:pPr>
              </w:pPrChange>
            </w:pPr>
          </w:p>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2.-</w:t>
            </w:r>
            <w:ins w:id="342" w:author="Fundación Waal" w:date="2011-05-26T10:54:00Z">
              <w:r w:rsidR="002B4B65">
                <w:rPr>
                  <w:rFonts w:ascii="Arial" w:hAnsi="Arial" w:cs="Arial"/>
                  <w:bCs/>
                  <w:sz w:val="20"/>
                  <w:szCs w:val="20"/>
                </w:rPr>
                <w:t xml:space="preserve"> Elaboración e </w:t>
              </w:r>
            </w:ins>
            <w:del w:id="343" w:author="Fundación Waal" w:date="2011-05-26T10:54:00Z">
              <w:r w:rsidDel="002B4B65">
                <w:rPr>
                  <w:rFonts w:ascii="Arial" w:hAnsi="Arial" w:cs="Arial"/>
                  <w:bCs/>
                  <w:sz w:val="20"/>
                  <w:szCs w:val="20"/>
                </w:rPr>
                <w:delText>I</w:delText>
              </w:r>
            </w:del>
            <w:ins w:id="344" w:author="Fundación Waal" w:date="2011-05-26T10:54:00Z">
              <w:r w:rsidR="002B4B65">
                <w:rPr>
                  <w:rFonts w:ascii="Arial" w:hAnsi="Arial" w:cs="Arial"/>
                  <w:bCs/>
                  <w:sz w:val="20"/>
                  <w:szCs w:val="20"/>
                </w:rPr>
                <w:t>i</w:t>
              </w:r>
            </w:ins>
            <w:r>
              <w:rPr>
                <w:rFonts w:ascii="Arial" w:hAnsi="Arial" w:cs="Arial"/>
                <w:bCs/>
                <w:sz w:val="20"/>
                <w:szCs w:val="20"/>
              </w:rPr>
              <w:t>mpresión de</w:t>
            </w:r>
            <w:r w:rsidRPr="0062533F">
              <w:rPr>
                <w:rFonts w:ascii="Arial" w:hAnsi="Arial" w:cs="Arial"/>
                <w:bCs/>
                <w:sz w:val="20"/>
                <w:szCs w:val="20"/>
              </w:rPr>
              <w:t xml:space="preserve"> trípticos y panfletos</w:t>
            </w:r>
          </w:p>
          <w:p w:rsidR="00EF38D7" w:rsidRPr="00E059AD" w:rsidRDefault="00EF38D7" w:rsidP="00AF47B9">
            <w:pPr>
              <w:keepNext/>
              <w:numPr>
                <w:numberingChange w:id="345" w:author="Fundación Waal" w:date="2011-05-26T09:41:00Z" w:original="%1:22:0:."/>
              </w:numPr>
              <w:spacing w:before="240"/>
              <w:ind w:left="360"/>
              <w:jc w:val="center"/>
              <w:outlineLvl w:val="0"/>
              <w:rPr>
                <w:rFonts w:ascii="Arial" w:hAnsi="Arial" w:cs="Arial"/>
                <w:bCs/>
                <w:sz w:val="20"/>
                <w:szCs w:val="20"/>
              </w:rPr>
              <w:pPrChange w:id="346" w:author="Fundación Waal" w:date="2011-05-26T10:41:00Z">
                <w:pPr>
                  <w:keepNext/>
                  <w:spacing w:before="240"/>
                  <w:jc w:val="center"/>
                  <w:outlineLvl w:val="0"/>
                </w:pPr>
              </w:pPrChange>
            </w:pPr>
          </w:p>
          <w:p w:rsidR="00EF38D7" w:rsidRPr="00E059AD" w:rsidRDefault="00EF38D7" w:rsidP="00AF47B9">
            <w:pPr>
              <w:keepNext/>
              <w:numPr>
                <w:numberingChange w:id="347" w:author="Fundación Waal" w:date="2011-05-26T09:41:00Z" w:original="%1:23:0:."/>
              </w:numPr>
              <w:spacing w:before="240"/>
              <w:ind w:left="360"/>
              <w:jc w:val="center"/>
              <w:outlineLvl w:val="0"/>
              <w:rPr>
                <w:rFonts w:ascii="Arial" w:hAnsi="Arial" w:cs="Arial"/>
                <w:bCs/>
                <w:sz w:val="20"/>
                <w:szCs w:val="20"/>
              </w:rPr>
              <w:pPrChange w:id="348" w:author="Fundación Waal" w:date="2011-05-26T10:41:00Z">
                <w:pPr>
                  <w:keepNext/>
                  <w:spacing w:before="240"/>
                  <w:jc w:val="center"/>
                  <w:outlineLvl w:val="0"/>
                </w:pPr>
              </w:pPrChange>
            </w:pPr>
          </w:p>
          <w:p w:rsidR="00EF38D7" w:rsidRPr="00E059AD" w:rsidDel="00BF515B" w:rsidRDefault="00EF38D7" w:rsidP="00AF47B9">
            <w:pPr>
              <w:keepNext/>
              <w:numPr>
                <w:numberingChange w:id="349" w:author="Fundación Waal" w:date="2011-05-26T09:41:00Z" w:original="%1:24:0:."/>
              </w:numPr>
              <w:spacing w:before="240"/>
              <w:ind w:left="360"/>
              <w:jc w:val="center"/>
              <w:outlineLvl w:val="0"/>
              <w:rPr>
                <w:del w:id="350" w:author="Fundación Waal" w:date="2011-05-26T11:00:00Z"/>
                <w:rFonts w:ascii="Arial" w:hAnsi="Arial" w:cs="Arial"/>
                <w:bCs/>
                <w:sz w:val="20"/>
                <w:szCs w:val="20"/>
              </w:rPr>
              <w:pPrChange w:id="351" w:author="Fundación Waal" w:date="2011-05-26T10:41:00Z">
                <w:pPr>
                  <w:keepNext/>
                  <w:spacing w:before="240"/>
                  <w:jc w:val="center"/>
                  <w:outlineLvl w:val="0"/>
                </w:pPr>
              </w:pPrChange>
            </w:pPr>
          </w:p>
          <w:p w:rsidR="00EF38D7" w:rsidRPr="00E059AD" w:rsidDel="00BF515B" w:rsidRDefault="00EF38D7" w:rsidP="00AF47B9">
            <w:pPr>
              <w:keepNext/>
              <w:numPr>
                <w:numberingChange w:id="352" w:author="Fundación Waal" w:date="2011-05-26T09:41:00Z" w:original="%1:25:0:."/>
              </w:numPr>
              <w:spacing w:before="240"/>
              <w:ind w:left="360"/>
              <w:jc w:val="center"/>
              <w:outlineLvl w:val="0"/>
              <w:rPr>
                <w:del w:id="353" w:author="Fundación Waal" w:date="2011-05-26T11:00:00Z"/>
                <w:rFonts w:ascii="Arial" w:hAnsi="Arial" w:cs="Arial"/>
                <w:bCs/>
                <w:sz w:val="20"/>
                <w:szCs w:val="20"/>
              </w:rPr>
              <w:pPrChange w:id="354" w:author="Fundación Waal" w:date="2011-05-26T10:41:00Z">
                <w:pPr>
                  <w:keepNext/>
                  <w:spacing w:before="240"/>
                  <w:jc w:val="center"/>
                  <w:outlineLvl w:val="0"/>
                </w:pPr>
              </w:pPrChange>
            </w:pPr>
          </w:p>
          <w:p w:rsidR="00BF515B" w:rsidRDefault="00BF515B" w:rsidP="00364147">
            <w:pPr>
              <w:numPr>
                <w:ins w:id="355" w:author="Fundación Waal" w:date="2011-05-26T11:00:00Z"/>
              </w:numPr>
              <w:rPr>
                <w:ins w:id="356" w:author="Fundación Waal" w:date="2011-05-26T11:00:00Z"/>
                <w:rFonts w:ascii="Arial" w:hAnsi="Arial" w:cs="Arial"/>
                <w:bCs/>
                <w:sz w:val="20"/>
                <w:szCs w:val="20"/>
              </w:rPr>
            </w:pPr>
          </w:p>
          <w:p w:rsidR="00EF38D7" w:rsidRPr="00E059AD" w:rsidRDefault="00EF38D7" w:rsidP="00364147">
            <w:pPr>
              <w:rPr>
                <w:rFonts w:ascii="Arial" w:hAnsi="Arial" w:cs="Arial"/>
                <w:bCs/>
                <w:sz w:val="20"/>
                <w:szCs w:val="20"/>
              </w:rPr>
            </w:pPr>
            <w:r w:rsidRPr="0062533F">
              <w:rPr>
                <w:rFonts w:ascii="Arial" w:hAnsi="Arial" w:cs="Arial"/>
                <w:bCs/>
                <w:sz w:val="20"/>
                <w:szCs w:val="20"/>
              </w:rPr>
              <w:t>3.-Reuni</w:t>
            </w:r>
            <w:del w:id="357" w:author="Fundación Waal" w:date="2011-05-26T11:06:00Z">
              <w:r w:rsidRPr="0062533F" w:rsidDel="00475CDD">
                <w:rPr>
                  <w:rFonts w:ascii="Arial" w:hAnsi="Arial" w:cs="Arial"/>
                  <w:bCs/>
                  <w:sz w:val="20"/>
                  <w:szCs w:val="20"/>
                </w:rPr>
                <w:delText>r</w:delText>
              </w:r>
            </w:del>
            <w:ins w:id="358" w:author="Fundación Waal" w:date="2011-05-26T11:06:00Z">
              <w:r w:rsidR="00475CDD">
                <w:rPr>
                  <w:rFonts w:ascii="Arial" w:hAnsi="Arial" w:cs="Arial"/>
                  <w:bCs/>
                  <w:sz w:val="20"/>
                  <w:szCs w:val="20"/>
                </w:rPr>
                <w:t>ón con</w:t>
              </w:r>
            </w:ins>
            <w:r w:rsidRPr="0062533F">
              <w:rPr>
                <w:rFonts w:ascii="Arial" w:hAnsi="Arial" w:cs="Arial"/>
                <w:bCs/>
                <w:sz w:val="20"/>
                <w:szCs w:val="20"/>
              </w:rPr>
              <w:t xml:space="preserve"> </w:t>
            </w:r>
            <w:del w:id="359" w:author="Fundación Waal" w:date="2011-05-26T11:06:00Z">
              <w:r w:rsidRPr="0062533F" w:rsidDel="00475CDD">
                <w:rPr>
                  <w:rFonts w:ascii="Arial" w:hAnsi="Arial" w:cs="Arial"/>
                  <w:bCs/>
                  <w:sz w:val="20"/>
                  <w:szCs w:val="20"/>
                </w:rPr>
                <w:delText xml:space="preserve">a </w:delText>
              </w:r>
            </w:del>
            <w:r w:rsidRPr="0062533F">
              <w:rPr>
                <w:rFonts w:ascii="Arial" w:hAnsi="Arial" w:cs="Arial"/>
                <w:bCs/>
                <w:sz w:val="20"/>
                <w:szCs w:val="20"/>
              </w:rPr>
              <w:t>los profesionales de salud para ver la factibilidad de la propuesta.</w:t>
            </w:r>
          </w:p>
        </w:tc>
        <w:tc>
          <w:tcPr>
            <w:tcW w:w="0" w:type="auto"/>
          </w:tcPr>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1.-</w:t>
            </w:r>
            <w:del w:id="360" w:author="Fundación Waal" w:date="2011-05-26T10:53:00Z">
              <w:r w:rsidRPr="0062533F" w:rsidDel="00F46C55">
                <w:rPr>
                  <w:rFonts w:ascii="Arial" w:hAnsi="Arial" w:cs="Arial"/>
                  <w:bCs/>
                  <w:sz w:val="20"/>
                  <w:szCs w:val="20"/>
                </w:rPr>
                <w:delText>Proporcionar</w:delText>
              </w:r>
            </w:del>
            <w:r w:rsidRPr="0062533F">
              <w:rPr>
                <w:rFonts w:ascii="Arial" w:hAnsi="Arial" w:cs="Arial"/>
                <w:bCs/>
                <w:sz w:val="20"/>
                <w:szCs w:val="20"/>
              </w:rPr>
              <w:t xml:space="preserve"> </w:t>
            </w:r>
            <w:del w:id="361" w:author="Fundación Waal" w:date="2011-05-26T10:53:00Z">
              <w:r w:rsidRPr="0062533F" w:rsidDel="00F46C55">
                <w:rPr>
                  <w:rFonts w:ascii="Arial" w:hAnsi="Arial" w:cs="Arial"/>
                  <w:bCs/>
                  <w:sz w:val="20"/>
                  <w:szCs w:val="20"/>
                </w:rPr>
                <w:delText>u</w:delText>
              </w:r>
            </w:del>
            <w:ins w:id="362" w:author="Fundación Waal" w:date="2011-05-26T10:53:00Z">
              <w:r w:rsidR="00F46C55">
                <w:rPr>
                  <w:rFonts w:ascii="Arial" w:hAnsi="Arial" w:cs="Arial"/>
                  <w:bCs/>
                  <w:sz w:val="20"/>
                  <w:szCs w:val="20"/>
                </w:rPr>
                <w:t>U</w:t>
              </w:r>
            </w:ins>
            <w:r w:rsidRPr="0062533F">
              <w:rPr>
                <w:rFonts w:ascii="Arial" w:hAnsi="Arial" w:cs="Arial"/>
                <w:bCs/>
                <w:sz w:val="20"/>
                <w:szCs w:val="20"/>
              </w:rPr>
              <w:t xml:space="preserve">n espacio de </w:t>
            </w:r>
            <w:ins w:id="363" w:author="Fundación Waal" w:date="2011-05-26T10:53:00Z">
              <w:r w:rsidR="00F46C55" w:rsidRPr="0062533F">
                <w:rPr>
                  <w:rFonts w:ascii="Arial" w:hAnsi="Arial" w:cs="Arial"/>
                  <w:bCs/>
                  <w:sz w:val="20"/>
                  <w:szCs w:val="20"/>
                </w:rPr>
                <w:t xml:space="preserve">información sobre </w:t>
              </w:r>
              <w:r w:rsidR="00F46C55">
                <w:rPr>
                  <w:rFonts w:ascii="Arial" w:hAnsi="Arial" w:cs="Arial"/>
                  <w:bCs/>
                  <w:sz w:val="20"/>
                  <w:szCs w:val="20"/>
                </w:rPr>
                <w:t>la buena alimentación antes y durante el embarazo</w:t>
              </w:r>
            </w:ins>
            <w:del w:id="364" w:author="Fundación Waal" w:date="2011-05-26T10:53:00Z">
              <w:r w:rsidRPr="0062533F" w:rsidDel="00F46C55">
                <w:rPr>
                  <w:rFonts w:ascii="Arial" w:hAnsi="Arial" w:cs="Arial"/>
                  <w:bCs/>
                  <w:sz w:val="20"/>
                  <w:szCs w:val="20"/>
                </w:rPr>
                <w:delText>comunicación visual para la difusión de la temática a</w:delText>
              </w:r>
              <w:r w:rsidDel="00F46C55">
                <w:rPr>
                  <w:rFonts w:ascii="Arial" w:hAnsi="Arial" w:cs="Arial"/>
                  <w:bCs/>
                  <w:sz w:val="20"/>
                  <w:szCs w:val="20"/>
                </w:rPr>
                <w:delText xml:space="preserve"> </w:delText>
              </w:r>
              <w:r w:rsidRPr="0062533F" w:rsidDel="00F46C55">
                <w:rPr>
                  <w:rFonts w:ascii="Arial" w:hAnsi="Arial" w:cs="Arial"/>
                  <w:bCs/>
                  <w:sz w:val="20"/>
                  <w:szCs w:val="20"/>
                </w:rPr>
                <w:delText>las mujeres que asisten al centro de salud</w:delText>
              </w:r>
            </w:del>
            <w:ins w:id="365" w:author="Fundación Waal" w:date="2011-05-26T10:53:00Z">
              <w:r w:rsidR="00F46C55">
                <w:rPr>
                  <w:rFonts w:ascii="Arial" w:hAnsi="Arial" w:cs="Arial"/>
                  <w:bCs/>
                  <w:sz w:val="20"/>
                  <w:szCs w:val="20"/>
                </w:rPr>
                <w:t xml:space="preserve"> en el centro de salud</w:t>
              </w:r>
            </w:ins>
            <w:r w:rsidRPr="0062533F">
              <w:rPr>
                <w:rFonts w:ascii="Arial" w:hAnsi="Arial" w:cs="Arial"/>
                <w:bCs/>
                <w:sz w:val="20"/>
                <w:szCs w:val="20"/>
              </w:rPr>
              <w:t>.</w:t>
            </w:r>
          </w:p>
          <w:p w:rsidR="00EF38D7" w:rsidRPr="00E059AD" w:rsidRDefault="00EF38D7" w:rsidP="00AF47B9">
            <w:pPr>
              <w:keepNext/>
              <w:numPr>
                <w:numberingChange w:id="366" w:author="Fundación Waal" w:date="2011-05-26T09:41:00Z" w:original="%1:26:0:."/>
              </w:numPr>
              <w:spacing w:before="240"/>
              <w:ind w:left="360"/>
              <w:outlineLvl w:val="0"/>
              <w:rPr>
                <w:rFonts w:ascii="Arial" w:hAnsi="Arial" w:cs="Arial"/>
                <w:bCs/>
                <w:sz w:val="20"/>
                <w:szCs w:val="20"/>
              </w:rPr>
              <w:pPrChange w:id="367" w:author="Fundación Waal" w:date="2011-05-26T10:41:00Z">
                <w:pPr>
                  <w:keepNext/>
                  <w:spacing w:before="240"/>
                  <w:outlineLvl w:val="0"/>
                </w:pPr>
              </w:pPrChange>
            </w:pPr>
          </w:p>
          <w:p w:rsidR="00EF38D7" w:rsidRPr="00E059AD" w:rsidDel="00F3494B" w:rsidRDefault="00EF38D7" w:rsidP="00AF47B9">
            <w:pPr>
              <w:keepNext/>
              <w:numPr>
                <w:numberingChange w:id="368" w:author="Fundación Waal" w:date="2011-05-26T09:41:00Z" w:original="%1:27:0:."/>
              </w:numPr>
              <w:spacing w:before="240"/>
              <w:ind w:left="360"/>
              <w:outlineLvl w:val="0"/>
              <w:rPr>
                <w:del w:id="369" w:author="Fundación Waal" w:date="2011-05-26T10:44:00Z"/>
                <w:rFonts w:ascii="Arial" w:hAnsi="Arial" w:cs="Arial"/>
                <w:bCs/>
                <w:sz w:val="20"/>
                <w:szCs w:val="20"/>
              </w:rPr>
              <w:pPrChange w:id="370" w:author="Fundación Waal" w:date="2011-05-26T10:41:00Z">
                <w:pPr>
                  <w:keepNext/>
                  <w:spacing w:before="240"/>
                  <w:outlineLvl w:val="0"/>
                </w:pPr>
              </w:pPrChange>
            </w:pPr>
          </w:p>
          <w:p w:rsidR="00EF38D7" w:rsidRPr="00E059AD" w:rsidDel="00B461E0" w:rsidRDefault="00EF38D7" w:rsidP="00AF47B9">
            <w:pPr>
              <w:keepNext/>
              <w:numPr>
                <w:numberingChange w:id="371" w:author="Fundación Waal" w:date="2011-05-26T09:41:00Z" w:original="%1:28:0:."/>
              </w:numPr>
              <w:spacing w:before="240"/>
              <w:ind w:left="360"/>
              <w:outlineLvl w:val="0"/>
              <w:rPr>
                <w:del w:id="372" w:author="Fundación Waal" w:date="2011-05-26T10:47:00Z"/>
                <w:rFonts w:ascii="Arial" w:hAnsi="Arial" w:cs="Arial"/>
                <w:bCs/>
                <w:sz w:val="20"/>
                <w:szCs w:val="20"/>
              </w:rPr>
              <w:pPrChange w:id="373" w:author="Fundación Waal" w:date="2011-05-26T10:41:00Z">
                <w:pPr>
                  <w:keepNext/>
                  <w:spacing w:before="240"/>
                  <w:outlineLvl w:val="0"/>
                </w:pPr>
              </w:pPrChange>
            </w:pPr>
          </w:p>
          <w:p w:rsidR="00B461E0" w:rsidRDefault="00B461E0" w:rsidP="00364147">
            <w:pPr>
              <w:numPr>
                <w:ins w:id="374" w:author="Fundación Waal" w:date="2011-05-26T10:47:00Z"/>
              </w:numPr>
              <w:rPr>
                <w:ins w:id="375" w:author="Fundación Waal" w:date="2011-05-26T10:47:00Z"/>
                <w:rFonts w:ascii="Arial" w:hAnsi="Arial" w:cs="Arial"/>
                <w:bCs/>
                <w:sz w:val="20"/>
                <w:szCs w:val="20"/>
              </w:rPr>
            </w:pPr>
          </w:p>
          <w:p w:rsidR="00EF38D7" w:rsidRPr="00E059AD" w:rsidRDefault="00EF38D7" w:rsidP="00364147">
            <w:pPr>
              <w:rPr>
                <w:rFonts w:ascii="Arial" w:hAnsi="Arial" w:cs="Arial"/>
                <w:bCs/>
                <w:sz w:val="20"/>
                <w:szCs w:val="20"/>
              </w:rPr>
            </w:pPr>
            <w:r w:rsidRPr="0062533F">
              <w:rPr>
                <w:rFonts w:ascii="Arial" w:hAnsi="Arial" w:cs="Arial"/>
                <w:bCs/>
                <w:sz w:val="20"/>
                <w:szCs w:val="20"/>
              </w:rPr>
              <w:t>2.-Proporcionar cuatro volantes y ocho panfletos secuenciales sobre la temática de consecuencias de la desnutrición en la mujer gestante y su bebé.</w:t>
            </w:r>
          </w:p>
          <w:p w:rsidR="00EF38D7" w:rsidRPr="00E059AD" w:rsidRDefault="00EF38D7" w:rsidP="00364147">
            <w:pPr>
              <w:rPr>
                <w:rFonts w:ascii="Arial" w:hAnsi="Arial" w:cs="Arial"/>
                <w:bCs/>
                <w:sz w:val="20"/>
                <w:szCs w:val="20"/>
              </w:rPr>
            </w:pPr>
          </w:p>
          <w:p w:rsidR="00EF38D7" w:rsidRPr="00E059AD" w:rsidRDefault="00EF38D7" w:rsidP="00364147">
            <w:pPr>
              <w:rPr>
                <w:rFonts w:ascii="Arial" w:hAnsi="Arial" w:cs="Arial"/>
                <w:bCs/>
                <w:sz w:val="20"/>
                <w:szCs w:val="20"/>
              </w:rPr>
            </w:pPr>
            <w:r w:rsidRPr="0062533F">
              <w:rPr>
                <w:rFonts w:ascii="Arial" w:hAnsi="Arial" w:cs="Arial"/>
                <w:bCs/>
                <w:sz w:val="20"/>
                <w:szCs w:val="20"/>
              </w:rPr>
              <w:t xml:space="preserve">3.- Que  los profesionales médicos y enfermeras del centro realicen por lo menos dos controles </w:t>
            </w:r>
            <w:r w:rsidRPr="00E059AD">
              <w:rPr>
                <w:rFonts w:ascii="Arial" w:hAnsi="Arial" w:cs="Arial"/>
                <w:bCs/>
                <w:sz w:val="20"/>
                <w:szCs w:val="20"/>
              </w:rPr>
              <w:t>de</w:t>
            </w:r>
            <w:r>
              <w:rPr>
                <w:rFonts w:ascii="Arial" w:hAnsi="Arial" w:cs="Arial"/>
                <w:bCs/>
                <w:sz w:val="20"/>
                <w:szCs w:val="20"/>
              </w:rPr>
              <w:t>l</w:t>
            </w:r>
            <w:r w:rsidRPr="00E059AD">
              <w:rPr>
                <w:rFonts w:ascii="Arial" w:hAnsi="Arial" w:cs="Arial"/>
                <w:bCs/>
                <w:sz w:val="20"/>
                <w:szCs w:val="20"/>
              </w:rPr>
              <w:t xml:space="preserve"> </w:t>
            </w:r>
            <w:r>
              <w:rPr>
                <w:rFonts w:ascii="Arial" w:hAnsi="Arial" w:cs="Arial"/>
                <w:bCs/>
                <w:sz w:val="20"/>
                <w:szCs w:val="20"/>
              </w:rPr>
              <w:t>estado nutricional</w:t>
            </w:r>
            <w:r w:rsidRPr="00E059AD">
              <w:rPr>
                <w:rFonts w:ascii="Arial" w:hAnsi="Arial" w:cs="Arial"/>
                <w:bCs/>
                <w:sz w:val="20"/>
                <w:szCs w:val="20"/>
              </w:rPr>
              <w:t xml:space="preserve"> </w:t>
            </w:r>
            <w:r>
              <w:rPr>
                <w:rFonts w:ascii="Arial" w:hAnsi="Arial" w:cs="Arial"/>
                <w:bCs/>
                <w:sz w:val="20"/>
                <w:szCs w:val="20"/>
              </w:rPr>
              <w:t>de</w:t>
            </w:r>
            <w:r w:rsidRPr="00E059AD">
              <w:rPr>
                <w:rFonts w:ascii="Arial" w:hAnsi="Arial" w:cs="Arial"/>
                <w:bCs/>
                <w:sz w:val="20"/>
                <w:szCs w:val="20"/>
              </w:rPr>
              <w:t xml:space="preserve"> la mujer gestante </w:t>
            </w:r>
            <w:r w:rsidRPr="0062533F">
              <w:rPr>
                <w:rFonts w:ascii="Arial" w:hAnsi="Arial" w:cs="Arial"/>
                <w:bCs/>
                <w:sz w:val="20"/>
                <w:szCs w:val="20"/>
              </w:rPr>
              <w:t>durante el primer trimestre</w:t>
            </w:r>
            <w:r>
              <w:rPr>
                <w:rFonts w:ascii="Arial" w:hAnsi="Arial" w:cs="Arial"/>
                <w:bCs/>
                <w:sz w:val="20"/>
                <w:szCs w:val="20"/>
              </w:rPr>
              <w:t xml:space="preserve"> del embarazo</w:t>
            </w:r>
            <w:r w:rsidRPr="0062533F">
              <w:rPr>
                <w:rFonts w:ascii="Arial" w:hAnsi="Arial" w:cs="Arial"/>
                <w:bCs/>
                <w:sz w:val="20"/>
                <w:szCs w:val="20"/>
              </w:rPr>
              <w:t>,</w:t>
            </w:r>
            <w:del w:id="376" w:author="Fundación Waal" w:date="2011-05-26T11:06:00Z">
              <w:r w:rsidRPr="0062533F" w:rsidDel="002C09A3">
                <w:rPr>
                  <w:rFonts w:ascii="Arial" w:hAnsi="Arial" w:cs="Arial"/>
                  <w:bCs/>
                  <w:sz w:val="20"/>
                  <w:szCs w:val="20"/>
                </w:rPr>
                <w:delText>.</w:delText>
              </w:r>
            </w:del>
          </w:p>
        </w:tc>
        <w:tc>
          <w:tcPr>
            <w:tcW w:w="0" w:type="auto"/>
            <w:vAlign w:val="center"/>
          </w:tcPr>
          <w:p w:rsidR="00EF38D7" w:rsidRPr="00E059AD" w:rsidRDefault="00EF38D7" w:rsidP="00364147">
            <w:pPr>
              <w:rPr>
                <w:rFonts w:ascii="Arial" w:hAnsi="Arial" w:cs="Arial"/>
                <w:bCs/>
                <w:sz w:val="20"/>
                <w:szCs w:val="20"/>
              </w:rPr>
            </w:pPr>
            <w:r w:rsidRPr="0062533F">
              <w:rPr>
                <w:rFonts w:ascii="Arial" w:hAnsi="Arial" w:cs="Arial"/>
                <w:bCs/>
                <w:sz w:val="20"/>
                <w:szCs w:val="20"/>
              </w:rPr>
              <w:t>1.  Pasillo de consulta externa del centro de salud de Jaihuayco.</w:t>
            </w:r>
          </w:p>
          <w:p w:rsidR="00EF38D7" w:rsidRPr="00E059AD" w:rsidRDefault="00EF38D7" w:rsidP="00364147">
            <w:pPr>
              <w:rPr>
                <w:rFonts w:ascii="Arial" w:hAnsi="Arial" w:cs="Arial"/>
                <w:bCs/>
                <w:sz w:val="20"/>
                <w:szCs w:val="20"/>
              </w:rPr>
            </w:pPr>
          </w:p>
          <w:p w:rsidR="00EF38D7" w:rsidRPr="00E059AD" w:rsidRDefault="00EF38D7" w:rsidP="00364147">
            <w:pPr>
              <w:pStyle w:val="Prrafodelista"/>
              <w:ind w:left="0"/>
              <w:rPr>
                <w:rFonts w:ascii="Arial" w:hAnsi="Arial" w:cs="Arial"/>
                <w:bCs/>
                <w:sz w:val="20"/>
                <w:szCs w:val="20"/>
              </w:rPr>
            </w:pPr>
            <w:r>
              <w:rPr>
                <w:rFonts w:ascii="Arial" w:hAnsi="Arial" w:cs="Arial"/>
                <w:bCs/>
                <w:sz w:val="20"/>
                <w:szCs w:val="20"/>
              </w:rPr>
              <w:t>2. C</w:t>
            </w:r>
            <w:r w:rsidRPr="0062533F">
              <w:rPr>
                <w:rFonts w:ascii="Arial" w:hAnsi="Arial" w:cs="Arial"/>
                <w:bCs/>
                <w:sz w:val="20"/>
                <w:szCs w:val="20"/>
              </w:rPr>
              <w:t>onsulta externa del centro de salud de Jaihuayco</w:t>
            </w:r>
          </w:p>
          <w:p w:rsidR="00EF38D7" w:rsidRPr="00E059AD" w:rsidRDefault="00EF38D7" w:rsidP="00364147">
            <w:pPr>
              <w:pStyle w:val="Prrafodelista"/>
              <w:ind w:left="0"/>
              <w:rPr>
                <w:rFonts w:ascii="Arial" w:hAnsi="Arial" w:cs="Arial"/>
                <w:bCs/>
                <w:sz w:val="20"/>
                <w:szCs w:val="20"/>
              </w:rPr>
            </w:pPr>
            <w:r>
              <w:rPr>
                <w:rFonts w:ascii="Arial" w:hAnsi="Arial" w:cs="Arial"/>
                <w:bCs/>
                <w:sz w:val="20"/>
                <w:szCs w:val="20"/>
              </w:rPr>
              <w:t xml:space="preserve">3. </w:t>
            </w:r>
            <w:r w:rsidRPr="0062533F">
              <w:rPr>
                <w:rFonts w:ascii="Arial" w:hAnsi="Arial" w:cs="Arial"/>
                <w:bCs/>
                <w:sz w:val="20"/>
                <w:szCs w:val="20"/>
              </w:rPr>
              <w:t>Reunión en el auditorio del centro de salud de Jaihuayco.</w:t>
            </w:r>
          </w:p>
        </w:tc>
        <w:tc>
          <w:tcPr>
            <w:tcW w:w="0" w:type="auto"/>
            <w:vAlign w:val="center"/>
          </w:tcPr>
          <w:p w:rsidR="00EF38D7" w:rsidRPr="00E059AD" w:rsidRDefault="00EF38D7" w:rsidP="00364147">
            <w:pPr>
              <w:pStyle w:val="Prrafodelista"/>
              <w:numPr>
                <w:ilvl w:val="0"/>
                <w:numId w:val="13"/>
              </w:numPr>
              <w:rPr>
                <w:rFonts w:ascii="Arial" w:hAnsi="Arial" w:cs="Arial"/>
                <w:bCs/>
                <w:sz w:val="20"/>
                <w:szCs w:val="20"/>
              </w:rPr>
            </w:pPr>
            <w:r w:rsidRPr="0062533F">
              <w:rPr>
                <w:rFonts w:ascii="Arial" w:hAnsi="Arial" w:cs="Arial"/>
                <w:bCs/>
                <w:sz w:val="20"/>
                <w:szCs w:val="20"/>
              </w:rPr>
              <w:t xml:space="preserve">10 de enero 2011     </w:t>
            </w:r>
          </w:p>
          <w:p w:rsidR="00EF38D7" w:rsidRPr="00E059AD" w:rsidRDefault="00EF38D7" w:rsidP="00364147">
            <w:pPr>
              <w:rPr>
                <w:rFonts w:ascii="Arial" w:hAnsi="Arial" w:cs="Arial"/>
                <w:bCs/>
                <w:sz w:val="20"/>
                <w:szCs w:val="20"/>
              </w:rPr>
            </w:pPr>
          </w:p>
          <w:p w:rsidR="00EF38D7" w:rsidRPr="00E059AD" w:rsidRDefault="00EF38D7" w:rsidP="00364147">
            <w:pPr>
              <w:rPr>
                <w:rFonts w:ascii="Arial" w:hAnsi="Arial" w:cs="Arial"/>
                <w:bCs/>
                <w:sz w:val="20"/>
                <w:szCs w:val="20"/>
              </w:rPr>
            </w:pPr>
          </w:p>
          <w:p w:rsidR="00EF38D7" w:rsidRPr="00E059AD" w:rsidRDefault="00EF38D7" w:rsidP="00364147">
            <w:pPr>
              <w:rPr>
                <w:rFonts w:ascii="Arial" w:hAnsi="Arial" w:cs="Arial"/>
                <w:bCs/>
                <w:sz w:val="20"/>
                <w:szCs w:val="20"/>
              </w:rPr>
            </w:pPr>
          </w:p>
          <w:p w:rsidR="00EF38D7" w:rsidDel="001761A2" w:rsidRDefault="00EF38D7" w:rsidP="00364147">
            <w:pPr>
              <w:rPr>
                <w:del w:id="377" w:author="Fundación Waal" w:date="2011-05-26T11:04:00Z"/>
                <w:rFonts w:ascii="Arial" w:hAnsi="Arial" w:cs="Arial"/>
                <w:bCs/>
                <w:sz w:val="20"/>
                <w:szCs w:val="20"/>
              </w:rPr>
            </w:pPr>
          </w:p>
          <w:p w:rsidR="00EF38D7" w:rsidDel="001761A2" w:rsidRDefault="00EF38D7" w:rsidP="00364147">
            <w:pPr>
              <w:rPr>
                <w:del w:id="378" w:author="Fundación Waal" w:date="2011-05-26T11:04:00Z"/>
                <w:rFonts w:ascii="Arial" w:hAnsi="Arial" w:cs="Arial"/>
                <w:bCs/>
                <w:sz w:val="20"/>
                <w:szCs w:val="20"/>
              </w:rPr>
            </w:pPr>
          </w:p>
          <w:p w:rsidR="001761A2" w:rsidRDefault="001761A2" w:rsidP="00364147">
            <w:pPr>
              <w:numPr>
                <w:ins w:id="379" w:author="Fundación Waal" w:date="2011-05-26T11:04:00Z"/>
              </w:numPr>
              <w:rPr>
                <w:ins w:id="380" w:author="Fundación Waal" w:date="2011-05-26T11:04:00Z"/>
                <w:rFonts w:ascii="Arial" w:hAnsi="Arial" w:cs="Arial"/>
                <w:bCs/>
                <w:sz w:val="20"/>
                <w:szCs w:val="20"/>
              </w:rPr>
            </w:pPr>
          </w:p>
          <w:p w:rsidR="00EF38D7" w:rsidRPr="00E059AD" w:rsidRDefault="00EF38D7" w:rsidP="00364147">
            <w:pPr>
              <w:rPr>
                <w:rFonts w:ascii="Arial" w:hAnsi="Arial" w:cs="Arial"/>
                <w:bCs/>
                <w:sz w:val="20"/>
                <w:szCs w:val="20"/>
              </w:rPr>
            </w:pPr>
            <w:r w:rsidRPr="0062533F">
              <w:rPr>
                <w:rFonts w:ascii="Arial" w:hAnsi="Arial" w:cs="Arial"/>
                <w:bCs/>
                <w:sz w:val="20"/>
                <w:szCs w:val="20"/>
              </w:rPr>
              <w:t>2.-  1,8,21,28 de febrero 2011</w:t>
            </w:r>
          </w:p>
          <w:p w:rsidR="00EF38D7" w:rsidRPr="00E059AD" w:rsidRDefault="00EF38D7" w:rsidP="00364147">
            <w:pPr>
              <w:spacing w:before="240"/>
              <w:rPr>
                <w:rFonts w:ascii="Arial" w:hAnsi="Arial" w:cs="Arial"/>
                <w:bCs/>
                <w:sz w:val="20"/>
                <w:szCs w:val="20"/>
              </w:rPr>
            </w:pPr>
            <w:r w:rsidRPr="0062533F">
              <w:rPr>
                <w:rFonts w:ascii="Arial" w:hAnsi="Arial" w:cs="Arial"/>
                <w:bCs/>
                <w:sz w:val="20"/>
                <w:szCs w:val="20"/>
              </w:rPr>
              <w:t>a. Panfletos 3,10,17,24,31 de Enero; 10,17,24 de Febrero de 2011</w:t>
            </w:r>
          </w:p>
          <w:p w:rsidR="00EF38D7" w:rsidRPr="00E059AD" w:rsidRDefault="00EF38D7" w:rsidP="00364147">
            <w:pPr>
              <w:spacing w:before="240"/>
              <w:rPr>
                <w:rFonts w:ascii="Arial" w:hAnsi="Arial" w:cs="Arial"/>
                <w:bCs/>
                <w:sz w:val="20"/>
                <w:szCs w:val="20"/>
              </w:rPr>
            </w:pPr>
          </w:p>
          <w:p w:rsidR="00EF38D7" w:rsidRPr="00E059AD" w:rsidRDefault="00EF38D7" w:rsidP="00364147">
            <w:pPr>
              <w:rPr>
                <w:rFonts w:ascii="Arial" w:hAnsi="Arial" w:cs="Arial"/>
                <w:bCs/>
                <w:sz w:val="20"/>
                <w:szCs w:val="20"/>
              </w:rPr>
            </w:pPr>
            <w:r w:rsidRPr="0062533F">
              <w:rPr>
                <w:rFonts w:ascii="Arial" w:hAnsi="Arial" w:cs="Arial"/>
                <w:bCs/>
                <w:sz w:val="20"/>
                <w:szCs w:val="20"/>
              </w:rPr>
              <w:t>3.  6 de Enero primera reunión, 17 de febrero Segunda reunión  2011</w:t>
            </w:r>
          </w:p>
          <w:p w:rsidR="00EF38D7" w:rsidRPr="00E059AD" w:rsidRDefault="00EF38D7" w:rsidP="00364147">
            <w:pPr>
              <w:rPr>
                <w:rFonts w:ascii="Arial" w:hAnsi="Arial" w:cs="Arial"/>
                <w:bCs/>
                <w:sz w:val="20"/>
                <w:szCs w:val="20"/>
              </w:rPr>
            </w:pPr>
          </w:p>
          <w:p w:rsidR="00EF38D7" w:rsidRPr="00E059AD" w:rsidRDefault="00EF38D7" w:rsidP="00364147">
            <w:pPr>
              <w:rPr>
                <w:rFonts w:ascii="Arial" w:hAnsi="Arial" w:cs="Arial"/>
                <w:bCs/>
                <w:sz w:val="20"/>
                <w:szCs w:val="20"/>
              </w:rPr>
            </w:pPr>
          </w:p>
          <w:p w:rsidR="00EF38D7" w:rsidRPr="00E059AD" w:rsidRDefault="00EF38D7" w:rsidP="00364147">
            <w:pPr>
              <w:rPr>
                <w:rFonts w:ascii="Arial" w:hAnsi="Arial" w:cs="Arial"/>
                <w:bCs/>
                <w:sz w:val="20"/>
                <w:szCs w:val="20"/>
              </w:rPr>
            </w:pPr>
          </w:p>
          <w:p w:rsidR="00EF38D7" w:rsidRPr="00E059AD" w:rsidRDefault="00EF38D7" w:rsidP="00364147">
            <w:pPr>
              <w:rPr>
                <w:rFonts w:ascii="Arial" w:hAnsi="Arial" w:cs="Arial"/>
                <w:bCs/>
                <w:sz w:val="20"/>
                <w:szCs w:val="20"/>
              </w:rPr>
            </w:pPr>
          </w:p>
          <w:p w:rsidR="00EF38D7" w:rsidRPr="00E059AD" w:rsidRDefault="00EF38D7" w:rsidP="00364147">
            <w:pPr>
              <w:rPr>
                <w:rFonts w:ascii="Arial" w:hAnsi="Arial" w:cs="Arial"/>
                <w:bCs/>
                <w:sz w:val="20"/>
                <w:szCs w:val="20"/>
              </w:rPr>
            </w:pPr>
          </w:p>
          <w:p w:rsidR="00EF38D7" w:rsidRPr="00E059AD" w:rsidRDefault="00EF38D7" w:rsidP="00364147">
            <w:pPr>
              <w:rPr>
                <w:rFonts w:ascii="Arial" w:hAnsi="Arial" w:cs="Arial"/>
                <w:bCs/>
                <w:sz w:val="20"/>
                <w:szCs w:val="20"/>
              </w:rPr>
            </w:pPr>
          </w:p>
          <w:p w:rsidR="00EF38D7" w:rsidRPr="00E059AD" w:rsidRDefault="00EF38D7" w:rsidP="00364147">
            <w:pPr>
              <w:rPr>
                <w:rFonts w:ascii="Arial" w:hAnsi="Arial" w:cs="Arial"/>
                <w:bCs/>
                <w:sz w:val="20"/>
                <w:szCs w:val="20"/>
              </w:rPr>
            </w:pPr>
          </w:p>
          <w:p w:rsidR="00EF38D7" w:rsidRPr="00E059AD" w:rsidRDefault="00EF38D7" w:rsidP="00364147">
            <w:pPr>
              <w:rPr>
                <w:rFonts w:ascii="Arial" w:hAnsi="Arial" w:cs="Arial"/>
                <w:bCs/>
                <w:sz w:val="20"/>
                <w:szCs w:val="20"/>
              </w:rPr>
            </w:pPr>
          </w:p>
          <w:p w:rsidR="00EF38D7" w:rsidRPr="00E059AD" w:rsidRDefault="00EF38D7" w:rsidP="00364147">
            <w:pPr>
              <w:rPr>
                <w:rFonts w:ascii="Arial" w:hAnsi="Arial" w:cs="Arial"/>
                <w:bCs/>
                <w:sz w:val="20"/>
                <w:szCs w:val="20"/>
              </w:rPr>
            </w:pPr>
          </w:p>
          <w:p w:rsidR="00EF38D7" w:rsidRPr="00E059AD" w:rsidRDefault="00EF38D7" w:rsidP="00364147">
            <w:pPr>
              <w:rPr>
                <w:rFonts w:ascii="Arial" w:hAnsi="Arial" w:cs="Arial"/>
                <w:bCs/>
                <w:sz w:val="20"/>
                <w:szCs w:val="20"/>
              </w:rPr>
            </w:pPr>
          </w:p>
          <w:p w:rsidR="00EF38D7" w:rsidRPr="00E059AD" w:rsidRDefault="00EF38D7" w:rsidP="00364147">
            <w:pPr>
              <w:rPr>
                <w:rFonts w:ascii="Arial" w:hAnsi="Arial" w:cs="Arial"/>
                <w:bCs/>
                <w:sz w:val="20"/>
                <w:szCs w:val="20"/>
              </w:rPr>
            </w:pPr>
          </w:p>
          <w:p w:rsidR="00EF38D7" w:rsidRPr="00E059AD" w:rsidRDefault="00EF38D7" w:rsidP="00364147">
            <w:pPr>
              <w:rPr>
                <w:rFonts w:ascii="Arial" w:hAnsi="Arial" w:cs="Arial"/>
                <w:bCs/>
                <w:sz w:val="20"/>
                <w:szCs w:val="20"/>
              </w:rPr>
            </w:pPr>
          </w:p>
        </w:tc>
      </w:tr>
      <w:tr w:rsidR="00EF38D7" w:rsidRPr="00D05D3E">
        <w:trPr>
          <w:trHeight w:val="113"/>
          <w:jc w:val="center"/>
        </w:trPr>
        <w:tc>
          <w:tcPr>
            <w:tcW w:w="0" w:type="auto"/>
            <w:vMerge w:val="restart"/>
            <w:shd w:val="clear" w:color="auto" w:fill="999999"/>
          </w:tcPr>
          <w:p w:rsidR="00EF38D7" w:rsidRPr="00E059AD" w:rsidRDefault="00EF38D7" w:rsidP="00364147">
            <w:pPr>
              <w:jc w:val="center"/>
              <w:rPr>
                <w:rFonts w:ascii="Arial" w:hAnsi="Arial" w:cs="Arial"/>
                <w:bCs/>
                <w:sz w:val="20"/>
                <w:szCs w:val="20"/>
              </w:rPr>
            </w:pPr>
            <w:r w:rsidRPr="0062533F">
              <w:rPr>
                <w:rFonts w:ascii="Arial" w:hAnsi="Arial" w:cs="Arial"/>
                <w:bCs/>
                <w:sz w:val="20"/>
                <w:szCs w:val="20"/>
              </w:rPr>
              <w:lastRenderedPageBreak/>
              <w:t xml:space="preserve">          Responsables</w:t>
            </w:r>
          </w:p>
        </w:tc>
        <w:tc>
          <w:tcPr>
            <w:tcW w:w="0" w:type="auto"/>
            <w:gridSpan w:val="2"/>
            <w:vMerge w:val="restart"/>
            <w:shd w:val="clear" w:color="auto" w:fill="999999"/>
          </w:tcPr>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Recursos</w:t>
            </w:r>
          </w:p>
        </w:tc>
        <w:tc>
          <w:tcPr>
            <w:tcW w:w="0" w:type="auto"/>
            <w:gridSpan w:val="2"/>
            <w:shd w:val="clear" w:color="auto" w:fill="999999"/>
          </w:tcPr>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Indicadores</w:t>
            </w:r>
          </w:p>
        </w:tc>
        <w:tc>
          <w:tcPr>
            <w:tcW w:w="0" w:type="auto"/>
            <w:gridSpan w:val="2"/>
            <w:shd w:val="clear" w:color="auto" w:fill="999999"/>
          </w:tcPr>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Evaluación</w:t>
            </w:r>
          </w:p>
        </w:tc>
      </w:tr>
      <w:tr w:rsidR="00EF38D7" w:rsidRPr="00D05D3E">
        <w:trPr>
          <w:trHeight w:val="112"/>
          <w:jc w:val="center"/>
        </w:trPr>
        <w:tc>
          <w:tcPr>
            <w:tcW w:w="0" w:type="auto"/>
            <w:vMerge/>
            <w:tcBorders>
              <w:bottom w:val="single" w:sz="4" w:space="0" w:color="auto"/>
            </w:tcBorders>
            <w:shd w:val="clear" w:color="auto" w:fill="999999"/>
            <w:vAlign w:val="center"/>
          </w:tcPr>
          <w:p w:rsidR="00EF38D7" w:rsidRPr="00E059AD" w:rsidRDefault="00EF38D7" w:rsidP="00364147">
            <w:pPr>
              <w:keepNext/>
              <w:numPr>
                <w:ilvl w:val="0"/>
                <w:numId w:val="3"/>
              </w:numPr>
              <w:spacing w:before="240"/>
              <w:jc w:val="center"/>
              <w:outlineLvl w:val="0"/>
              <w:rPr>
                <w:rFonts w:ascii="Arial" w:hAnsi="Arial" w:cs="Arial"/>
                <w:bCs/>
                <w:sz w:val="20"/>
                <w:szCs w:val="20"/>
              </w:rPr>
            </w:pPr>
          </w:p>
        </w:tc>
        <w:tc>
          <w:tcPr>
            <w:tcW w:w="0" w:type="auto"/>
            <w:gridSpan w:val="2"/>
            <w:vMerge/>
            <w:tcBorders>
              <w:bottom w:val="single" w:sz="4" w:space="0" w:color="auto"/>
            </w:tcBorders>
            <w:shd w:val="clear" w:color="auto" w:fill="999999"/>
            <w:vAlign w:val="center"/>
          </w:tcPr>
          <w:p w:rsidR="00EF38D7" w:rsidRPr="00E059AD" w:rsidRDefault="00EF38D7" w:rsidP="00364147">
            <w:pPr>
              <w:keepNext/>
              <w:numPr>
                <w:ilvl w:val="0"/>
                <w:numId w:val="3"/>
              </w:numPr>
              <w:spacing w:before="240"/>
              <w:jc w:val="center"/>
              <w:outlineLvl w:val="0"/>
              <w:rPr>
                <w:rFonts w:ascii="Arial" w:hAnsi="Arial" w:cs="Arial"/>
                <w:bCs/>
                <w:sz w:val="20"/>
                <w:szCs w:val="20"/>
              </w:rPr>
            </w:pPr>
          </w:p>
        </w:tc>
        <w:tc>
          <w:tcPr>
            <w:tcW w:w="0" w:type="auto"/>
            <w:tcBorders>
              <w:bottom w:val="single" w:sz="4" w:space="0" w:color="auto"/>
            </w:tcBorders>
            <w:shd w:val="clear" w:color="auto" w:fill="999999"/>
          </w:tcPr>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Descripción</w:t>
            </w:r>
          </w:p>
        </w:tc>
        <w:tc>
          <w:tcPr>
            <w:tcW w:w="0" w:type="auto"/>
            <w:tcBorders>
              <w:bottom w:val="single" w:sz="4" w:space="0" w:color="auto"/>
            </w:tcBorders>
            <w:shd w:val="clear" w:color="auto" w:fill="999999"/>
          </w:tcPr>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Verificación</w:t>
            </w:r>
          </w:p>
        </w:tc>
        <w:tc>
          <w:tcPr>
            <w:tcW w:w="0" w:type="auto"/>
            <w:tcBorders>
              <w:bottom w:val="single" w:sz="4" w:space="0" w:color="auto"/>
            </w:tcBorders>
            <w:shd w:val="clear" w:color="auto" w:fill="999999"/>
          </w:tcPr>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 Cump. Actividad</w:t>
            </w:r>
          </w:p>
        </w:tc>
        <w:tc>
          <w:tcPr>
            <w:tcW w:w="0" w:type="auto"/>
            <w:tcBorders>
              <w:bottom w:val="single" w:sz="4" w:space="0" w:color="auto"/>
            </w:tcBorders>
            <w:shd w:val="clear" w:color="auto" w:fill="999999"/>
          </w:tcPr>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Observaciones</w:t>
            </w:r>
          </w:p>
        </w:tc>
      </w:tr>
      <w:tr w:rsidR="00EF38D7" w:rsidRPr="00D05D3E">
        <w:trPr>
          <w:trHeight w:val="112"/>
          <w:jc w:val="center"/>
        </w:trPr>
        <w:tc>
          <w:tcPr>
            <w:tcW w:w="0" w:type="auto"/>
            <w:tcBorders>
              <w:bottom w:val="single" w:sz="4" w:space="0" w:color="auto"/>
            </w:tcBorders>
            <w:shd w:val="clear" w:color="auto" w:fill="C0C0C0"/>
            <w:vAlign w:val="bottom"/>
          </w:tcPr>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6</w:t>
            </w:r>
          </w:p>
        </w:tc>
        <w:tc>
          <w:tcPr>
            <w:tcW w:w="0" w:type="auto"/>
            <w:gridSpan w:val="2"/>
            <w:tcBorders>
              <w:bottom w:val="single" w:sz="4" w:space="0" w:color="auto"/>
            </w:tcBorders>
            <w:shd w:val="clear" w:color="auto" w:fill="C0C0C0"/>
            <w:vAlign w:val="bottom"/>
          </w:tcPr>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7</w:t>
            </w:r>
          </w:p>
        </w:tc>
        <w:tc>
          <w:tcPr>
            <w:tcW w:w="0" w:type="auto"/>
            <w:tcBorders>
              <w:bottom w:val="single" w:sz="4" w:space="0" w:color="auto"/>
            </w:tcBorders>
            <w:shd w:val="clear" w:color="auto" w:fill="C0C0C0"/>
            <w:vAlign w:val="bottom"/>
          </w:tcPr>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8</w:t>
            </w:r>
          </w:p>
        </w:tc>
        <w:tc>
          <w:tcPr>
            <w:tcW w:w="0" w:type="auto"/>
            <w:tcBorders>
              <w:bottom w:val="single" w:sz="4" w:space="0" w:color="auto"/>
            </w:tcBorders>
            <w:shd w:val="clear" w:color="auto" w:fill="C0C0C0"/>
            <w:vAlign w:val="bottom"/>
          </w:tcPr>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9</w:t>
            </w:r>
          </w:p>
        </w:tc>
        <w:tc>
          <w:tcPr>
            <w:tcW w:w="0" w:type="auto"/>
            <w:tcBorders>
              <w:bottom w:val="single" w:sz="4" w:space="0" w:color="auto"/>
            </w:tcBorders>
            <w:shd w:val="clear" w:color="auto" w:fill="C0C0C0"/>
            <w:vAlign w:val="bottom"/>
          </w:tcPr>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10</w:t>
            </w:r>
          </w:p>
        </w:tc>
        <w:tc>
          <w:tcPr>
            <w:tcW w:w="0" w:type="auto"/>
            <w:tcBorders>
              <w:bottom w:val="single" w:sz="4" w:space="0" w:color="auto"/>
            </w:tcBorders>
            <w:shd w:val="clear" w:color="auto" w:fill="C0C0C0"/>
            <w:vAlign w:val="bottom"/>
          </w:tcPr>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11</w:t>
            </w:r>
          </w:p>
        </w:tc>
      </w:tr>
      <w:tr w:rsidR="00EF38D7" w:rsidRPr="00D05D3E">
        <w:trPr>
          <w:trHeight w:val="112"/>
          <w:jc w:val="center"/>
        </w:trPr>
        <w:tc>
          <w:tcPr>
            <w:tcW w:w="0" w:type="auto"/>
            <w:shd w:val="clear" w:color="auto" w:fill="auto"/>
          </w:tcPr>
          <w:p w:rsidR="00EF38D7" w:rsidRPr="00E059AD" w:rsidRDefault="00EF38D7" w:rsidP="00AF47B9">
            <w:pPr>
              <w:keepNext/>
              <w:numPr>
                <w:numberingChange w:id="381" w:author="Fundación Waal" w:date="2011-05-26T09:41:00Z" w:original="%1:29:0:."/>
              </w:numPr>
              <w:spacing w:before="240"/>
              <w:ind w:left="360"/>
              <w:jc w:val="center"/>
              <w:outlineLvl w:val="0"/>
              <w:rPr>
                <w:rFonts w:ascii="Arial" w:hAnsi="Arial" w:cs="Arial"/>
                <w:bCs/>
                <w:sz w:val="20"/>
                <w:szCs w:val="20"/>
              </w:rPr>
              <w:pPrChange w:id="382" w:author="Fundación Waal" w:date="2011-05-26T10:41:00Z">
                <w:pPr>
                  <w:keepNext/>
                  <w:spacing w:before="240"/>
                  <w:jc w:val="center"/>
                  <w:outlineLvl w:val="0"/>
                </w:pPr>
              </w:pPrChange>
            </w:pPr>
          </w:p>
          <w:p w:rsidR="00EF38D7" w:rsidRPr="00E059AD" w:rsidRDefault="00EF38D7" w:rsidP="000A2B17">
            <w:pPr>
              <w:rPr>
                <w:rFonts w:ascii="Arial" w:hAnsi="Arial" w:cs="Arial"/>
                <w:bCs/>
                <w:sz w:val="20"/>
                <w:szCs w:val="20"/>
              </w:rPr>
              <w:pPrChange w:id="383" w:author="Fundación Waal" w:date="2011-05-26T11:08:00Z">
                <w:pPr>
                  <w:jc w:val="center"/>
                </w:pPr>
              </w:pPrChange>
            </w:pPr>
            <w:del w:id="384" w:author="Fundación Waal" w:date="2011-05-26T11:08:00Z">
              <w:r w:rsidRPr="0062533F" w:rsidDel="000A2B17">
                <w:rPr>
                  <w:rFonts w:ascii="Arial" w:hAnsi="Arial" w:cs="Arial"/>
                  <w:bCs/>
                  <w:sz w:val="20"/>
                  <w:szCs w:val="20"/>
                </w:rPr>
                <w:delText xml:space="preserve">Expositor </w:delText>
              </w:r>
            </w:del>
            <w:r>
              <w:rPr>
                <w:rFonts w:ascii="Arial" w:hAnsi="Arial" w:cs="Arial"/>
                <w:bCs/>
                <w:sz w:val="20"/>
                <w:szCs w:val="20"/>
              </w:rPr>
              <w:t>L</w:t>
            </w:r>
            <w:r w:rsidRPr="0062533F">
              <w:rPr>
                <w:rFonts w:ascii="Arial" w:hAnsi="Arial" w:cs="Arial"/>
                <w:bCs/>
                <w:sz w:val="20"/>
                <w:szCs w:val="20"/>
              </w:rPr>
              <w:t xml:space="preserve">ic </w:t>
            </w:r>
            <w:r>
              <w:rPr>
                <w:rFonts w:ascii="Arial" w:hAnsi="Arial" w:cs="Arial"/>
                <w:bCs/>
                <w:sz w:val="20"/>
                <w:szCs w:val="20"/>
              </w:rPr>
              <w:t>C</w:t>
            </w:r>
            <w:r w:rsidRPr="0062533F">
              <w:rPr>
                <w:rFonts w:ascii="Arial" w:hAnsi="Arial" w:cs="Arial"/>
                <w:bCs/>
                <w:sz w:val="20"/>
                <w:szCs w:val="20"/>
              </w:rPr>
              <w:t xml:space="preserve">risthian </w:t>
            </w:r>
            <w:r>
              <w:rPr>
                <w:rFonts w:ascii="Arial" w:hAnsi="Arial" w:cs="Arial"/>
                <w:bCs/>
                <w:sz w:val="20"/>
                <w:szCs w:val="20"/>
              </w:rPr>
              <w:t>Jimenez</w:t>
            </w:r>
          </w:p>
          <w:p w:rsidR="00EF38D7" w:rsidRPr="00E059AD" w:rsidRDefault="00EF38D7" w:rsidP="00364147">
            <w:pPr>
              <w:rPr>
                <w:rFonts w:ascii="Arial" w:hAnsi="Arial" w:cs="Arial"/>
                <w:bCs/>
                <w:sz w:val="20"/>
                <w:szCs w:val="20"/>
              </w:rPr>
            </w:pPr>
            <w:del w:id="385" w:author="Fundación Waal" w:date="2011-05-26T11:08:00Z">
              <w:r w:rsidRPr="0062533F" w:rsidDel="000A2B17">
                <w:rPr>
                  <w:rFonts w:ascii="Arial" w:hAnsi="Arial" w:cs="Arial"/>
                  <w:bCs/>
                  <w:sz w:val="20"/>
                  <w:szCs w:val="20"/>
                </w:rPr>
                <w:delText xml:space="preserve">Lista </w:delText>
              </w:r>
            </w:del>
            <w:r>
              <w:rPr>
                <w:rFonts w:ascii="Arial" w:hAnsi="Arial" w:cs="Arial"/>
                <w:bCs/>
                <w:sz w:val="20"/>
                <w:szCs w:val="20"/>
              </w:rPr>
              <w:t>L</w:t>
            </w:r>
            <w:r w:rsidRPr="0062533F">
              <w:rPr>
                <w:rFonts w:ascii="Arial" w:hAnsi="Arial" w:cs="Arial"/>
                <w:bCs/>
                <w:sz w:val="20"/>
                <w:szCs w:val="20"/>
              </w:rPr>
              <w:t xml:space="preserve">ic </w:t>
            </w:r>
            <w:r>
              <w:rPr>
                <w:rFonts w:ascii="Arial" w:hAnsi="Arial" w:cs="Arial"/>
                <w:bCs/>
                <w:sz w:val="20"/>
                <w:szCs w:val="20"/>
              </w:rPr>
              <w:t>L</w:t>
            </w:r>
            <w:r w:rsidRPr="0062533F">
              <w:rPr>
                <w:rFonts w:ascii="Arial" w:hAnsi="Arial" w:cs="Arial"/>
                <w:bCs/>
                <w:sz w:val="20"/>
                <w:szCs w:val="20"/>
              </w:rPr>
              <w:t xml:space="preserve">ilian </w:t>
            </w:r>
            <w:r>
              <w:rPr>
                <w:rFonts w:ascii="Arial" w:hAnsi="Arial" w:cs="Arial"/>
                <w:bCs/>
                <w:sz w:val="20"/>
                <w:szCs w:val="20"/>
              </w:rPr>
              <w:t>Zapata</w:t>
            </w:r>
          </w:p>
          <w:p w:rsidR="00EF38D7" w:rsidRPr="00E059AD" w:rsidRDefault="00EF38D7" w:rsidP="000A2B17">
            <w:pPr>
              <w:rPr>
                <w:rFonts w:ascii="Arial" w:hAnsi="Arial" w:cs="Arial"/>
                <w:bCs/>
                <w:sz w:val="20"/>
                <w:szCs w:val="20"/>
              </w:rPr>
              <w:pPrChange w:id="386" w:author="Fundación Waal" w:date="2011-05-26T11:08:00Z">
                <w:pPr>
                  <w:jc w:val="center"/>
                </w:pPr>
              </w:pPrChange>
            </w:pPr>
            <w:del w:id="387" w:author="Fundación Waal" w:date="2011-05-26T11:08:00Z">
              <w:r w:rsidRPr="0062533F" w:rsidDel="000A2B17">
                <w:rPr>
                  <w:rFonts w:ascii="Arial" w:hAnsi="Arial" w:cs="Arial"/>
                  <w:bCs/>
                  <w:sz w:val="20"/>
                  <w:szCs w:val="20"/>
                </w:rPr>
                <w:delText xml:space="preserve">Fotos </w:delText>
              </w:r>
            </w:del>
            <w:r>
              <w:rPr>
                <w:rFonts w:ascii="Arial" w:hAnsi="Arial" w:cs="Arial"/>
                <w:bCs/>
                <w:sz w:val="20"/>
                <w:szCs w:val="20"/>
              </w:rPr>
              <w:t>L</w:t>
            </w:r>
            <w:r w:rsidRPr="0062533F">
              <w:rPr>
                <w:rFonts w:ascii="Arial" w:hAnsi="Arial" w:cs="Arial"/>
                <w:bCs/>
                <w:sz w:val="20"/>
                <w:szCs w:val="20"/>
              </w:rPr>
              <w:t xml:space="preserve">ic. Cecilia </w:t>
            </w:r>
            <w:r>
              <w:rPr>
                <w:rFonts w:ascii="Arial" w:hAnsi="Arial" w:cs="Arial"/>
                <w:bCs/>
                <w:sz w:val="20"/>
                <w:szCs w:val="20"/>
              </w:rPr>
              <w:t>Rafael.</w:t>
            </w:r>
          </w:p>
          <w:p w:rsidR="00EF38D7" w:rsidRPr="00E059AD" w:rsidRDefault="00EF38D7" w:rsidP="00AF47B9">
            <w:pPr>
              <w:keepNext/>
              <w:numPr>
                <w:numberingChange w:id="388" w:author="Fundación Waal" w:date="2011-05-26T09:41:00Z" w:original="%1:30:0:."/>
              </w:numPr>
              <w:spacing w:before="240"/>
              <w:ind w:left="360"/>
              <w:jc w:val="center"/>
              <w:outlineLvl w:val="0"/>
              <w:rPr>
                <w:rFonts w:ascii="Arial" w:hAnsi="Arial" w:cs="Arial"/>
                <w:bCs/>
                <w:sz w:val="20"/>
                <w:szCs w:val="20"/>
              </w:rPr>
              <w:pPrChange w:id="389" w:author="Fundación Waal" w:date="2011-05-26T10:41:00Z">
                <w:pPr>
                  <w:keepNext/>
                  <w:spacing w:before="240"/>
                  <w:jc w:val="center"/>
                  <w:outlineLvl w:val="0"/>
                </w:pPr>
              </w:pPrChange>
            </w:pPr>
          </w:p>
          <w:p w:rsidR="00EF38D7" w:rsidRPr="00E059AD" w:rsidRDefault="00EF38D7" w:rsidP="00AF47B9">
            <w:pPr>
              <w:keepNext/>
              <w:numPr>
                <w:numberingChange w:id="390" w:author="Fundación Waal" w:date="2011-05-26T09:41:00Z" w:original="%1:31:0:."/>
              </w:numPr>
              <w:spacing w:before="240"/>
              <w:ind w:left="360"/>
              <w:jc w:val="center"/>
              <w:outlineLvl w:val="0"/>
              <w:rPr>
                <w:rFonts w:ascii="Arial" w:hAnsi="Arial" w:cs="Arial"/>
                <w:bCs/>
                <w:sz w:val="20"/>
                <w:szCs w:val="20"/>
              </w:rPr>
              <w:pPrChange w:id="391" w:author="Fundación Waal" w:date="2011-05-26T10:41:00Z">
                <w:pPr>
                  <w:keepNext/>
                  <w:spacing w:before="240"/>
                  <w:jc w:val="center"/>
                  <w:outlineLvl w:val="0"/>
                </w:pPr>
              </w:pPrChange>
            </w:pPr>
          </w:p>
          <w:p w:rsidR="00EF38D7" w:rsidRPr="00E059AD" w:rsidRDefault="00EF38D7" w:rsidP="00AF47B9">
            <w:pPr>
              <w:keepNext/>
              <w:numPr>
                <w:numberingChange w:id="392" w:author="Fundación Waal" w:date="2011-05-26T09:41:00Z" w:original="%1:32:0:."/>
              </w:numPr>
              <w:spacing w:before="240"/>
              <w:ind w:left="360"/>
              <w:jc w:val="center"/>
              <w:outlineLvl w:val="0"/>
              <w:rPr>
                <w:rFonts w:ascii="Arial" w:hAnsi="Arial" w:cs="Arial"/>
                <w:bCs/>
                <w:sz w:val="20"/>
                <w:szCs w:val="20"/>
              </w:rPr>
              <w:pPrChange w:id="393" w:author="Fundación Waal" w:date="2011-05-26T10:41:00Z">
                <w:pPr>
                  <w:keepNext/>
                  <w:spacing w:before="240"/>
                  <w:jc w:val="center"/>
                  <w:outlineLvl w:val="0"/>
                </w:pPr>
              </w:pPrChange>
            </w:pPr>
          </w:p>
          <w:p w:rsidR="00EF38D7" w:rsidRPr="00E059AD" w:rsidRDefault="00EF38D7" w:rsidP="00AF47B9">
            <w:pPr>
              <w:keepNext/>
              <w:numPr>
                <w:numberingChange w:id="394" w:author="Fundación Waal" w:date="2011-05-26T09:41:00Z" w:original="%1:33:0:."/>
              </w:numPr>
              <w:spacing w:before="240"/>
              <w:ind w:left="360"/>
              <w:jc w:val="center"/>
              <w:outlineLvl w:val="0"/>
              <w:rPr>
                <w:rFonts w:ascii="Arial" w:hAnsi="Arial" w:cs="Arial"/>
                <w:bCs/>
                <w:sz w:val="20"/>
                <w:szCs w:val="20"/>
              </w:rPr>
              <w:pPrChange w:id="395" w:author="Fundación Waal" w:date="2011-05-26T10:41:00Z">
                <w:pPr>
                  <w:keepNext/>
                  <w:spacing w:before="240"/>
                  <w:jc w:val="center"/>
                  <w:outlineLvl w:val="0"/>
                </w:pPr>
              </w:pPrChange>
            </w:pPr>
          </w:p>
          <w:p w:rsidR="00EF38D7" w:rsidRPr="00E059AD" w:rsidRDefault="00EF38D7" w:rsidP="00AF47B9">
            <w:pPr>
              <w:keepNext/>
              <w:numPr>
                <w:numberingChange w:id="396" w:author="Fundación Waal" w:date="2011-05-26T09:41:00Z" w:original="%1:34:0:."/>
              </w:numPr>
              <w:spacing w:before="240"/>
              <w:ind w:left="360"/>
              <w:jc w:val="center"/>
              <w:outlineLvl w:val="0"/>
              <w:rPr>
                <w:rFonts w:ascii="Arial" w:hAnsi="Arial" w:cs="Arial"/>
                <w:bCs/>
                <w:sz w:val="20"/>
                <w:szCs w:val="20"/>
              </w:rPr>
              <w:pPrChange w:id="397" w:author="Fundación Waal" w:date="2011-05-26T10:41:00Z">
                <w:pPr>
                  <w:keepNext/>
                  <w:spacing w:before="240"/>
                  <w:jc w:val="center"/>
                  <w:outlineLvl w:val="0"/>
                </w:pPr>
              </w:pPrChange>
            </w:pPr>
          </w:p>
          <w:p w:rsidR="00EF38D7" w:rsidRPr="00E059AD" w:rsidRDefault="00EF38D7" w:rsidP="00AF47B9">
            <w:pPr>
              <w:keepNext/>
              <w:numPr>
                <w:numberingChange w:id="398" w:author="Fundación Waal" w:date="2011-05-26T09:41:00Z" w:original="%1:35:0:."/>
              </w:numPr>
              <w:spacing w:before="240"/>
              <w:ind w:left="360"/>
              <w:jc w:val="center"/>
              <w:outlineLvl w:val="0"/>
              <w:rPr>
                <w:rFonts w:ascii="Arial" w:hAnsi="Arial" w:cs="Arial"/>
                <w:bCs/>
                <w:sz w:val="20"/>
                <w:szCs w:val="20"/>
              </w:rPr>
              <w:pPrChange w:id="399" w:author="Fundación Waal" w:date="2011-05-26T10:41:00Z">
                <w:pPr>
                  <w:keepNext/>
                  <w:spacing w:before="240"/>
                  <w:jc w:val="center"/>
                  <w:outlineLvl w:val="0"/>
                </w:pPr>
              </w:pPrChange>
            </w:pPr>
          </w:p>
          <w:p w:rsidR="00EF38D7" w:rsidRPr="00E059AD" w:rsidRDefault="00EF38D7" w:rsidP="00AF47B9">
            <w:pPr>
              <w:keepNext/>
              <w:numPr>
                <w:numberingChange w:id="400" w:author="Fundación Waal" w:date="2011-05-26T09:41:00Z" w:original="%1:36:0:."/>
              </w:numPr>
              <w:spacing w:before="240"/>
              <w:ind w:left="360"/>
              <w:jc w:val="center"/>
              <w:outlineLvl w:val="0"/>
              <w:rPr>
                <w:rFonts w:ascii="Arial" w:hAnsi="Arial" w:cs="Arial"/>
                <w:bCs/>
                <w:sz w:val="20"/>
                <w:szCs w:val="20"/>
              </w:rPr>
              <w:pPrChange w:id="401" w:author="Fundación Waal" w:date="2011-05-26T10:41:00Z">
                <w:pPr>
                  <w:keepNext/>
                  <w:spacing w:before="240"/>
                  <w:jc w:val="center"/>
                  <w:outlineLvl w:val="0"/>
                </w:pPr>
              </w:pPrChange>
            </w:pPr>
          </w:p>
          <w:p w:rsidR="00EF38D7" w:rsidRPr="00E059AD" w:rsidRDefault="00EF38D7" w:rsidP="00AF47B9">
            <w:pPr>
              <w:keepNext/>
              <w:numPr>
                <w:numberingChange w:id="402" w:author="Fundación Waal" w:date="2011-05-26T09:41:00Z" w:original="%1:37:0:."/>
              </w:numPr>
              <w:spacing w:before="240"/>
              <w:ind w:left="360"/>
              <w:jc w:val="center"/>
              <w:outlineLvl w:val="0"/>
              <w:rPr>
                <w:rFonts w:ascii="Arial" w:hAnsi="Arial" w:cs="Arial"/>
                <w:bCs/>
                <w:sz w:val="20"/>
                <w:szCs w:val="20"/>
              </w:rPr>
              <w:pPrChange w:id="403" w:author="Fundación Waal" w:date="2011-05-26T10:41:00Z">
                <w:pPr>
                  <w:keepNext/>
                  <w:spacing w:before="240"/>
                  <w:jc w:val="center"/>
                  <w:outlineLvl w:val="0"/>
                </w:pPr>
              </w:pPrChange>
            </w:pPr>
          </w:p>
          <w:p w:rsidR="00EF38D7" w:rsidRPr="00E059AD" w:rsidRDefault="00EF38D7" w:rsidP="00AF47B9">
            <w:pPr>
              <w:keepNext/>
              <w:numPr>
                <w:numberingChange w:id="404" w:author="Fundación Waal" w:date="2011-05-26T09:41:00Z" w:original="%1:38:0:."/>
              </w:numPr>
              <w:spacing w:before="240"/>
              <w:ind w:left="360"/>
              <w:jc w:val="center"/>
              <w:outlineLvl w:val="0"/>
              <w:rPr>
                <w:rFonts w:ascii="Arial" w:hAnsi="Arial" w:cs="Arial"/>
                <w:bCs/>
                <w:sz w:val="20"/>
                <w:szCs w:val="20"/>
              </w:rPr>
              <w:pPrChange w:id="405" w:author="Fundación Waal" w:date="2011-05-26T10:41:00Z">
                <w:pPr>
                  <w:keepNext/>
                  <w:spacing w:before="240"/>
                  <w:jc w:val="center"/>
                  <w:outlineLvl w:val="0"/>
                </w:pPr>
              </w:pPrChange>
            </w:pPr>
          </w:p>
          <w:p w:rsidR="00EF38D7" w:rsidRPr="00E059AD" w:rsidRDefault="00EF38D7" w:rsidP="00AF47B9">
            <w:pPr>
              <w:keepNext/>
              <w:numPr>
                <w:numberingChange w:id="406" w:author="Fundación Waal" w:date="2011-05-26T09:41:00Z" w:original="%1:39:0:."/>
              </w:numPr>
              <w:spacing w:before="240"/>
              <w:ind w:left="360"/>
              <w:jc w:val="center"/>
              <w:outlineLvl w:val="0"/>
              <w:rPr>
                <w:rFonts w:ascii="Arial" w:hAnsi="Arial" w:cs="Arial"/>
                <w:bCs/>
                <w:sz w:val="20"/>
                <w:szCs w:val="20"/>
              </w:rPr>
              <w:pPrChange w:id="407" w:author="Fundación Waal" w:date="2011-05-26T10:41:00Z">
                <w:pPr>
                  <w:keepNext/>
                  <w:spacing w:before="240"/>
                  <w:jc w:val="center"/>
                  <w:outlineLvl w:val="0"/>
                </w:pPr>
              </w:pPrChange>
            </w:pPr>
          </w:p>
          <w:p w:rsidR="00EF38D7" w:rsidRPr="00E059AD" w:rsidRDefault="00EF38D7" w:rsidP="00AF47B9">
            <w:pPr>
              <w:keepNext/>
              <w:numPr>
                <w:numberingChange w:id="408" w:author="Fundación Waal" w:date="2011-05-26T09:41:00Z" w:original="%1:40:0:."/>
              </w:numPr>
              <w:spacing w:before="240"/>
              <w:ind w:left="360"/>
              <w:jc w:val="center"/>
              <w:outlineLvl w:val="0"/>
              <w:rPr>
                <w:rFonts w:ascii="Arial" w:hAnsi="Arial" w:cs="Arial"/>
                <w:bCs/>
                <w:sz w:val="20"/>
                <w:szCs w:val="20"/>
              </w:rPr>
              <w:pPrChange w:id="409" w:author="Fundación Waal" w:date="2011-05-26T10:41:00Z">
                <w:pPr>
                  <w:keepNext/>
                  <w:spacing w:before="240"/>
                  <w:jc w:val="center"/>
                  <w:outlineLvl w:val="0"/>
                </w:pPr>
              </w:pPrChange>
            </w:pPr>
          </w:p>
          <w:p w:rsidR="00EF38D7" w:rsidRPr="00E059AD" w:rsidRDefault="00EF38D7" w:rsidP="00AF47B9">
            <w:pPr>
              <w:keepNext/>
              <w:numPr>
                <w:numberingChange w:id="410" w:author="Fundación Waal" w:date="2011-05-26T09:41:00Z" w:original="%1:41:0:."/>
              </w:numPr>
              <w:spacing w:before="240"/>
              <w:ind w:left="360"/>
              <w:jc w:val="center"/>
              <w:outlineLvl w:val="0"/>
              <w:rPr>
                <w:rFonts w:ascii="Arial" w:hAnsi="Arial" w:cs="Arial"/>
                <w:bCs/>
                <w:sz w:val="20"/>
                <w:szCs w:val="20"/>
              </w:rPr>
              <w:pPrChange w:id="411" w:author="Fundación Waal" w:date="2011-05-26T10:41:00Z">
                <w:pPr>
                  <w:keepNext/>
                  <w:spacing w:before="240"/>
                  <w:jc w:val="center"/>
                  <w:outlineLvl w:val="0"/>
                </w:pPr>
              </w:pPrChange>
            </w:pPr>
          </w:p>
          <w:p w:rsidR="00EF38D7" w:rsidRPr="00E059AD" w:rsidRDefault="00EF38D7" w:rsidP="009B7F22">
            <w:pPr>
              <w:numPr>
                <w:ilvl w:val="0"/>
                <w:numId w:val="13"/>
              </w:numPr>
              <w:rPr>
                <w:rFonts w:ascii="Arial" w:hAnsi="Arial" w:cs="Arial"/>
                <w:bCs/>
                <w:sz w:val="20"/>
                <w:szCs w:val="20"/>
              </w:rPr>
              <w:pPrChange w:id="412" w:author="Fundación Waal" w:date="2011-05-26T14:34:00Z">
                <w:pPr>
                  <w:numPr>
                    <w:numId w:val="13"/>
                  </w:numPr>
                  <w:ind w:left="720" w:hanging="360"/>
                  <w:jc w:val="center"/>
                </w:pPr>
              </w:pPrChange>
            </w:pPr>
            <w:del w:id="413" w:author="Fundación Waal" w:date="2011-05-26T14:34:00Z">
              <w:r w:rsidRPr="0062533F" w:rsidDel="009B7F22">
                <w:rPr>
                  <w:rFonts w:ascii="Arial" w:hAnsi="Arial" w:cs="Arial"/>
                  <w:bCs/>
                  <w:sz w:val="20"/>
                  <w:szCs w:val="20"/>
                </w:rPr>
                <w:lastRenderedPageBreak/>
                <w:delText xml:space="preserve">Entrega </w:delText>
              </w:r>
              <w:r w:rsidDel="009B7F22">
                <w:rPr>
                  <w:rFonts w:ascii="Arial" w:hAnsi="Arial" w:cs="Arial"/>
                  <w:bCs/>
                  <w:sz w:val="20"/>
                  <w:szCs w:val="20"/>
                </w:rPr>
                <w:delText>L</w:delText>
              </w:r>
              <w:r w:rsidRPr="0062533F" w:rsidDel="009B7F22">
                <w:rPr>
                  <w:rFonts w:ascii="Arial" w:hAnsi="Arial" w:cs="Arial"/>
                  <w:bCs/>
                  <w:sz w:val="20"/>
                  <w:szCs w:val="20"/>
                </w:rPr>
                <w:delText>ic.</w:delText>
              </w:r>
            </w:del>
            <w:r w:rsidRPr="0062533F">
              <w:rPr>
                <w:rFonts w:ascii="Arial" w:hAnsi="Arial" w:cs="Arial"/>
                <w:bCs/>
                <w:sz w:val="20"/>
                <w:szCs w:val="20"/>
              </w:rPr>
              <w:t xml:space="preserve"> Cecilia R</w:t>
            </w:r>
            <w:r>
              <w:rPr>
                <w:rFonts w:ascii="Arial" w:hAnsi="Arial" w:cs="Arial"/>
                <w:bCs/>
                <w:sz w:val="20"/>
                <w:szCs w:val="20"/>
              </w:rPr>
              <w:t>afael</w:t>
            </w:r>
            <w:r w:rsidRPr="0062533F">
              <w:rPr>
                <w:rFonts w:ascii="Arial" w:hAnsi="Arial" w:cs="Arial"/>
                <w:bCs/>
                <w:sz w:val="20"/>
                <w:szCs w:val="20"/>
              </w:rPr>
              <w:t xml:space="preserve"> </w:t>
            </w:r>
          </w:p>
          <w:p w:rsidR="00EF38D7" w:rsidRPr="00E059AD" w:rsidRDefault="00EF38D7" w:rsidP="00364147">
            <w:pPr>
              <w:rPr>
                <w:rFonts w:ascii="Arial" w:hAnsi="Arial" w:cs="Arial"/>
                <w:bCs/>
                <w:sz w:val="20"/>
                <w:szCs w:val="20"/>
              </w:rPr>
            </w:pPr>
            <w:del w:id="414" w:author="Fundación Waal" w:date="2011-05-26T14:34:00Z">
              <w:r w:rsidRPr="0062533F" w:rsidDel="009B7F22">
                <w:rPr>
                  <w:rFonts w:ascii="Arial" w:hAnsi="Arial" w:cs="Arial"/>
                  <w:bCs/>
                  <w:sz w:val="20"/>
                  <w:szCs w:val="20"/>
                </w:rPr>
                <w:delText xml:space="preserve">Lista </w:delText>
              </w:r>
            </w:del>
            <w:r>
              <w:rPr>
                <w:rFonts w:ascii="Arial" w:hAnsi="Arial" w:cs="Arial"/>
                <w:bCs/>
                <w:sz w:val="20"/>
                <w:szCs w:val="20"/>
              </w:rPr>
              <w:t>L</w:t>
            </w:r>
            <w:r w:rsidRPr="0062533F">
              <w:rPr>
                <w:rFonts w:ascii="Arial" w:hAnsi="Arial" w:cs="Arial"/>
                <w:bCs/>
                <w:sz w:val="20"/>
                <w:szCs w:val="20"/>
              </w:rPr>
              <w:t>ic. Cristhyan J</w:t>
            </w:r>
            <w:r>
              <w:rPr>
                <w:rFonts w:ascii="Arial" w:hAnsi="Arial" w:cs="Arial"/>
                <w:bCs/>
                <w:sz w:val="20"/>
                <w:szCs w:val="20"/>
              </w:rPr>
              <w:t>imenez</w:t>
            </w:r>
            <w:r w:rsidRPr="0062533F">
              <w:rPr>
                <w:rFonts w:ascii="Arial" w:hAnsi="Arial" w:cs="Arial"/>
                <w:bCs/>
                <w:sz w:val="20"/>
                <w:szCs w:val="20"/>
              </w:rPr>
              <w:t xml:space="preserve"> </w:t>
            </w:r>
          </w:p>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 xml:space="preserve">Lic </w:t>
            </w:r>
            <w:r>
              <w:rPr>
                <w:rFonts w:ascii="Arial" w:hAnsi="Arial" w:cs="Arial"/>
                <w:bCs/>
                <w:sz w:val="20"/>
                <w:szCs w:val="20"/>
              </w:rPr>
              <w:t>L</w:t>
            </w:r>
            <w:r w:rsidRPr="0062533F">
              <w:rPr>
                <w:rFonts w:ascii="Arial" w:hAnsi="Arial" w:cs="Arial"/>
                <w:bCs/>
                <w:sz w:val="20"/>
                <w:szCs w:val="20"/>
              </w:rPr>
              <w:t>ilian Z</w:t>
            </w:r>
            <w:r>
              <w:rPr>
                <w:rFonts w:ascii="Arial" w:hAnsi="Arial" w:cs="Arial"/>
                <w:bCs/>
                <w:sz w:val="20"/>
                <w:szCs w:val="20"/>
              </w:rPr>
              <w:t>apata</w:t>
            </w:r>
          </w:p>
          <w:p w:rsidR="00EF38D7" w:rsidRPr="00E059AD" w:rsidRDefault="00EF38D7" w:rsidP="009B7F22">
            <w:pPr>
              <w:keepNext/>
              <w:numPr>
                <w:numberingChange w:id="415" w:author="Fundación Waal" w:date="2011-05-26T09:41:00Z" w:original="%1:42:0:."/>
              </w:numPr>
              <w:spacing w:before="240"/>
              <w:ind w:left="360"/>
              <w:jc w:val="center"/>
              <w:outlineLvl w:val="0"/>
              <w:rPr>
                <w:rFonts w:ascii="Arial" w:hAnsi="Arial" w:cs="Arial"/>
                <w:bCs/>
                <w:sz w:val="20"/>
                <w:szCs w:val="20"/>
              </w:rPr>
              <w:pPrChange w:id="416" w:author="Fundación Waal" w:date="2011-05-26T14:34:00Z">
                <w:pPr>
                  <w:keepNext/>
                  <w:spacing w:before="240"/>
                  <w:jc w:val="center"/>
                  <w:outlineLvl w:val="0"/>
                </w:pPr>
              </w:pPrChange>
            </w:pPr>
          </w:p>
          <w:p w:rsidR="00EF38D7" w:rsidRPr="00E059AD" w:rsidRDefault="00EF38D7" w:rsidP="009B7F22">
            <w:pPr>
              <w:keepNext/>
              <w:numPr>
                <w:numberingChange w:id="417" w:author="Fundación Waal" w:date="2011-05-26T09:41:00Z" w:original="%1:43:0:."/>
              </w:numPr>
              <w:spacing w:before="240"/>
              <w:ind w:left="360"/>
              <w:jc w:val="center"/>
              <w:outlineLvl w:val="0"/>
              <w:rPr>
                <w:rFonts w:ascii="Arial" w:hAnsi="Arial" w:cs="Arial"/>
                <w:bCs/>
                <w:sz w:val="20"/>
                <w:szCs w:val="20"/>
              </w:rPr>
              <w:pPrChange w:id="418" w:author="Fundación Waal" w:date="2011-05-26T14:34:00Z">
                <w:pPr>
                  <w:keepNext/>
                  <w:spacing w:before="240"/>
                  <w:jc w:val="center"/>
                  <w:outlineLvl w:val="0"/>
                </w:pPr>
              </w:pPrChange>
            </w:pPr>
          </w:p>
          <w:p w:rsidR="00EF38D7" w:rsidRPr="00E059AD" w:rsidRDefault="00EF38D7" w:rsidP="009B7F22">
            <w:pPr>
              <w:keepNext/>
              <w:numPr>
                <w:numberingChange w:id="419" w:author="Fundación Waal" w:date="2011-05-26T09:41:00Z" w:original="%1:44:0:."/>
              </w:numPr>
              <w:spacing w:before="240"/>
              <w:ind w:left="360"/>
              <w:outlineLvl w:val="0"/>
              <w:rPr>
                <w:rFonts w:ascii="Arial" w:hAnsi="Arial" w:cs="Arial"/>
                <w:bCs/>
                <w:sz w:val="20"/>
                <w:szCs w:val="20"/>
              </w:rPr>
              <w:pPrChange w:id="420" w:author="Fundación Waal" w:date="2011-05-26T14:34:00Z">
                <w:pPr>
                  <w:keepNext/>
                  <w:spacing w:before="240"/>
                  <w:outlineLvl w:val="0"/>
                </w:pPr>
              </w:pPrChange>
            </w:pPr>
          </w:p>
        </w:tc>
        <w:tc>
          <w:tcPr>
            <w:tcW w:w="0" w:type="auto"/>
            <w:gridSpan w:val="2"/>
            <w:shd w:val="clear" w:color="auto" w:fill="auto"/>
          </w:tcPr>
          <w:p w:rsidR="00EF38D7" w:rsidRPr="00E059AD" w:rsidDel="006F09D9" w:rsidRDefault="00EF38D7" w:rsidP="00AF47B9">
            <w:pPr>
              <w:keepNext/>
              <w:numPr>
                <w:numberingChange w:id="421" w:author="Fundación Waal" w:date="2011-05-26T09:41:00Z" w:original="%1:45:0:."/>
              </w:numPr>
              <w:spacing w:before="240" w:line="360" w:lineRule="auto"/>
              <w:ind w:left="360"/>
              <w:jc w:val="center"/>
              <w:outlineLvl w:val="0"/>
              <w:rPr>
                <w:del w:id="422" w:author="Fundación Waal" w:date="2011-05-26T14:22:00Z"/>
                <w:rFonts w:ascii="Arial" w:hAnsi="Arial" w:cs="Arial"/>
                <w:bCs/>
                <w:sz w:val="20"/>
                <w:szCs w:val="20"/>
              </w:rPr>
              <w:pPrChange w:id="423" w:author="Fundación Waal" w:date="2011-05-26T10:42:00Z">
                <w:pPr>
                  <w:keepNext/>
                  <w:spacing w:before="240" w:line="360" w:lineRule="auto"/>
                  <w:jc w:val="center"/>
                  <w:outlineLvl w:val="0"/>
                </w:pPr>
              </w:pPrChange>
            </w:pPr>
          </w:p>
          <w:p w:rsidR="00EF38D7" w:rsidRPr="00E059AD" w:rsidRDefault="00EF38D7" w:rsidP="00364147">
            <w:pPr>
              <w:spacing w:line="360" w:lineRule="auto"/>
              <w:jc w:val="center"/>
              <w:rPr>
                <w:rFonts w:ascii="Arial" w:hAnsi="Arial" w:cs="Arial"/>
                <w:bCs/>
                <w:sz w:val="20"/>
                <w:szCs w:val="20"/>
              </w:rPr>
            </w:pPr>
            <w:r w:rsidRPr="0062533F">
              <w:rPr>
                <w:rFonts w:ascii="Arial" w:hAnsi="Arial" w:cs="Arial"/>
                <w:bCs/>
                <w:sz w:val="20"/>
                <w:szCs w:val="20"/>
              </w:rPr>
              <w:t>1.-Pliegos de hojas bond, s</w:t>
            </w:r>
            <w:r>
              <w:rPr>
                <w:rFonts w:ascii="Arial" w:hAnsi="Arial" w:cs="Arial"/>
                <w:bCs/>
                <w:sz w:val="20"/>
                <w:szCs w:val="20"/>
              </w:rPr>
              <w:t>á</w:t>
            </w:r>
            <w:r w:rsidRPr="0062533F">
              <w:rPr>
                <w:rFonts w:ascii="Arial" w:hAnsi="Arial" w:cs="Arial"/>
                <w:bCs/>
                <w:sz w:val="20"/>
                <w:szCs w:val="20"/>
              </w:rPr>
              <w:t>bana</w:t>
            </w:r>
          </w:p>
          <w:p w:rsidR="00EF38D7" w:rsidRPr="00E059AD" w:rsidRDefault="00EF38D7" w:rsidP="00951F46">
            <w:pPr>
              <w:tabs>
                <w:tab w:val="left" w:pos="0"/>
              </w:tabs>
              <w:spacing w:line="360" w:lineRule="auto"/>
              <w:jc w:val="center"/>
              <w:rPr>
                <w:rFonts w:ascii="Arial" w:hAnsi="Arial" w:cs="Arial"/>
                <w:bCs/>
                <w:sz w:val="20"/>
                <w:szCs w:val="20"/>
              </w:rPr>
              <w:pPrChange w:id="424" w:author="Fundación Waal" w:date="2011-05-26T14:30:00Z">
                <w:pPr>
                  <w:spacing w:line="360" w:lineRule="auto"/>
                  <w:jc w:val="center"/>
                </w:pPr>
              </w:pPrChange>
            </w:pPr>
            <w:r w:rsidRPr="0062533F">
              <w:rPr>
                <w:rFonts w:ascii="Arial" w:hAnsi="Arial" w:cs="Arial"/>
                <w:bCs/>
                <w:sz w:val="20"/>
                <w:szCs w:val="20"/>
              </w:rPr>
              <w:t>Papel bond oficio</w:t>
            </w:r>
          </w:p>
          <w:p w:rsidR="00EF38D7" w:rsidRPr="00E059AD" w:rsidRDefault="00EF38D7" w:rsidP="00364147">
            <w:pPr>
              <w:spacing w:line="360" w:lineRule="auto"/>
              <w:jc w:val="center"/>
              <w:rPr>
                <w:rFonts w:ascii="Arial" w:hAnsi="Arial" w:cs="Arial"/>
                <w:bCs/>
                <w:sz w:val="20"/>
                <w:szCs w:val="20"/>
              </w:rPr>
            </w:pPr>
            <w:r w:rsidRPr="0062533F">
              <w:rPr>
                <w:rFonts w:ascii="Arial" w:hAnsi="Arial" w:cs="Arial"/>
                <w:bCs/>
                <w:sz w:val="20"/>
                <w:szCs w:val="20"/>
              </w:rPr>
              <w:t>Marcadores</w:t>
            </w:r>
          </w:p>
          <w:p w:rsidR="00EF38D7" w:rsidRPr="00E059AD" w:rsidRDefault="00EF38D7" w:rsidP="00364147">
            <w:pPr>
              <w:spacing w:line="360" w:lineRule="auto"/>
              <w:jc w:val="center"/>
              <w:rPr>
                <w:rFonts w:ascii="Arial" w:hAnsi="Arial" w:cs="Arial"/>
                <w:bCs/>
                <w:sz w:val="20"/>
                <w:szCs w:val="20"/>
              </w:rPr>
            </w:pPr>
            <w:r w:rsidRPr="0062533F">
              <w:rPr>
                <w:rFonts w:ascii="Arial" w:hAnsi="Arial" w:cs="Arial"/>
                <w:bCs/>
                <w:sz w:val="20"/>
                <w:szCs w:val="20"/>
              </w:rPr>
              <w:t>Reglas</w:t>
            </w:r>
          </w:p>
          <w:p w:rsidR="00EF38D7" w:rsidRPr="00E059AD" w:rsidRDefault="00EF38D7" w:rsidP="00364147">
            <w:pPr>
              <w:spacing w:line="360" w:lineRule="auto"/>
              <w:jc w:val="center"/>
              <w:rPr>
                <w:rFonts w:ascii="Arial" w:hAnsi="Arial" w:cs="Arial"/>
                <w:bCs/>
                <w:sz w:val="20"/>
                <w:szCs w:val="20"/>
              </w:rPr>
            </w:pPr>
            <w:r w:rsidRPr="0062533F">
              <w:rPr>
                <w:rFonts w:ascii="Arial" w:hAnsi="Arial" w:cs="Arial"/>
                <w:bCs/>
                <w:sz w:val="20"/>
                <w:szCs w:val="20"/>
              </w:rPr>
              <w:t>Colores</w:t>
            </w:r>
          </w:p>
          <w:p w:rsidR="00EF38D7" w:rsidRPr="00E059AD" w:rsidRDefault="00EF38D7" w:rsidP="00364147">
            <w:pPr>
              <w:spacing w:line="360" w:lineRule="auto"/>
              <w:jc w:val="center"/>
              <w:rPr>
                <w:rFonts w:ascii="Arial" w:hAnsi="Arial" w:cs="Arial"/>
                <w:bCs/>
                <w:sz w:val="20"/>
                <w:szCs w:val="20"/>
              </w:rPr>
            </w:pPr>
            <w:r w:rsidRPr="0062533F">
              <w:rPr>
                <w:rFonts w:ascii="Arial" w:hAnsi="Arial" w:cs="Arial"/>
                <w:bCs/>
                <w:sz w:val="20"/>
                <w:szCs w:val="20"/>
              </w:rPr>
              <w:t xml:space="preserve">Lapiceros </w:t>
            </w:r>
          </w:p>
          <w:p w:rsidR="00EF38D7" w:rsidRPr="00E059AD" w:rsidRDefault="00EF38D7" w:rsidP="00364147">
            <w:pPr>
              <w:spacing w:line="360" w:lineRule="auto"/>
              <w:jc w:val="center"/>
              <w:rPr>
                <w:rFonts w:ascii="Arial" w:hAnsi="Arial" w:cs="Arial"/>
                <w:bCs/>
                <w:sz w:val="20"/>
                <w:szCs w:val="20"/>
              </w:rPr>
            </w:pPr>
            <w:r w:rsidRPr="0062533F">
              <w:rPr>
                <w:rFonts w:ascii="Arial" w:hAnsi="Arial" w:cs="Arial"/>
                <w:bCs/>
                <w:sz w:val="20"/>
                <w:szCs w:val="20"/>
              </w:rPr>
              <w:t>Lápices</w:t>
            </w:r>
          </w:p>
          <w:p w:rsidR="00EF38D7" w:rsidRPr="00E059AD" w:rsidRDefault="00EF38D7" w:rsidP="00364147">
            <w:pPr>
              <w:spacing w:line="360" w:lineRule="auto"/>
              <w:jc w:val="center"/>
              <w:rPr>
                <w:rFonts w:ascii="Arial" w:hAnsi="Arial" w:cs="Arial"/>
                <w:bCs/>
                <w:sz w:val="20"/>
                <w:szCs w:val="20"/>
              </w:rPr>
            </w:pPr>
            <w:r w:rsidRPr="0062533F">
              <w:rPr>
                <w:rFonts w:ascii="Arial" w:hAnsi="Arial" w:cs="Arial"/>
                <w:bCs/>
                <w:sz w:val="20"/>
                <w:szCs w:val="20"/>
              </w:rPr>
              <w:t xml:space="preserve">Tinta </w:t>
            </w:r>
          </w:p>
          <w:p w:rsidR="00EF38D7" w:rsidRPr="00E059AD" w:rsidRDefault="00EF38D7" w:rsidP="00364147">
            <w:pPr>
              <w:spacing w:line="360" w:lineRule="auto"/>
              <w:jc w:val="center"/>
              <w:rPr>
                <w:rFonts w:ascii="Arial" w:hAnsi="Arial" w:cs="Arial"/>
                <w:bCs/>
                <w:sz w:val="20"/>
                <w:szCs w:val="20"/>
              </w:rPr>
            </w:pPr>
            <w:r w:rsidRPr="0062533F">
              <w:rPr>
                <w:rFonts w:ascii="Arial" w:hAnsi="Arial" w:cs="Arial"/>
                <w:bCs/>
                <w:sz w:val="20"/>
                <w:szCs w:val="20"/>
              </w:rPr>
              <w:t>Computadora</w:t>
            </w:r>
          </w:p>
          <w:p w:rsidR="00EF38D7" w:rsidRPr="00E059AD" w:rsidRDefault="00EF38D7" w:rsidP="00364147">
            <w:pPr>
              <w:spacing w:line="360" w:lineRule="auto"/>
              <w:jc w:val="center"/>
              <w:rPr>
                <w:rFonts w:ascii="Arial" w:hAnsi="Arial" w:cs="Arial"/>
                <w:bCs/>
                <w:sz w:val="20"/>
                <w:szCs w:val="20"/>
              </w:rPr>
            </w:pPr>
            <w:r w:rsidRPr="0062533F">
              <w:rPr>
                <w:rFonts w:ascii="Arial" w:hAnsi="Arial" w:cs="Arial"/>
                <w:bCs/>
                <w:sz w:val="20"/>
                <w:szCs w:val="20"/>
              </w:rPr>
              <w:t>Impresora</w:t>
            </w:r>
          </w:p>
          <w:p w:rsidR="00EF38D7" w:rsidRPr="00E059AD" w:rsidRDefault="00EF38D7" w:rsidP="00AF47B9">
            <w:pPr>
              <w:keepNext/>
              <w:numPr>
                <w:numberingChange w:id="425" w:author="Fundación Waal" w:date="2011-05-26T09:41:00Z" w:original="%1:46:0:."/>
              </w:numPr>
              <w:spacing w:before="240" w:line="360" w:lineRule="auto"/>
              <w:ind w:left="360"/>
              <w:jc w:val="center"/>
              <w:outlineLvl w:val="0"/>
              <w:rPr>
                <w:rFonts w:ascii="Arial" w:hAnsi="Arial" w:cs="Arial"/>
                <w:bCs/>
                <w:sz w:val="20"/>
                <w:szCs w:val="20"/>
              </w:rPr>
              <w:pPrChange w:id="426" w:author="Fundación Waal" w:date="2011-05-26T10:42:00Z">
                <w:pPr>
                  <w:keepNext/>
                  <w:spacing w:before="240" w:line="360" w:lineRule="auto"/>
                  <w:jc w:val="center"/>
                  <w:outlineLvl w:val="0"/>
                </w:pPr>
              </w:pPrChange>
            </w:pPr>
          </w:p>
          <w:p w:rsidR="00EF38D7" w:rsidRPr="00E059AD" w:rsidRDefault="00EF38D7" w:rsidP="00364147">
            <w:pPr>
              <w:spacing w:line="360" w:lineRule="auto"/>
              <w:jc w:val="center"/>
              <w:rPr>
                <w:rFonts w:ascii="Arial" w:hAnsi="Arial" w:cs="Arial"/>
                <w:bCs/>
                <w:sz w:val="20"/>
                <w:szCs w:val="20"/>
              </w:rPr>
            </w:pPr>
            <w:r w:rsidRPr="0062533F">
              <w:rPr>
                <w:rFonts w:ascii="Arial" w:hAnsi="Arial" w:cs="Arial"/>
                <w:bCs/>
                <w:sz w:val="20"/>
                <w:szCs w:val="20"/>
              </w:rPr>
              <w:t>2.Dvd‘s</w:t>
            </w:r>
          </w:p>
        </w:tc>
        <w:tc>
          <w:tcPr>
            <w:tcW w:w="0" w:type="auto"/>
            <w:shd w:val="clear" w:color="auto" w:fill="auto"/>
          </w:tcPr>
          <w:p w:rsidR="00EF38D7" w:rsidRPr="00E059AD" w:rsidRDefault="00EF38D7" w:rsidP="00AF47B9">
            <w:pPr>
              <w:keepNext/>
              <w:numPr>
                <w:numberingChange w:id="427" w:author="Fundación Waal" w:date="2011-05-26T09:41:00Z" w:original="%1:47:0:."/>
              </w:numPr>
              <w:spacing w:before="240"/>
              <w:ind w:left="360"/>
              <w:jc w:val="center"/>
              <w:outlineLvl w:val="0"/>
              <w:rPr>
                <w:rFonts w:ascii="Arial" w:hAnsi="Arial" w:cs="Arial"/>
                <w:bCs/>
                <w:sz w:val="20"/>
                <w:szCs w:val="20"/>
              </w:rPr>
              <w:pPrChange w:id="428" w:author="Fundación Waal" w:date="2011-05-26T10:42:00Z">
                <w:pPr>
                  <w:keepNext/>
                  <w:spacing w:before="240"/>
                  <w:jc w:val="center"/>
                  <w:outlineLvl w:val="0"/>
                </w:pPr>
              </w:pPrChange>
            </w:pPr>
          </w:p>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 xml:space="preserve">1.- </w:t>
            </w:r>
            <w:ins w:id="429" w:author="Fundación Waal" w:date="2011-05-26T11:08:00Z">
              <w:r w:rsidR="00454334">
                <w:rPr>
                  <w:rFonts w:ascii="Arial" w:hAnsi="Arial" w:cs="Arial"/>
                  <w:bCs/>
                  <w:sz w:val="20"/>
                  <w:szCs w:val="20"/>
                </w:rPr>
                <w:t>C</w:t>
              </w:r>
            </w:ins>
            <w:del w:id="430" w:author="Fundación Waal" w:date="2011-05-26T11:08:00Z">
              <w:r w:rsidRPr="0062533F" w:rsidDel="00454334">
                <w:rPr>
                  <w:rFonts w:ascii="Arial" w:hAnsi="Arial" w:cs="Arial"/>
                  <w:bCs/>
                  <w:sz w:val="20"/>
                  <w:szCs w:val="20"/>
                </w:rPr>
                <w:delText>c</w:delText>
              </w:r>
            </w:del>
            <w:r w:rsidRPr="0062533F">
              <w:rPr>
                <w:rFonts w:ascii="Arial" w:hAnsi="Arial" w:cs="Arial"/>
                <w:bCs/>
                <w:sz w:val="20"/>
                <w:szCs w:val="20"/>
              </w:rPr>
              <w:t>uatro encuentros de coordinación con los responsables y el personal del centro</w:t>
            </w:r>
          </w:p>
          <w:p w:rsidR="00EF38D7" w:rsidRPr="00E059AD" w:rsidRDefault="00EF38D7" w:rsidP="00364147">
            <w:pPr>
              <w:jc w:val="center"/>
              <w:rPr>
                <w:rFonts w:ascii="Arial" w:hAnsi="Arial" w:cs="Arial"/>
                <w:bCs/>
                <w:sz w:val="20"/>
                <w:szCs w:val="20"/>
              </w:rPr>
            </w:pPr>
          </w:p>
          <w:p w:rsidR="00EF38D7" w:rsidRPr="00B75D81" w:rsidRDefault="00B75D81" w:rsidP="00532F00">
            <w:pPr>
              <w:pStyle w:val="Prrafodelista"/>
              <w:numPr>
                <w:ilvl w:val="0"/>
                <w:numId w:val="13"/>
              </w:numPr>
              <w:tabs>
                <w:tab w:val="left" w:pos="648"/>
              </w:tabs>
              <w:ind w:left="168" w:firstLine="0"/>
              <w:jc w:val="center"/>
              <w:rPr>
                <w:rFonts w:ascii="Arial" w:hAnsi="Arial" w:cs="Arial"/>
                <w:bCs/>
                <w:sz w:val="20"/>
                <w:szCs w:val="20"/>
              </w:rPr>
              <w:pPrChange w:id="431" w:author="Fundación Waal" w:date="2011-05-26T14:24:00Z">
                <w:pPr>
                  <w:pStyle w:val="Prrafodelista"/>
                  <w:numPr>
                    <w:numId w:val="13"/>
                  </w:numPr>
                  <w:ind w:hanging="360"/>
                  <w:jc w:val="center"/>
                </w:pPr>
              </w:pPrChange>
            </w:pPr>
            <w:r>
              <w:rPr>
                <w:rFonts w:ascii="Arial" w:hAnsi="Arial" w:cs="Arial"/>
                <w:bCs/>
                <w:sz w:val="20"/>
                <w:szCs w:val="20"/>
              </w:rPr>
              <w:t>La difusión de Dvds con contenido de la importancia de la nutrición.</w:t>
            </w: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 xml:space="preserve"> </w:t>
            </w:r>
          </w:p>
          <w:p w:rsidR="00EF38D7" w:rsidRPr="00E059AD" w:rsidRDefault="00EF38D7" w:rsidP="00AF47B9">
            <w:pPr>
              <w:keepNext/>
              <w:numPr>
                <w:numberingChange w:id="432" w:author="Fundación Waal" w:date="2011-05-26T09:41:00Z" w:original="%1:48:0:."/>
              </w:numPr>
              <w:spacing w:before="240"/>
              <w:ind w:left="360"/>
              <w:jc w:val="center"/>
              <w:outlineLvl w:val="0"/>
              <w:rPr>
                <w:rFonts w:ascii="Arial" w:hAnsi="Arial" w:cs="Arial"/>
                <w:bCs/>
                <w:sz w:val="20"/>
                <w:szCs w:val="20"/>
              </w:rPr>
              <w:pPrChange w:id="433" w:author="Fundación Waal" w:date="2011-05-26T10:42:00Z">
                <w:pPr>
                  <w:keepNext/>
                  <w:spacing w:before="240"/>
                  <w:jc w:val="center"/>
                  <w:outlineLvl w:val="0"/>
                </w:pPr>
              </w:pPrChange>
            </w:pPr>
          </w:p>
          <w:p w:rsidR="00EF38D7" w:rsidRPr="00E059AD" w:rsidRDefault="00EF38D7" w:rsidP="00AF47B9">
            <w:pPr>
              <w:keepNext/>
              <w:numPr>
                <w:numberingChange w:id="434" w:author="Fundación Waal" w:date="2011-05-26T09:41:00Z" w:original="%1:49:0:."/>
              </w:numPr>
              <w:spacing w:before="240"/>
              <w:ind w:left="360"/>
              <w:jc w:val="center"/>
              <w:outlineLvl w:val="0"/>
              <w:rPr>
                <w:rFonts w:ascii="Arial" w:hAnsi="Arial" w:cs="Arial"/>
                <w:bCs/>
                <w:sz w:val="20"/>
                <w:szCs w:val="20"/>
              </w:rPr>
              <w:pPrChange w:id="435" w:author="Fundación Waal" w:date="2011-05-26T10:42:00Z">
                <w:pPr>
                  <w:keepNext/>
                  <w:spacing w:before="240"/>
                  <w:jc w:val="center"/>
                  <w:outlineLvl w:val="0"/>
                </w:pPr>
              </w:pPrChange>
            </w:pPr>
          </w:p>
          <w:p w:rsidR="00EF38D7" w:rsidRPr="00E059AD" w:rsidRDefault="00EF38D7" w:rsidP="00AF47B9">
            <w:pPr>
              <w:keepNext/>
              <w:numPr>
                <w:numberingChange w:id="436" w:author="Fundación Waal" w:date="2011-05-26T09:41:00Z" w:original="%1:50:0:."/>
              </w:numPr>
              <w:spacing w:before="240"/>
              <w:ind w:left="360"/>
              <w:jc w:val="center"/>
              <w:outlineLvl w:val="0"/>
              <w:rPr>
                <w:rFonts w:ascii="Arial" w:hAnsi="Arial" w:cs="Arial"/>
                <w:bCs/>
                <w:sz w:val="20"/>
                <w:szCs w:val="20"/>
              </w:rPr>
              <w:pPrChange w:id="437" w:author="Fundación Waal" w:date="2011-05-26T10:42:00Z">
                <w:pPr>
                  <w:keepNext/>
                  <w:spacing w:before="240"/>
                  <w:jc w:val="center"/>
                  <w:outlineLvl w:val="0"/>
                </w:pPr>
              </w:pPrChange>
            </w:pPr>
          </w:p>
          <w:p w:rsidR="00EF38D7" w:rsidRPr="00E059AD" w:rsidRDefault="00EF38D7" w:rsidP="00AF47B9">
            <w:pPr>
              <w:keepNext/>
              <w:numPr>
                <w:numberingChange w:id="438" w:author="Fundación Waal" w:date="2011-05-26T09:41:00Z" w:original="%1:51:0:."/>
              </w:numPr>
              <w:spacing w:before="240"/>
              <w:ind w:left="360"/>
              <w:jc w:val="center"/>
              <w:outlineLvl w:val="0"/>
              <w:rPr>
                <w:rFonts w:ascii="Arial" w:hAnsi="Arial" w:cs="Arial"/>
                <w:bCs/>
                <w:sz w:val="20"/>
                <w:szCs w:val="20"/>
              </w:rPr>
              <w:pPrChange w:id="439" w:author="Fundación Waal" w:date="2011-05-26T10:42:00Z">
                <w:pPr>
                  <w:keepNext/>
                  <w:spacing w:before="240"/>
                  <w:jc w:val="center"/>
                  <w:outlineLvl w:val="0"/>
                </w:pPr>
              </w:pPrChange>
            </w:pPr>
          </w:p>
          <w:p w:rsidR="00EF38D7" w:rsidRPr="00E059AD" w:rsidRDefault="00EF38D7" w:rsidP="00AF47B9">
            <w:pPr>
              <w:keepNext/>
              <w:numPr>
                <w:numberingChange w:id="440" w:author="Fundación Waal" w:date="2011-05-26T09:41:00Z" w:original="%1:52:0:."/>
              </w:numPr>
              <w:spacing w:before="240"/>
              <w:ind w:left="360"/>
              <w:jc w:val="center"/>
              <w:outlineLvl w:val="0"/>
              <w:rPr>
                <w:rFonts w:ascii="Arial" w:hAnsi="Arial" w:cs="Arial"/>
                <w:bCs/>
                <w:sz w:val="20"/>
                <w:szCs w:val="20"/>
              </w:rPr>
              <w:pPrChange w:id="441" w:author="Fundación Waal" w:date="2011-05-26T10:42:00Z">
                <w:pPr>
                  <w:keepNext/>
                  <w:spacing w:before="240"/>
                  <w:jc w:val="center"/>
                  <w:outlineLvl w:val="0"/>
                </w:pPr>
              </w:pPrChange>
            </w:pPr>
          </w:p>
          <w:p w:rsidR="00EF38D7" w:rsidRPr="00E059AD" w:rsidRDefault="00EF38D7" w:rsidP="00364147">
            <w:pPr>
              <w:numPr>
                <w:ilvl w:val="0"/>
                <w:numId w:val="16"/>
              </w:numPr>
              <w:jc w:val="center"/>
              <w:rPr>
                <w:rFonts w:ascii="Arial" w:hAnsi="Arial" w:cs="Arial"/>
                <w:bCs/>
                <w:sz w:val="20"/>
                <w:szCs w:val="20"/>
              </w:rPr>
            </w:pPr>
            <w:r>
              <w:rPr>
                <w:rFonts w:ascii="Arial" w:hAnsi="Arial" w:cs="Arial"/>
                <w:bCs/>
                <w:sz w:val="20"/>
                <w:szCs w:val="20"/>
              </w:rPr>
              <w:t>Entrega de</w:t>
            </w:r>
            <w:r w:rsidRPr="0062533F">
              <w:rPr>
                <w:rFonts w:ascii="Arial" w:hAnsi="Arial" w:cs="Arial"/>
                <w:bCs/>
                <w:sz w:val="20"/>
                <w:szCs w:val="20"/>
              </w:rPr>
              <w:t xml:space="preserve"> </w:t>
            </w:r>
            <w:r w:rsidRPr="0062533F">
              <w:rPr>
                <w:rFonts w:ascii="Arial" w:hAnsi="Arial" w:cs="Arial"/>
                <w:bCs/>
                <w:sz w:val="20"/>
                <w:szCs w:val="20"/>
              </w:rPr>
              <w:lastRenderedPageBreak/>
              <w:t>materiales de difusión audiovisual para que se vayan proyectando.</w:t>
            </w:r>
          </w:p>
        </w:tc>
        <w:tc>
          <w:tcPr>
            <w:tcW w:w="0" w:type="auto"/>
            <w:shd w:val="clear" w:color="auto" w:fill="auto"/>
          </w:tcPr>
          <w:p w:rsidR="00EF38D7" w:rsidRPr="00E059AD" w:rsidRDefault="00EF38D7" w:rsidP="00364147">
            <w:pPr>
              <w:jc w:val="center"/>
              <w:rPr>
                <w:rFonts w:ascii="Arial" w:hAnsi="Arial" w:cs="Arial"/>
                <w:bCs/>
                <w:sz w:val="20"/>
                <w:szCs w:val="20"/>
              </w:rPr>
            </w:pPr>
          </w:p>
          <w:p w:rsidR="00EF38D7" w:rsidRPr="00E059AD" w:rsidRDefault="00EF38D7" w:rsidP="00364147">
            <w:pPr>
              <w:pStyle w:val="Prrafodelista"/>
              <w:numPr>
                <w:ilvl w:val="0"/>
                <w:numId w:val="12"/>
              </w:numPr>
              <w:jc w:val="center"/>
              <w:rPr>
                <w:rFonts w:ascii="Arial" w:hAnsi="Arial" w:cs="Arial"/>
                <w:bCs/>
                <w:sz w:val="20"/>
                <w:szCs w:val="20"/>
              </w:rPr>
            </w:pPr>
            <w:r w:rsidRPr="0062533F">
              <w:rPr>
                <w:rFonts w:ascii="Arial" w:hAnsi="Arial" w:cs="Arial"/>
                <w:bCs/>
                <w:sz w:val="20"/>
                <w:szCs w:val="20"/>
              </w:rPr>
              <w:t>Lista de participantes, fotos.</w:t>
            </w:r>
          </w:p>
          <w:p w:rsidR="00EF38D7" w:rsidRPr="00E059AD" w:rsidRDefault="00EF38D7" w:rsidP="00AF47B9">
            <w:pPr>
              <w:keepNext/>
              <w:numPr>
                <w:numberingChange w:id="442" w:author="Fundación Waal" w:date="2011-05-26T09:41:00Z" w:original="%1:53:0:."/>
              </w:numPr>
              <w:spacing w:before="240"/>
              <w:ind w:left="360"/>
              <w:jc w:val="center"/>
              <w:outlineLvl w:val="0"/>
              <w:rPr>
                <w:rFonts w:ascii="Arial" w:hAnsi="Arial" w:cs="Arial"/>
                <w:bCs/>
                <w:sz w:val="20"/>
                <w:szCs w:val="20"/>
              </w:rPr>
              <w:pPrChange w:id="443" w:author="Fundación Waal" w:date="2011-05-26T10:42:00Z">
                <w:pPr>
                  <w:keepNext/>
                  <w:spacing w:before="240"/>
                  <w:jc w:val="center"/>
                  <w:outlineLvl w:val="0"/>
                </w:pPr>
              </w:pPrChange>
            </w:pPr>
          </w:p>
          <w:p w:rsidR="00EF38D7" w:rsidRPr="00E059AD" w:rsidRDefault="00EF38D7" w:rsidP="00AF47B9">
            <w:pPr>
              <w:keepNext/>
              <w:numPr>
                <w:numberingChange w:id="444" w:author="Fundación Waal" w:date="2011-05-26T09:41:00Z" w:original="%1:54:0:."/>
              </w:numPr>
              <w:spacing w:before="240"/>
              <w:ind w:left="360"/>
              <w:jc w:val="center"/>
              <w:outlineLvl w:val="0"/>
              <w:rPr>
                <w:rFonts w:ascii="Arial" w:hAnsi="Arial" w:cs="Arial"/>
                <w:bCs/>
                <w:sz w:val="20"/>
                <w:szCs w:val="20"/>
              </w:rPr>
              <w:pPrChange w:id="445" w:author="Fundación Waal" w:date="2011-05-26T10:42:00Z">
                <w:pPr>
                  <w:keepNext/>
                  <w:spacing w:before="240"/>
                  <w:jc w:val="center"/>
                  <w:outlineLvl w:val="0"/>
                </w:pPr>
              </w:pPrChange>
            </w:pPr>
          </w:p>
          <w:p w:rsidR="00EF38D7" w:rsidRPr="00E059AD" w:rsidDel="00454334" w:rsidRDefault="00EF38D7" w:rsidP="00AF47B9">
            <w:pPr>
              <w:keepNext/>
              <w:numPr>
                <w:numberingChange w:id="446" w:author="Fundación Waal" w:date="2011-05-26T09:41:00Z" w:original="%1:55:0:."/>
              </w:numPr>
              <w:spacing w:before="240"/>
              <w:ind w:left="360"/>
              <w:jc w:val="center"/>
              <w:outlineLvl w:val="0"/>
              <w:rPr>
                <w:del w:id="447" w:author="Fundación Waal" w:date="2011-05-26T11:09:00Z"/>
                <w:rFonts w:ascii="Arial" w:hAnsi="Arial" w:cs="Arial"/>
                <w:bCs/>
                <w:sz w:val="20"/>
                <w:szCs w:val="20"/>
              </w:rPr>
              <w:pPrChange w:id="448" w:author="Fundación Waal" w:date="2011-05-26T10:42:00Z">
                <w:pPr>
                  <w:keepNext/>
                  <w:spacing w:before="240"/>
                  <w:jc w:val="center"/>
                  <w:outlineLvl w:val="0"/>
                </w:pPr>
              </w:pPrChange>
            </w:pPr>
          </w:p>
          <w:p w:rsidR="00EF38D7" w:rsidRPr="00E059AD" w:rsidDel="00454334" w:rsidRDefault="00EF38D7" w:rsidP="00AF47B9">
            <w:pPr>
              <w:keepNext/>
              <w:numPr>
                <w:numberingChange w:id="449" w:author="Fundación Waal" w:date="2011-05-26T09:41:00Z" w:original="%1:56:0:."/>
              </w:numPr>
              <w:spacing w:before="240"/>
              <w:ind w:left="360"/>
              <w:jc w:val="center"/>
              <w:outlineLvl w:val="0"/>
              <w:rPr>
                <w:del w:id="450" w:author="Fundación Waal" w:date="2011-05-26T11:09:00Z"/>
                <w:rFonts w:ascii="Arial" w:hAnsi="Arial" w:cs="Arial"/>
                <w:bCs/>
                <w:sz w:val="20"/>
                <w:szCs w:val="20"/>
              </w:rPr>
              <w:pPrChange w:id="451" w:author="Fundación Waal" w:date="2011-05-26T10:42:00Z">
                <w:pPr>
                  <w:keepNext/>
                  <w:spacing w:before="240"/>
                  <w:jc w:val="center"/>
                  <w:outlineLvl w:val="0"/>
                </w:pPr>
              </w:pPrChange>
            </w:pPr>
          </w:p>
          <w:p w:rsidR="00EF38D7" w:rsidRPr="00E059AD" w:rsidDel="00454334" w:rsidRDefault="00EF38D7" w:rsidP="00AF47B9">
            <w:pPr>
              <w:keepNext/>
              <w:numPr>
                <w:numberingChange w:id="452" w:author="Fundación Waal" w:date="2011-05-26T09:41:00Z" w:original="%1:57:0:."/>
              </w:numPr>
              <w:spacing w:before="240"/>
              <w:ind w:left="360"/>
              <w:jc w:val="center"/>
              <w:outlineLvl w:val="0"/>
              <w:rPr>
                <w:del w:id="453" w:author="Fundación Waal" w:date="2011-05-26T11:09:00Z"/>
                <w:rFonts w:ascii="Arial" w:hAnsi="Arial" w:cs="Arial"/>
                <w:bCs/>
                <w:sz w:val="20"/>
                <w:szCs w:val="20"/>
              </w:rPr>
              <w:pPrChange w:id="454" w:author="Fundación Waal" w:date="2011-05-26T10:42:00Z">
                <w:pPr>
                  <w:keepNext/>
                  <w:spacing w:before="240"/>
                  <w:jc w:val="center"/>
                  <w:outlineLvl w:val="0"/>
                </w:pPr>
              </w:pPrChange>
            </w:pPr>
          </w:p>
          <w:p w:rsidR="00EF38D7" w:rsidRPr="00E059AD" w:rsidDel="00454334" w:rsidRDefault="00EF38D7" w:rsidP="00AF47B9">
            <w:pPr>
              <w:keepNext/>
              <w:numPr>
                <w:numberingChange w:id="455" w:author="Fundación Waal" w:date="2011-05-26T09:41:00Z" w:original="%1:58:0:."/>
              </w:numPr>
              <w:spacing w:before="240"/>
              <w:ind w:left="360"/>
              <w:jc w:val="center"/>
              <w:outlineLvl w:val="0"/>
              <w:rPr>
                <w:del w:id="456" w:author="Fundación Waal" w:date="2011-05-26T11:09:00Z"/>
                <w:rFonts w:ascii="Arial" w:hAnsi="Arial" w:cs="Arial"/>
                <w:bCs/>
                <w:sz w:val="20"/>
                <w:szCs w:val="20"/>
              </w:rPr>
              <w:pPrChange w:id="457" w:author="Fundación Waal" w:date="2011-05-26T10:42:00Z">
                <w:pPr>
                  <w:keepNext/>
                  <w:spacing w:before="240"/>
                  <w:jc w:val="center"/>
                  <w:outlineLvl w:val="0"/>
                </w:pPr>
              </w:pPrChange>
            </w:pPr>
          </w:p>
          <w:p w:rsidR="00EF38D7" w:rsidRPr="00E059AD" w:rsidDel="00454334" w:rsidRDefault="00EF38D7" w:rsidP="00AF47B9">
            <w:pPr>
              <w:keepNext/>
              <w:numPr>
                <w:numberingChange w:id="458" w:author="Fundación Waal" w:date="2011-05-26T09:41:00Z" w:original="%1:59:0:."/>
              </w:numPr>
              <w:spacing w:before="240"/>
              <w:ind w:left="360"/>
              <w:jc w:val="center"/>
              <w:outlineLvl w:val="0"/>
              <w:rPr>
                <w:del w:id="459" w:author="Fundación Waal" w:date="2011-05-26T11:09:00Z"/>
                <w:rFonts w:ascii="Arial" w:hAnsi="Arial" w:cs="Arial"/>
                <w:bCs/>
                <w:sz w:val="20"/>
                <w:szCs w:val="20"/>
              </w:rPr>
              <w:pPrChange w:id="460" w:author="Fundación Waal" w:date="2011-05-26T10:42:00Z">
                <w:pPr>
                  <w:keepNext/>
                  <w:spacing w:before="240"/>
                  <w:jc w:val="center"/>
                  <w:outlineLvl w:val="0"/>
                </w:pPr>
              </w:pPrChange>
            </w:pPr>
          </w:p>
          <w:p w:rsidR="00EF38D7" w:rsidRPr="00E059AD" w:rsidDel="00454334" w:rsidRDefault="00EF38D7" w:rsidP="00AF47B9">
            <w:pPr>
              <w:keepNext/>
              <w:numPr>
                <w:numberingChange w:id="461" w:author="Fundación Waal" w:date="2011-05-26T09:41:00Z" w:original="%1:60:0:."/>
              </w:numPr>
              <w:spacing w:before="240"/>
              <w:ind w:left="360"/>
              <w:jc w:val="center"/>
              <w:outlineLvl w:val="0"/>
              <w:rPr>
                <w:del w:id="462" w:author="Fundación Waal" w:date="2011-05-26T11:09:00Z"/>
                <w:rFonts w:ascii="Arial" w:hAnsi="Arial" w:cs="Arial"/>
                <w:bCs/>
                <w:sz w:val="20"/>
                <w:szCs w:val="20"/>
              </w:rPr>
              <w:pPrChange w:id="463" w:author="Fundación Waal" w:date="2011-05-26T10:42:00Z">
                <w:pPr>
                  <w:keepNext/>
                  <w:spacing w:before="240"/>
                  <w:jc w:val="center"/>
                  <w:outlineLvl w:val="0"/>
                </w:pPr>
              </w:pPrChange>
            </w:pPr>
          </w:p>
          <w:p w:rsidR="00EF38D7" w:rsidRPr="00E059AD" w:rsidDel="00454334" w:rsidRDefault="00EF38D7" w:rsidP="00AF47B9">
            <w:pPr>
              <w:keepNext/>
              <w:numPr>
                <w:numberingChange w:id="464" w:author="Fundación Waal" w:date="2011-05-26T09:41:00Z" w:original="%1:61:0:."/>
              </w:numPr>
              <w:spacing w:before="240"/>
              <w:ind w:left="360"/>
              <w:jc w:val="center"/>
              <w:outlineLvl w:val="0"/>
              <w:rPr>
                <w:del w:id="465" w:author="Fundación Waal" w:date="2011-05-26T11:09:00Z"/>
                <w:rFonts w:ascii="Arial" w:hAnsi="Arial" w:cs="Arial"/>
                <w:bCs/>
                <w:sz w:val="20"/>
                <w:szCs w:val="20"/>
              </w:rPr>
              <w:pPrChange w:id="466" w:author="Fundación Waal" w:date="2011-05-26T10:42:00Z">
                <w:pPr>
                  <w:keepNext/>
                  <w:spacing w:before="240"/>
                  <w:jc w:val="center"/>
                  <w:outlineLvl w:val="0"/>
                </w:pPr>
              </w:pPrChange>
            </w:pPr>
          </w:p>
          <w:p w:rsidR="00EF38D7" w:rsidRPr="00E059AD" w:rsidDel="00454334" w:rsidRDefault="00EF38D7" w:rsidP="00AF47B9">
            <w:pPr>
              <w:keepNext/>
              <w:numPr>
                <w:numberingChange w:id="467" w:author="Fundación Waal" w:date="2011-05-26T09:41:00Z" w:original="%1:62:0:."/>
              </w:numPr>
              <w:spacing w:before="240"/>
              <w:ind w:left="360"/>
              <w:outlineLvl w:val="0"/>
              <w:rPr>
                <w:del w:id="468" w:author="Fundación Waal" w:date="2011-05-26T11:09:00Z"/>
                <w:rFonts w:ascii="Arial" w:hAnsi="Arial" w:cs="Arial"/>
                <w:bCs/>
                <w:sz w:val="20"/>
                <w:szCs w:val="20"/>
              </w:rPr>
              <w:pPrChange w:id="469" w:author="Fundación Waal" w:date="2011-05-26T10:42:00Z">
                <w:pPr>
                  <w:keepNext/>
                  <w:spacing w:before="240"/>
                  <w:outlineLvl w:val="0"/>
                </w:pPr>
              </w:pPrChange>
            </w:pPr>
          </w:p>
          <w:p w:rsidR="00EF38D7" w:rsidRPr="00E059AD" w:rsidDel="00454334" w:rsidRDefault="00EF38D7" w:rsidP="00AF47B9">
            <w:pPr>
              <w:pStyle w:val="Prrafodelista"/>
              <w:keepNext/>
              <w:numPr>
                <w:numberingChange w:id="470" w:author="Fundación Waal" w:date="2011-05-26T09:41:00Z" w:original="%1:63:0:."/>
              </w:numPr>
              <w:spacing w:before="240"/>
              <w:ind w:left="360"/>
              <w:outlineLvl w:val="0"/>
              <w:rPr>
                <w:del w:id="471" w:author="Fundación Waal" w:date="2011-05-26T11:09:00Z"/>
                <w:rFonts w:ascii="Arial" w:hAnsi="Arial" w:cs="Arial"/>
                <w:bCs/>
                <w:sz w:val="20"/>
                <w:szCs w:val="20"/>
              </w:rPr>
              <w:pPrChange w:id="472" w:author="Fundación Waal" w:date="2011-05-26T10:42:00Z">
                <w:pPr>
                  <w:pStyle w:val="Prrafodelista"/>
                  <w:keepNext/>
                  <w:spacing w:before="240"/>
                  <w:ind w:left="0"/>
                  <w:outlineLvl w:val="0"/>
                </w:pPr>
              </w:pPrChange>
            </w:pPr>
          </w:p>
          <w:p w:rsidR="00EF38D7" w:rsidRPr="00E059AD" w:rsidDel="00454334" w:rsidRDefault="00EF38D7" w:rsidP="00AF47B9">
            <w:pPr>
              <w:pStyle w:val="Prrafodelista"/>
              <w:keepNext/>
              <w:numPr>
                <w:numberingChange w:id="473" w:author="Fundación Waal" w:date="2011-05-26T09:41:00Z" w:original="%1:64:0:."/>
              </w:numPr>
              <w:spacing w:before="240"/>
              <w:ind w:left="360"/>
              <w:outlineLvl w:val="0"/>
              <w:rPr>
                <w:del w:id="474" w:author="Fundación Waal" w:date="2011-05-26T11:09:00Z"/>
                <w:rFonts w:ascii="Arial" w:hAnsi="Arial" w:cs="Arial"/>
                <w:bCs/>
                <w:sz w:val="20"/>
                <w:szCs w:val="20"/>
              </w:rPr>
              <w:pPrChange w:id="475" w:author="Fundación Waal" w:date="2011-05-26T10:42:00Z">
                <w:pPr>
                  <w:pStyle w:val="Prrafodelista"/>
                  <w:keepNext/>
                  <w:spacing w:before="240"/>
                  <w:ind w:left="0"/>
                  <w:outlineLvl w:val="0"/>
                </w:pPr>
              </w:pPrChange>
            </w:pPr>
          </w:p>
          <w:p w:rsidR="00EF38D7" w:rsidRPr="00E059AD" w:rsidDel="00454334" w:rsidRDefault="00EF38D7" w:rsidP="00AF47B9">
            <w:pPr>
              <w:pStyle w:val="Prrafodelista"/>
              <w:keepNext/>
              <w:numPr>
                <w:numberingChange w:id="476" w:author="Fundación Waal" w:date="2011-05-26T09:41:00Z" w:original="%1:65:0:."/>
              </w:numPr>
              <w:spacing w:before="240"/>
              <w:ind w:left="360"/>
              <w:outlineLvl w:val="0"/>
              <w:rPr>
                <w:del w:id="477" w:author="Fundación Waal" w:date="2011-05-26T11:09:00Z"/>
                <w:rFonts w:ascii="Arial" w:hAnsi="Arial" w:cs="Arial"/>
                <w:bCs/>
                <w:sz w:val="20"/>
                <w:szCs w:val="20"/>
              </w:rPr>
              <w:pPrChange w:id="478" w:author="Fundación Waal" w:date="2011-05-26T10:42:00Z">
                <w:pPr>
                  <w:pStyle w:val="Prrafodelista"/>
                  <w:keepNext/>
                  <w:spacing w:before="240"/>
                  <w:ind w:left="0"/>
                  <w:outlineLvl w:val="0"/>
                </w:pPr>
              </w:pPrChange>
            </w:pPr>
          </w:p>
          <w:p w:rsidR="00454334" w:rsidRDefault="00454334" w:rsidP="00364147">
            <w:pPr>
              <w:pStyle w:val="Prrafodelista"/>
              <w:numPr>
                <w:ins w:id="479" w:author="Fundación Waal" w:date="2011-05-26T11:09:00Z"/>
              </w:numPr>
              <w:rPr>
                <w:ins w:id="480" w:author="Fundación Waal" w:date="2011-05-26T11:09:00Z"/>
                <w:rFonts w:ascii="Arial" w:hAnsi="Arial" w:cs="Arial"/>
                <w:bCs/>
                <w:sz w:val="20"/>
                <w:szCs w:val="20"/>
              </w:rPr>
            </w:pPr>
          </w:p>
          <w:p w:rsidR="00EF38D7" w:rsidRDefault="00EF38D7" w:rsidP="00364147">
            <w:pPr>
              <w:pStyle w:val="Prrafodelista"/>
              <w:rPr>
                <w:rFonts w:ascii="Arial" w:hAnsi="Arial" w:cs="Arial"/>
                <w:bCs/>
                <w:sz w:val="20"/>
                <w:szCs w:val="20"/>
              </w:rPr>
            </w:pPr>
            <w:r w:rsidRPr="0062533F">
              <w:rPr>
                <w:rFonts w:ascii="Arial" w:hAnsi="Arial" w:cs="Arial"/>
                <w:bCs/>
                <w:sz w:val="20"/>
                <w:szCs w:val="20"/>
              </w:rPr>
              <w:t>Lista de participantes</w:t>
            </w:r>
            <w:r>
              <w:rPr>
                <w:rFonts w:ascii="Arial" w:hAnsi="Arial" w:cs="Arial"/>
                <w:bCs/>
                <w:sz w:val="20"/>
                <w:szCs w:val="20"/>
              </w:rPr>
              <w:t xml:space="preserve"> presente en las </w:t>
            </w:r>
            <w:r>
              <w:rPr>
                <w:rFonts w:ascii="Arial" w:hAnsi="Arial" w:cs="Arial"/>
                <w:bCs/>
                <w:sz w:val="20"/>
                <w:szCs w:val="20"/>
              </w:rPr>
              <w:lastRenderedPageBreak/>
              <w:t>proyecciones audiviosuales</w:t>
            </w:r>
            <w:r w:rsidRPr="0062533F">
              <w:rPr>
                <w:rFonts w:ascii="Arial" w:hAnsi="Arial" w:cs="Arial"/>
                <w:bCs/>
                <w:sz w:val="20"/>
                <w:szCs w:val="20"/>
              </w:rPr>
              <w:t>.</w:t>
            </w:r>
          </w:p>
          <w:p w:rsidR="00EF38D7" w:rsidRPr="0062533F" w:rsidRDefault="00EF38D7" w:rsidP="00364147">
            <w:pPr>
              <w:pStyle w:val="Prrafodelista"/>
              <w:rPr>
                <w:rFonts w:ascii="Arial" w:hAnsi="Arial" w:cs="Arial"/>
                <w:bCs/>
                <w:sz w:val="20"/>
                <w:szCs w:val="20"/>
              </w:rPr>
            </w:pPr>
            <w:r>
              <w:rPr>
                <w:rFonts w:ascii="Arial" w:hAnsi="Arial" w:cs="Arial"/>
                <w:bCs/>
                <w:sz w:val="20"/>
                <w:szCs w:val="20"/>
              </w:rPr>
              <w:t xml:space="preserve">Acta de entrega de material audiovisual </w:t>
            </w:r>
          </w:p>
        </w:tc>
        <w:tc>
          <w:tcPr>
            <w:tcW w:w="0" w:type="auto"/>
            <w:shd w:val="clear" w:color="auto" w:fill="auto"/>
          </w:tcPr>
          <w:p w:rsidR="00EF38D7" w:rsidRPr="00E059AD" w:rsidRDefault="00EF38D7" w:rsidP="00364147">
            <w:pPr>
              <w:jc w:val="center"/>
              <w:rPr>
                <w:rFonts w:ascii="Arial" w:hAnsi="Arial" w:cs="Arial"/>
                <w:bCs/>
                <w:sz w:val="20"/>
                <w:szCs w:val="20"/>
              </w:rPr>
            </w:pPr>
          </w:p>
          <w:p w:rsidR="00EF38D7" w:rsidRPr="00E059AD" w:rsidRDefault="00EF38D7" w:rsidP="00364147">
            <w:pPr>
              <w:rPr>
                <w:rFonts w:ascii="Arial" w:hAnsi="Arial" w:cs="Arial"/>
                <w:bCs/>
                <w:sz w:val="20"/>
                <w:szCs w:val="20"/>
              </w:rPr>
            </w:pPr>
            <w:r w:rsidRPr="0062533F">
              <w:rPr>
                <w:rFonts w:ascii="Arial" w:hAnsi="Arial" w:cs="Arial"/>
                <w:bCs/>
                <w:sz w:val="20"/>
                <w:szCs w:val="20"/>
              </w:rPr>
              <w:t xml:space="preserve">1. 60 % de cumplimiento </w:t>
            </w: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pStyle w:val="Prrafodelista"/>
              <w:rPr>
                <w:rFonts w:ascii="Arial" w:hAnsi="Arial" w:cs="Arial"/>
                <w:bCs/>
                <w:sz w:val="20"/>
                <w:szCs w:val="20"/>
              </w:rPr>
            </w:pPr>
          </w:p>
          <w:p w:rsidR="00EF38D7" w:rsidRPr="00E059AD" w:rsidRDefault="00EF38D7" w:rsidP="00364147">
            <w:pPr>
              <w:pStyle w:val="Prrafodelista"/>
              <w:rPr>
                <w:rFonts w:ascii="Arial" w:hAnsi="Arial" w:cs="Arial"/>
                <w:bCs/>
                <w:sz w:val="20"/>
                <w:szCs w:val="20"/>
              </w:rPr>
            </w:pPr>
          </w:p>
          <w:p w:rsidR="00EF38D7" w:rsidRPr="00E059AD" w:rsidRDefault="00EF38D7" w:rsidP="00364147">
            <w:pPr>
              <w:pStyle w:val="Prrafodelista"/>
              <w:rPr>
                <w:rFonts w:ascii="Arial" w:hAnsi="Arial" w:cs="Arial"/>
                <w:bCs/>
                <w:sz w:val="20"/>
                <w:szCs w:val="20"/>
              </w:rPr>
            </w:pPr>
          </w:p>
          <w:p w:rsidR="00EF38D7" w:rsidRPr="00E059AD" w:rsidRDefault="00EF38D7" w:rsidP="00364147">
            <w:pPr>
              <w:pStyle w:val="Prrafodelista"/>
              <w:rPr>
                <w:rFonts w:ascii="Arial" w:hAnsi="Arial" w:cs="Arial"/>
                <w:bCs/>
                <w:sz w:val="20"/>
                <w:szCs w:val="20"/>
              </w:rPr>
            </w:pPr>
          </w:p>
          <w:p w:rsidR="00EF38D7" w:rsidRPr="00E059AD" w:rsidRDefault="00EF38D7" w:rsidP="00364147">
            <w:pPr>
              <w:pStyle w:val="Prrafodelista"/>
              <w:rPr>
                <w:rFonts w:ascii="Arial" w:hAnsi="Arial" w:cs="Arial"/>
                <w:bCs/>
                <w:sz w:val="20"/>
                <w:szCs w:val="20"/>
              </w:rPr>
            </w:pPr>
          </w:p>
          <w:p w:rsidR="00EF38D7" w:rsidRPr="00E059AD" w:rsidRDefault="00EF38D7" w:rsidP="00364147">
            <w:pPr>
              <w:pStyle w:val="Prrafodelista"/>
              <w:rPr>
                <w:rFonts w:ascii="Arial" w:hAnsi="Arial" w:cs="Arial"/>
                <w:bCs/>
                <w:sz w:val="20"/>
                <w:szCs w:val="20"/>
              </w:rPr>
            </w:pPr>
          </w:p>
          <w:p w:rsidR="00EF38D7" w:rsidRPr="00E059AD" w:rsidRDefault="00EF38D7" w:rsidP="00364147">
            <w:pPr>
              <w:pStyle w:val="Prrafodelista"/>
              <w:rPr>
                <w:rFonts w:ascii="Arial" w:hAnsi="Arial" w:cs="Arial"/>
                <w:bCs/>
                <w:sz w:val="20"/>
                <w:szCs w:val="20"/>
              </w:rPr>
            </w:pPr>
            <w:r w:rsidRPr="0062533F">
              <w:rPr>
                <w:rFonts w:ascii="Arial" w:hAnsi="Arial" w:cs="Arial"/>
                <w:bCs/>
                <w:sz w:val="20"/>
                <w:szCs w:val="20"/>
              </w:rPr>
              <w:t>2.</w:t>
            </w:r>
            <w:r>
              <w:rPr>
                <w:rFonts w:ascii="Arial" w:hAnsi="Arial" w:cs="Arial"/>
                <w:bCs/>
                <w:sz w:val="20"/>
                <w:szCs w:val="20"/>
              </w:rPr>
              <w:t xml:space="preserve"> </w:t>
            </w:r>
            <w:r w:rsidRPr="0062533F">
              <w:rPr>
                <w:rFonts w:ascii="Arial" w:hAnsi="Arial" w:cs="Arial"/>
                <w:bCs/>
                <w:sz w:val="20"/>
                <w:szCs w:val="20"/>
              </w:rPr>
              <w:t xml:space="preserve">60% se realiza la difusión </w:t>
            </w:r>
            <w:r w:rsidRPr="0062533F">
              <w:rPr>
                <w:rFonts w:ascii="Arial" w:hAnsi="Arial" w:cs="Arial"/>
                <w:bCs/>
                <w:sz w:val="20"/>
                <w:szCs w:val="20"/>
              </w:rPr>
              <w:lastRenderedPageBreak/>
              <w:t>audiovisual.</w:t>
            </w:r>
          </w:p>
          <w:p w:rsidR="00EF38D7" w:rsidRPr="00E059AD" w:rsidRDefault="00EF38D7" w:rsidP="00364147">
            <w:pPr>
              <w:jc w:val="center"/>
              <w:rPr>
                <w:rFonts w:ascii="Arial" w:hAnsi="Arial" w:cs="Arial"/>
                <w:bCs/>
                <w:sz w:val="20"/>
                <w:szCs w:val="20"/>
              </w:rPr>
            </w:pPr>
          </w:p>
        </w:tc>
        <w:tc>
          <w:tcPr>
            <w:tcW w:w="0" w:type="auto"/>
            <w:shd w:val="clear" w:color="auto" w:fill="auto"/>
          </w:tcPr>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r w:rsidRPr="0062533F">
              <w:rPr>
                <w:rFonts w:ascii="Arial" w:hAnsi="Arial" w:cs="Arial"/>
                <w:bCs/>
                <w:sz w:val="20"/>
                <w:szCs w:val="20"/>
              </w:rPr>
              <w:t xml:space="preserve"> 1. No se logro trabajar con el personal por motivos de tiempo limit</w:t>
            </w:r>
            <w:r>
              <w:rPr>
                <w:rFonts w:ascii="Arial" w:hAnsi="Arial" w:cs="Arial"/>
                <w:bCs/>
                <w:sz w:val="20"/>
                <w:szCs w:val="20"/>
              </w:rPr>
              <w:t>ado</w:t>
            </w:r>
            <w:r w:rsidRPr="0062533F">
              <w:rPr>
                <w:rFonts w:ascii="Arial" w:hAnsi="Arial" w:cs="Arial"/>
                <w:bCs/>
                <w:sz w:val="20"/>
                <w:szCs w:val="20"/>
              </w:rPr>
              <w:t xml:space="preserve"> por el mismo hecho de at</w:t>
            </w:r>
            <w:r>
              <w:rPr>
                <w:rFonts w:ascii="Arial" w:hAnsi="Arial" w:cs="Arial"/>
                <w:bCs/>
                <w:sz w:val="20"/>
                <w:szCs w:val="20"/>
              </w:rPr>
              <w:t>e</w:t>
            </w:r>
            <w:r w:rsidRPr="0062533F">
              <w:rPr>
                <w:rFonts w:ascii="Arial" w:hAnsi="Arial" w:cs="Arial"/>
                <w:bCs/>
                <w:sz w:val="20"/>
                <w:szCs w:val="20"/>
              </w:rPr>
              <w:t>nci</w:t>
            </w:r>
            <w:r>
              <w:rPr>
                <w:rFonts w:ascii="Arial" w:hAnsi="Arial" w:cs="Arial"/>
                <w:bCs/>
                <w:sz w:val="20"/>
                <w:szCs w:val="20"/>
              </w:rPr>
              <w:t>ó</w:t>
            </w:r>
            <w:r w:rsidRPr="0062533F">
              <w:rPr>
                <w:rFonts w:ascii="Arial" w:hAnsi="Arial" w:cs="Arial"/>
                <w:bCs/>
                <w:sz w:val="20"/>
                <w:szCs w:val="20"/>
              </w:rPr>
              <w:t>n  a los pacientes que asistían a</w:t>
            </w:r>
            <w:r>
              <w:rPr>
                <w:rFonts w:ascii="Arial" w:hAnsi="Arial" w:cs="Arial"/>
                <w:bCs/>
                <w:sz w:val="20"/>
                <w:szCs w:val="20"/>
              </w:rPr>
              <w:t xml:space="preserve"> </w:t>
            </w:r>
            <w:r w:rsidRPr="0062533F">
              <w:rPr>
                <w:rFonts w:ascii="Arial" w:hAnsi="Arial" w:cs="Arial"/>
                <w:bCs/>
                <w:sz w:val="20"/>
                <w:szCs w:val="20"/>
              </w:rPr>
              <w:t>las consultas.</w:t>
            </w: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364147">
            <w:pPr>
              <w:jc w:val="center"/>
              <w:rPr>
                <w:rFonts w:ascii="Arial" w:hAnsi="Arial" w:cs="Arial"/>
                <w:bCs/>
                <w:sz w:val="20"/>
                <w:szCs w:val="20"/>
              </w:rPr>
            </w:pPr>
          </w:p>
          <w:p w:rsidR="00EF38D7" w:rsidRPr="00E059AD" w:rsidRDefault="00EF38D7" w:rsidP="00B75D81">
            <w:pPr>
              <w:numPr>
                <w:ilvl w:val="0"/>
                <w:numId w:val="17"/>
              </w:numPr>
              <w:rPr>
                <w:rFonts w:ascii="Arial" w:hAnsi="Arial" w:cs="Arial"/>
                <w:bCs/>
                <w:sz w:val="20"/>
                <w:szCs w:val="20"/>
              </w:rPr>
            </w:pPr>
            <w:r w:rsidRPr="0062533F">
              <w:rPr>
                <w:rFonts w:ascii="Arial" w:hAnsi="Arial" w:cs="Arial"/>
                <w:bCs/>
                <w:sz w:val="20"/>
                <w:szCs w:val="20"/>
              </w:rPr>
              <w:t xml:space="preserve">Se proporciona el material </w:t>
            </w:r>
          </w:p>
        </w:tc>
      </w:tr>
    </w:tbl>
    <w:p w:rsidR="00EF38D7" w:rsidRDefault="00EF38D7" w:rsidP="00EF38D7"/>
    <w:p w:rsidR="00EF38D7" w:rsidRDefault="00FD3519" w:rsidP="00EF38D7">
      <w:ins w:id="481" w:author="Fundación Waal" w:date="2011-05-26T14:35:00Z">
        <w:r>
          <w:t xml:space="preserve">SIGUE </w:t>
        </w:r>
      </w:ins>
      <w:r w:rsidR="00EF38D7">
        <w:t>FALTA</w:t>
      </w:r>
      <w:ins w:id="482" w:author="Fundación Waal" w:date="2011-05-26T14:35:00Z">
        <w:r>
          <w:t>NDO</w:t>
        </w:r>
      </w:ins>
      <w:r w:rsidR="00EF38D7">
        <w:t xml:space="preserve"> MATRIZ 3</w:t>
      </w:r>
    </w:p>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 w:rsidR="00EF38D7" w:rsidRDefault="00EF38D7" w:rsidP="00EF38D7">
      <w:pPr>
        <w:sectPr w:rsidR="00EF38D7" w:rsidSect="00364147">
          <w:pgSz w:w="15840" w:h="12240" w:orient="landscape"/>
          <w:pgMar w:top="1701" w:right="1417" w:bottom="1701" w:left="1417" w:header="708" w:footer="708" w:gutter="0"/>
          <w:cols w:space="708"/>
          <w:docGrid w:linePitch="360"/>
        </w:sectPr>
      </w:pPr>
    </w:p>
    <w:p w:rsidR="00EF38D7" w:rsidRDefault="00EF38D7" w:rsidP="00EF38D7">
      <w:pPr>
        <w:pStyle w:val="Ttulo1"/>
        <w:numPr>
          <w:ilvl w:val="0"/>
          <w:numId w:val="0"/>
        </w:numPr>
        <w:spacing w:before="0"/>
        <w:rPr>
          <w:rStyle w:val="Textoennegrita"/>
        </w:rPr>
      </w:pPr>
      <w:bookmarkStart w:id="483" w:name="_Toc286835480"/>
      <w:r>
        <w:rPr>
          <w:rStyle w:val="Textoennegrita"/>
        </w:rPr>
        <w:lastRenderedPageBreak/>
        <w:t>BIBLIOGRAFIA</w:t>
      </w:r>
      <w:bookmarkEnd w:id="483"/>
    </w:p>
    <w:p w:rsidR="00EF38D7" w:rsidRDefault="00EF38D7" w:rsidP="00EF38D7">
      <w:pPr>
        <w:pStyle w:val="NormalWeb"/>
        <w:spacing w:before="0" w:beforeAutospacing="0" w:line="360" w:lineRule="auto"/>
        <w:jc w:val="both"/>
        <w:rPr>
          <w:rFonts w:ascii="Arial" w:hAnsi="Arial" w:cs="Arial"/>
          <w:sz w:val="22"/>
          <w:szCs w:val="22"/>
        </w:rPr>
      </w:pPr>
      <w:r>
        <w:rPr>
          <w:rFonts w:ascii="Arial" w:hAnsi="Arial" w:cs="Arial"/>
          <w:sz w:val="22"/>
          <w:szCs w:val="22"/>
        </w:rPr>
        <w:br/>
        <w:t>-Donoso, E. y Espinoza, R.: Efecto de algunas variables nutricionales maternas sobre el peso del recién nacido de término. Rev. Latinoam. Perinatol. 1988; 8:90.</w:t>
      </w:r>
    </w:p>
    <w:p w:rsidR="00EF38D7" w:rsidRDefault="00EF38D7" w:rsidP="00EF38D7">
      <w:pPr>
        <w:pStyle w:val="NormalWeb"/>
        <w:spacing w:before="0" w:beforeAutospacing="0" w:line="360" w:lineRule="auto"/>
        <w:jc w:val="both"/>
        <w:rPr>
          <w:rFonts w:ascii="Arial" w:hAnsi="Arial" w:cs="Arial"/>
          <w:sz w:val="22"/>
          <w:szCs w:val="22"/>
        </w:rPr>
      </w:pPr>
      <w:r>
        <w:rPr>
          <w:rFonts w:ascii="Arial" w:hAnsi="Arial" w:cs="Arial"/>
          <w:sz w:val="22"/>
          <w:szCs w:val="22"/>
        </w:rPr>
        <w:t xml:space="preserve">-FAO/OMS/ONU: Necesidades de energía y proteínas. Ginebra: Organización Mundial de </w:t>
      </w:r>
      <w:smartTag w:uri="urn:schemas-microsoft-com:office:smarttags" w:element="PersonName">
        <w:smartTagPr>
          <w:attr w:name="ProductID" w:val="la Salud"/>
        </w:smartTagPr>
        <w:r>
          <w:rPr>
            <w:rFonts w:ascii="Arial" w:hAnsi="Arial" w:cs="Arial"/>
            <w:sz w:val="22"/>
            <w:szCs w:val="22"/>
          </w:rPr>
          <w:t>la Salud</w:t>
        </w:r>
      </w:smartTag>
      <w:r>
        <w:rPr>
          <w:rFonts w:ascii="Arial" w:hAnsi="Arial" w:cs="Arial"/>
          <w:sz w:val="22"/>
          <w:szCs w:val="22"/>
        </w:rPr>
        <w:t>, 1985.</w:t>
      </w:r>
    </w:p>
    <w:p w:rsidR="00EF38D7" w:rsidRDefault="00EF38D7" w:rsidP="00EF38D7">
      <w:pPr>
        <w:spacing w:line="360" w:lineRule="auto"/>
        <w:jc w:val="both"/>
        <w:rPr>
          <w:rFonts w:ascii="Arial" w:hAnsi="Arial" w:cs="Arial"/>
          <w:lang w:val="en-US"/>
        </w:rPr>
      </w:pPr>
      <w:r>
        <w:rPr>
          <w:rFonts w:ascii="Arial" w:hAnsi="Arial" w:cs="Arial"/>
          <w:lang w:val="en-US"/>
        </w:rPr>
        <w:t>-PAHO: Maternal nutrition and pregnancy outcomes. Scientific Publication N 529. Eds. Krasovec, K., Anderson, M.A., 1991.</w:t>
      </w:r>
    </w:p>
    <w:p w:rsidR="00EF38D7" w:rsidRDefault="00EF38D7" w:rsidP="00EF38D7">
      <w:pPr>
        <w:spacing w:line="360" w:lineRule="auto"/>
        <w:jc w:val="both"/>
        <w:rPr>
          <w:rFonts w:ascii="Arial" w:hAnsi="Arial" w:cs="Arial"/>
        </w:rPr>
      </w:pPr>
      <w:r>
        <w:rPr>
          <w:rFonts w:ascii="Arial" w:hAnsi="Arial" w:cs="Arial"/>
        </w:rPr>
        <w:t>-Rosso, P. y Campano, M.: Nutrición en el embarazo. En Obstetricia. Capítulo 13. Eds. Pérez Sánchez, A. y Donoso Siña, E. Editorial Mediterráneo Ltda., Santiago, Chile, 1992.</w:t>
      </w:r>
    </w:p>
    <w:p w:rsidR="00EF38D7" w:rsidRDefault="00EF38D7" w:rsidP="00EF38D7">
      <w:pPr>
        <w:spacing w:line="360" w:lineRule="auto"/>
        <w:jc w:val="both"/>
        <w:rPr>
          <w:rFonts w:ascii="Arial" w:hAnsi="Arial" w:cs="Arial"/>
          <w:lang w:val="en-US"/>
        </w:rPr>
      </w:pPr>
      <w:r>
        <w:rPr>
          <w:rFonts w:ascii="Arial" w:hAnsi="Arial" w:cs="Arial"/>
          <w:lang w:val="en-US"/>
        </w:rPr>
        <w:t>-Rosso, P.: A new chart to monitor weight gain respectivamente.</w:t>
      </w:r>
    </w:p>
    <w:p w:rsidR="00EF38D7" w:rsidRDefault="00EF38D7" w:rsidP="00EF38D7">
      <w:pPr>
        <w:shd w:val="clear" w:color="auto" w:fill="FFFFFF"/>
        <w:spacing w:after="160" w:line="360" w:lineRule="auto"/>
        <w:rPr>
          <w:rFonts w:ascii="Arial" w:eastAsia="Times New Roman" w:hAnsi="Arial" w:cs="Arial"/>
          <w:lang w:val="es-ES"/>
        </w:rPr>
      </w:pPr>
      <w:r>
        <w:rPr>
          <w:rFonts w:ascii="Arial" w:eastAsia="Times New Roman" w:hAnsi="Arial" w:cs="Arial"/>
          <w:lang w:val="es-ES"/>
        </w:rPr>
        <w:t>FRANCIA, Fernanda 1998 "</w:t>
      </w:r>
      <w:r>
        <w:rPr>
          <w:rFonts w:ascii="Arial" w:eastAsia="Times New Roman" w:hAnsi="Arial" w:cs="Arial"/>
          <w:iCs/>
          <w:lang w:val="es-ES"/>
        </w:rPr>
        <w:t>Derechos sexuales y reproductivos de las mujeres jóvenes. La ignorante ceguera de la sociedad</w:t>
      </w:r>
      <w:r>
        <w:rPr>
          <w:rFonts w:ascii="Arial" w:eastAsia="Times New Roman" w:hAnsi="Arial" w:cs="Arial"/>
          <w:lang w:val="es-ES"/>
        </w:rPr>
        <w:t xml:space="preserve">" En </w:t>
      </w:r>
      <w:hyperlink r:id="rId65" w:history="1">
        <w:r>
          <w:rPr>
            <w:rStyle w:val="Hipervnculo"/>
            <w:lang w:val="es-ES"/>
          </w:rPr>
          <w:t>http://www.cosmovisiones.com/habitacionpropia/cont/s_ceguera.html (25/08/07)</w:t>
        </w:r>
      </w:hyperlink>
    </w:p>
    <w:p w:rsidR="00EF38D7" w:rsidRDefault="00EF38D7" w:rsidP="00EF38D7">
      <w:pPr>
        <w:shd w:val="clear" w:color="auto" w:fill="FFFFFF"/>
        <w:spacing w:after="160" w:line="360" w:lineRule="auto"/>
        <w:rPr>
          <w:rFonts w:ascii="Arial" w:eastAsia="Times New Roman" w:hAnsi="Arial" w:cs="Arial"/>
          <w:lang w:val="es-ES"/>
        </w:rPr>
      </w:pPr>
      <w:r>
        <w:rPr>
          <w:rFonts w:ascii="Arial" w:eastAsia="Times New Roman" w:hAnsi="Arial" w:cs="Arial"/>
          <w:iCs/>
          <w:lang w:val="es-ES"/>
        </w:rPr>
        <w:t xml:space="preserve">GARCÍA Linera, Álvaro 2005 "La estructura social compleja de Bolivia". </w:t>
      </w:r>
      <w:r>
        <w:rPr>
          <w:rFonts w:ascii="Arial" w:eastAsia="Times New Roman" w:hAnsi="Arial" w:cs="Arial"/>
          <w:lang w:val="es-ES"/>
        </w:rPr>
        <w:t xml:space="preserve">En </w:t>
      </w:r>
      <w:hyperlink r:id="rId66" w:history="1">
        <w:r>
          <w:rPr>
            <w:rStyle w:val="Hipervnculo"/>
            <w:lang w:val="es-ES"/>
          </w:rPr>
          <w:t>http://clajadep.lahaine.org/articulo.php?p=5641&amp;more=1&amp;c=1. En</w:t>
        </w:r>
      </w:hyperlink>
      <w:r>
        <w:rPr>
          <w:rFonts w:ascii="Arial" w:eastAsia="Times New Roman" w:hAnsi="Arial" w:cs="Arial"/>
          <w:lang w:val="es-ES"/>
        </w:rPr>
        <w:t xml:space="preserve"> (27/08/07)</w:t>
      </w:r>
    </w:p>
    <w:p w:rsidR="00EF38D7" w:rsidRDefault="00EF38D7" w:rsidP="00EF38D7">
      <w:pPr>
        <w:shd w:val="clear" w:color="auto" w:fill="FFFFFF"/>
        <w:spacing w:after="160" w:line="360" w:lineRule="auto"/>
        <w:rPr>
          <w:rFonts w:ascii="Arial" w:eastAsia="Times New Roman" w:hAnsi="Arial" w:cs="Arial"/>
          <w:lang w:val="es-ES"/>
        </w:rPr>
      </w:pPr>
      <w:r>
        <w:rPr>
          <w:rFonts w:ascii="Arial" w:eastAsia="Times New Roman" w:hAnsi="Arial" w:cs="Arial"/>
          <w:lang w:val="es-ES"/>
        </w:rPr>
        <w:t>ISLA, Boris 2006 "</w:t>
      </w:r>
      <w:r>
        <w:rPr>
          <w:rFonts w:ascii="Arial" w:eastAsia="Times New Roman" w:hAnsi="Arial" w:cs="Arial"/>
          <w:iCs/>
          <w:lang w:val="es-ES"/>
        </w:rPr>
        <w:t xml:space="preserve">Machismo y </w:t>
      </w:r>
      <w:hyperlink r:id="rId67" w:history="1">
        <w:r>
          <w:rPr>
            <w:rStyle w:val="Hipervnculo"/>
            <w:iCs/>
            <w:lang w:val="es-ES"/>
          </w:rPr>
          <w:t>psicología</w:t>
        </w:r>
      </w:hyperlink>
      <w:r>
        <w:rPr>
          <w:rFonts w:ascii="Arial" w:eastAsia="Times New Roman" w:hAnsi="Arial" w:cs="Arial"/>
          <w:iCs/>
          <w:lang w:val="es-ES"/>
        </w:rPr>
        <w:t xml:space="preserve"> social".</w:t>
      </w:r>
      <w:r>
        <w:rPr>
          <w:rFonts w:ascii="Arial" w:eastAsia="Times New Roman" w:hAnsi="Arial" w:cs="Arial"/>
          <w:lang w:val="es-ES"/>
        </w:rPr>
        <w:t xml:space="preserve"> En www.</w:t>
      </w:r>
      <w:hyperlink r:id="rId68" w:history="1">
        <w:r>
          <w:rPr>
            <w:rStyle w:val="Hipervnculo"/>
            <w:lang w:val="es-ES"/>
          </w:rPr>
          <w:t>monografias</w:t>
        </w:r>
      </w:hyperlink>
      <w:r>
        <w:rPr>
          <w:rFonts w:ascii="Arial" w:eastAsia="Times New Roman" w:hAnsi="Arial" w:cs="Arial"/>
          <w:lang w:val="es-ES"/>
        </w:rPr>
        <w:t>.com (24/08/07 )</w:t>
      </w:r>
    </w:p>
    <w:p w:rsidR="00EF38D7" w:rsidRDefault="00EF38D7" w:rsidP="00EF38D7">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OPORTO Ordoñez Luis 2001 </w:t>
      </w:r>
      <w:r>
        <w:rPr>
          <w:rFonts w:ascii="Arial" w:eastAsia="Times New Roman" w:hAnsi="Arial" w:cs="Arial"/>
          <w:iCs/>
          <w:lang w:val="es-ES"/>
        </w:rPr>
        <w:t>Las mujeres en la historia de Bolivia. Antología</w:t>
      </w:r>
      <w:r>
        <w:rPr>
          <w:rFonts w:ascii="Arial" w:eastAsia="Times New Roman" w:hAnsi="Arial" w:cs="Arial"/>
          <w:lang w:val="es-ES"/>
        </w:rPr>
        <w:t xml:space="preserve"> Capítulo1. Ed. Anthropos – </w:t>
      </w:r>
      <w:smartTag w:uri="urn:schemas-microsoft-com:office:smarttags" w:element="PersonName">
        <w:smartTagPr>
          <w:attr w:name="ProductID" w:val="La Paz"/>
        </w:smartTagPr>
        <w:r>
          <w:rPr>
            <w:rFonts w:ascii="Arial" w:eastAsia="Times New Roman" w:hAnsi="Arial" w:cs="Arial"/>
            <w:lang w:val="es-ES"/>
          </w:rPr>
          <w:t>La Paz</w:t>
        </w:r>
      </w:smartTag>
    </w:p>
    <w:p w:rsidR="00EF38D7" w:rsidRDefault="00EF38D7" w:rsidP="00EF38D7">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POTENTE, Antonieta 2004 </w:t>
      </w:r>
      <w:smartTag w:uri="urn:schemas-microsoft-com:office:smarttags" w:element="PersonName">
        <w:smartTagPr>
          <w:attr w:name="ProductID" w:val="La Mujer"/>
        </w:smartTagPr>
        <w:r>
          <w:rPr>
            <w:rFonts w:ascii="Arial" w:eastAsia="Times New Roman" w:hAnsi="Arial" w:cs="Arial"/>
            <w:iCs/>
            <w:lang w:val="es-ES"/>
          </w:rPr>
          <w:t>La Mujer</w:t>
        </w:r>
      </w:smartTag>
      <w:r>
        <w:rPr>
          <w:rFonts w:ascii="Arial" w:eastAsia="Times New Roman" w:hAnsi="Arial" w:cs="Arial"/>
          <w:iCs/>
          <w:lang w:val="es-ES"/>
        </w:rPr>
        <w:t xml:space="preserve"> y las Mujeres en el Siglo XXI.</w:t>
      </w:r>
      <w:r>
        <w:rPr>
          <w:rFonts w:ascii="Arial" w:eastAsia="Times New Roman" w:hAnsi="Arial" w:cs="Arial"/>
          <w:lang w:val="es-ES"/>
        </w:rPr>
        <w:t xml:space="preserve"> Edic. Pastoral Familiar del Arzobispado de Cochabamba, Cochabamba</w:t>
      </w:r>
    </w:p>
    <w:p w:rsidR="00EF38D7" w:rsidRDefault="00EF38D7" w:rsidP="00EF38D7">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SEVILLA, Casas Elias 2001 </w:t>
      </w:r>
      <w:r>
        <w:rPr>
          <w:rFonts w:ascii="Arial" w:eastAsia="Times New Roman" w:hAnsi="Arial" w:cs="Arial"/>
          <w:iCs/>
          <w:lang w:val="es-ES"/>
        </w:rPr>
        <w:t>Sociología de la sexualidad.</w:t>
      </w:r>
      <w:r>
        <w:rPr>
          <w:rFonts w:ascii="Arial" w:eastAsia="Times New Roman" w:hAnsi="Arial" w:cs="Arial"/>
          <w:lang w:val="es-ES"/>
        </w:rPr>
        <w:t xml:space="preserve"> Cap. 1. Ed Universidad del Valle, Colombia.</w:t>
      </w:r>
    </w:p>
    <w:p w:rsidR="00EF38D7" w:rsidRDefault="00EF38D7" w:rsidP="00EF38D7">
      <w:pPr>
        <w:shd w:val="clear" w:color="auto" w:fill="FFFFFF"/>
        <w:spacing w:after="160" w:line="360" w:lineRule="auto"/>
        <w:rPr>
          <w:rFonts w:ascii="Arial" w:eastAsia="Times New Roman" w:hAnsi="Arial" w:cs="Arial"/>
          <w:lang w:val="es-ES"/>
        </w:rPr>
      </w:pPr>
    </w:p>
    <w:p w:rsidR="00EF38D7" w:rsidRDefault="00EF38D7" w:rsidP="00EF38D7">
      <w:pPr>
        <w:spacing w:line="360" w:lineRule="auto"/>
        <w:rPr>
          <w:rFonts w:ascii="Arial" w:hAnsi="Arial" w:cs="Arial"/>
          <w:lang w:val="es-ES"/>
        </w:rPr>
      </w:pPr>
    </w:p>
    <w:p w:rsidR="00EF38D7" w:rsidRPr="00590FB0" w:rsidRDefault="00EF38D7" w:rsidP="00EF38D7">
      <w:pPr>
        <w:rPr>
          <w:lang w:val="es-ES"/>
        </w:rPr>
      </w:pPr>
    </w:p>
    <w:p w:rsidR="006935BC" w:rsidRPr="00EF38D7" w:rsidRDefault="006935BC" w:rsidP="00EF38D7">
      <w:pPr>
        <w:rPr>
          <w:lang w:val="es-ES"/>
        </w:rPr>
      </w:pPr>
    </w:p>
    <w:sectPr w:rsidR="006935BC" w:rsidRPr="00EF38D7" w:rsidSect="00364147">
      <w:pgSz w:w="12240" w:h="15840"/>
      <w:pgMar w:top="1418" w:right="1701" w:bottom="1418" w:left="1701" w:header="709" w:footer="709"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82" w:author="Fundación Waal" w:date="2011-05-26T10:18:00Z" w:initials="FW">
    <w:p w:rsidR="00967B11" w:rsidRDefault="00967B11">
      <w:pPr>
        <w:pStyle w:val="Textocomentario"/>
      </w:pPr>
      <w:r>
        <w:rPr>
          <w:rStyle w:val="Refdecomentario"/>
        </w:rPr>
        <w:annotationRef/>
      </w:r>
      <w:r>
        <w:t>Revisar tipo de letra</w:t>
      </w:r>
    </w:p>
  </w:comment>
  <w:comment w:id="184" w:author="Fundación Waal" w:date="2011-05-26T10:19:00Z" w:initials="FW">
    <w:p w:rsidR="00967B11" w:rsidRDefault="00967B11">
      <w:pPr>
        <w:pStyle w:val="Textocomentario"/>
      </w:pPr>
      <w:r>
        <w:rPr>
          <w:rStyle w:val="Refdecomentario"/>
        </w:rPr>
        <w:annotationRef/>
      </w:r>
      <w:r>
        <w:t>Completar indicadores</w:t>
      </w:r>
    </w:p>
  </w:comment>
  <w:comment w:id="190" w:author="Fundación Waal" w:date="2011-05-26T14:56:00Z" w:initials="FW">
    <w:p w:rsidR="007A1D8E" w:rsidRDefault="007A1D8E">
      <w:pPr>
        <w:pStyle w:val="Textocomentario"/>
      </w:pPr>
      <w:r>
        <w:rPr>
          <w:rStyle w:val="Refdecomentario"/>
        </w:rPr>
        <w:annotationRef/>
      </w:r>
      <w:r>
        <w:t>Trasladar indicadores y medios de verificación de matriz 2</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14E3" w:rsidRDefault="00AE14E3" w:rsidP="00EF38D7">
      <w:pPr>
        <w:spacing w:after="0" w:line="240" w:lineRule="auto"/>
      </w:pPr>
      <w:r>
        <w:separator/>
      </w:r>
    </w:p>
  </w:endnote>
  <w:endnote w:type="continuationSeparator" w:id="1">
    <w:p w:rsidR="00AE14E3" w:rsidRDefault="00AE14E3" w:rsidP="00EF38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7B11" w:rsidRDefault="00967B11" w:rsidP="00364147">
    <w:pPr>
      <w:pStyle w:val="Piedepgina"/>
      <w:tabs>
        <w:tab w:val="clear" w:pos="4419"/>
        <w:tab w:val="clear" w:pos="8838"/>
        <w:tab w:val="left" w:pos="7427"/>
      </w:tabs>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14E3" w:rsidRDefault="00AE14E3" w:rsidP="00EF38D7">
      <w:pPr>
        <w:spacing w:after="0" w:line="240" w:lineRule="auto"/>
      </w:pPr>
      <w:r>
        <w:separator/>
      </w:r>
    </w:p>
  </w:footnote>
  <w:footnote w:type="continuationSeparator" w:id="1">
    <w:p w:rsidR="00AE14E3" w:rsidRDefault="00AE14E3" w:rsidP="00EF38D7">
      <w:pPr>
        <w:spacing w:after="0" w:line="240" w:lineRule="auto"/>
      </w:pPr>
      <w:r>
        <w:continuationSeparator/>
      </w:r>
    </w:p>
  </w:footnote>
  <w:footnote w:id="2">
    <w:p w:rsidR="00967B11" w:rsidRPr="00E7738E" w:rsidRDefault="00967B11" w:rsidP="00EF38D7">
      <w:pPr>
        <w:shd w:val="clear" w:color="auto" w:fill="FFFFFF"/>
        <w:spacing w:before="160" w:after="160" w:line="360" w:lineRule="auto"/>
        <w:rPr>
          <w:rFonts w:ascii="Arial" w:eastAsia="Times New Roman" w:hAnsi="Arial" w:cs="Arial"/>
          <w:sz w:val="16"/>
          <w:szCs w:val="16"/>
          <w:lang w:val="es-ES"/>
        </w:rPr>
      </w:pPr>
      <w:r>
        <w:rPr>
          <w:rStyle w:val="Refdenotaalpie"/>
        </w:rPr>
        <w:footnoteRef/>
      </w:r>
      <w:r>
        <w:t xml:space="preserve"> </w:t>
      </w:r>
      <w:r w:rsidRPr="00E7738E">
        <w:rPr>
          <w:rFonts w:ascii="Arial" w:eastAsia="Times New Roman" w:hAnsi="Arial" w:cs="Arial"/>
          <w:sz w:val="16"/>
          <w:szCs w:val="16"/>
          <w:lang w:val="es-ES"/>
        </w:rPr>
        <w:t>FRANCIA, Fernanda 1998 "</w:t>
      </w:r>
      <w:r w:rsidRPr="00E7738E">
        <w:rPr>
          <w:rFonts w:ascii="Arial" w:eastAsia="Times New Roman" w:hAnsi="Arial" w:cs="Arial"/>
          <w:i/>
          <w:iCs/>
          <w:sz w:val="16"/>
          <w:szCs w:val="16"/>
          <w:lang w:val="es-ES"/>
        </w:rPr>
        <w:t>Derechos sexuales y reproductivos de las mujeres jóvenes. La ignorante ceguera de la sociedad</w:t>
      </w:r>
      <w:r w:rsidRPr="00E7738E">
        <w:rPr>
          <w:rFonts w:ascii="Arial" w:eastAsia="Times New Roman" w:hAnsi="Arial" w:cs="Arial"/>
          <w:sz w:val="16"/>
          <w:szCs w:val="16"/>
          <w:lang w:val="es-ES"/>
        </w:rPr>
        <w:t xml:space="preserve">" En </w:t>
      </w:r>
      <w:hyperlink r:id="rId1" w:history="1">
        <w:r w:rsidRPr="00E7738E">
          <w:rPr>
            <w:rFonts w:ascii="Arial" w:eastAsia="Times New Roman" w:hAnsi="Arial" w:cs="Arial"/>
            <w:sz w:val="16"/>
            <w:szCs w:val="16"/>
            <w:u w:val="single"/>
            <w:lang w:val="es-ES"/>
          </w:rPr>
          <w:t>http://www.cosmovisiones.com/habitacionpropia/cont/s_ceguera.html (25/08/07)</w:t>
        </w:r>
      </w:hyperlink>
    </w:p>
    <w:p w:rsidR="00967B11" w:rsidRPr="00E7738E" w:rsidRDefault="00967B11" w:rsidP="00EF38D7">
      <w:pPr>
        <w:pStyle w:val="Textonotapie"/>
        <w:rPr>
          <w:lang w:val="es-ES"/>
        </w:rPr>
      </w:pPr>
    </w:p>
  </w:footnote>
  <w:footnote w:id="3">
    <w:p w:rsidR="00967B11" w:rsidRPr="00A269F9" w:rsidRDefault="00967B11" w:rsidP="00EF38D7">
      <w:pPr>
        <w:pStyle w:val="NormalWeb"/>
        <w:jc w:val="both"/>
        <w:rPr>
          <w:rFonts w:ascii="Arial" w:hAnsi="Arial" w:cs="Arial"/>
          <w:b/>
          <w:i/>
          <w:sz w:val="16"/>
          <w:szCs w:val="16"/>
        </w:rPr>
      </w:pPr>
      <w:r>
        <w:rPr>
          <w:rStyle w:val="Refdenotaalpie"/>
        </w:rPr>
        <w:footnoteRef/>
      </w:r>
      <w:r>
        <w:t xml:space="preserve"> </w:t>
      </w:r>
      <w:r w:rsidRPr="00C412FF">
        <w:rPr>
          <w:rFonts w:ascii="Arial" w:hAnsi="Arial" w:cs="Arial"/>
          <w:i/>
          <w:sz w:val="22"/>
          <w:szCs w:val="22"/>
        </w:rPr>
        <w:t>.</w:t>
      </w:r>
      <w:r>
        <w:rPr>
          <w:rFonts w:ascii="Arial" w:hAnsi="Arial" w:cs="Arial"/>
          <w:i/>
          <w:sz w:val="22"/>
          <w:szCs w:val="22"/>
        </w:rPr>
        <w:t xml:space="preserve"> </w:t>
      </w:r>
      <w:r w:rsidRPr="00A269F9">
        <w:rPr>
          <w:b/>
          <w:i/>
          <w:sz w:val="16"/>
          <w:szCs w:val="16"/>
        </w:rPr>
        <w:t>Donoso, E. y Espinoza, R.: Efecto de algunas variables nutricionales maternas sobre el peso del recién nacido de término. Rev. Latinoam. Perinatol. 1988; 8:90.</w:t>
      </w:r>
    </w:p>
    <w:p w:rsidR="00967B11" w:rsidRPr="00A407D3" w:rsidRDefault="00967B11" w:rsidP="00EF38D7">
      <w:pPr>
        <w:pStyle w:val="Textonotapie"/>
        <w:rPr>
          <w:lang w:val="es-ES"/>
        </w:rPr>
      </w:pPr>
    </w:p>
  </w:footnote>
  <w:footnote w:id="4">
    <w:p w:rsidR="00967B11" w:rsidRPr="00210213" w:rsidRDefault="00967B11" w:rsidP="00EF38D7">
      <w:pPr>
        <w:pStyle w:val="Textonotapie"/>
        <w:rPr>
          <w:lang w:val="es-ES"/>
        </w:rPr>
      </w:pPr>
      <w:r>
        <w:rPr>
          <w:rStyle w:val="Refdenotaalpie"/>
        </w:rPr>
        <w:footnoteRef/>
      </w:r>
      <w:r>
        <w:t xml:space="preserve"> </w:t>
      </w:r>
      <w:r w:rsidRPr="00210213">
        <w:rPr>
          <w:rFonts w:ascii="Arial" w:hAnsi="Arial" w:cs="Arial"/>
          <w:sz w:val="16"/>
          <w:szCs w:val="16"/>
        </w:rPr>
        <w:t xml:space="preserve">FAO/OMS/ONU: Necesidades de energía y proteínas. Ginebra: Organización Mundial de </w:t>
      </w:r>
      <w:smartTag w:uri="urn:schemas-microsoft-com:office:smarttags" w:element="PersonName">
        <w:smartTagPr>
          <w:attr w:name="ProductID" w:val="la Salud"/>
        </w:smartTagPr>
        <w:r w:rsidRPr="00210213">
          <w:rPr>
            <w:rFonts w:ascii="Arial" w:hAnsi="Arial" w:cs="Arial"/>
            <w:sz w:val="16"/>
            <w:szCs w:val="16"/>
          </w:rPr>
          <w:t>la Salud</w:t>
        </w:r>
      </w:smartTag>
      <w:r w:rsidRPr="00210213">
        <w:rPr>
          <w:rFonts w:ascii="Arial" w:hAnsi="Arial" w:cs="Arial"/>
          <w:sz w:val="16"/>
          <w:szCs w:val="16"/>
        </w:rPr>
        <w:t>, 1985</w:t>
      </w:r>
    </w:p>
  </w:footnote>
  <w:footnote w:id="5">
    <w:p w:rsidR="00967B11" w:rsidRPr="00210213" w:rsidRDefault="00967B11" w:rsidP="00EF38D7">
      <w:pPr>
        <w:pStyle w:val="Textonotapie"/>
        <w:rPr>
          <w:sz w:val="16"/>
          <w:szCs w:val="16"/>
          <w:lang w:val="en-US"/>
        </w:rPr>
      </w:pPr>
      <w:r w:rsidRPr="00210213">
        <w:rPr>
          <w:rStyle w:val="Refdenotaalpie"/>
          <w:sz w:val="16"/>
          <w:szCs w:val="16"/>
        </w:rPr>
        <w:footnoteRef/>
      </w:r>
      <w:r w:rsidRPr="00210213">
        <w:rPr>
          <w:sz w:val="16"/>
          <w:szCs w:val="16"/>
          <w:lang w:val="en-US"/>
        </w:rPr>
        <w:t xml:space="preserve"> </w:t>
      </w:r>
      <w:r w:rsidRPr="00210213">
        <w:rPr>
          <w:rFonts w:ascii="Arial" w:hAnsi="Arial" w:cs="Arial"/>
          <w:sz w:val="16"/>
          <w:szCs w:val="16"/>
          <w:lang w:val="en-US"/>
        </w:rPr>
        <w:t>PAHO: Maternal nutrition and pregnancy outcomes. Scientific Publication N 529. Eds. Krasovec, K., Anderson, M.A., 1991.</w:t>
      </w:r>
    </w:p>
  </w:footnote>
  <w:footnote w:id="6">
    <w:p w:rsidR="00967B11" w:rsidRPr="00A31E3F" w:rsidRDefault="00967B11" w:rsidP="00EF38D7">
      <w:pPr>
        <w:shd w:val="clear" w:color="auto" w:fill="FFFFFF"/>
        <w:spacing w:before="160" w:after="160" w:line="360" w:lineRule="auto"/>
        <w:rPr>
          <w:rFonts w:ascii="Arial" w:eastAsia="Times New Roman" w:hAnsi="Arial" w:cs="Arial"/>
          <w:color w:val="445555"/>
          <w:sz w:val="16"/>
          <w:szCs w:val="16"/>
          <w:lang w:val="es-ES"/>
        </w:rPr>
      </w:pPr>
      <w:r w:rsidRPr="00A31E3F">
        <w:rPr>
          <w:rStyle w:val="Refdenotaalpie"/>
          <w:sz w:val="16"/>
          <w:szCs w:val="16"/>
        </w:rPr>
        <w:footnoteRef/>
      </w:r>
      <w:r w:rsidRPr="00A31E3F">
        <w:rPr>
          <w:sz w:val="16"/>
          <w:szCs w:val="16"/>
        </w:rP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967B11" w:rsidRPr="00A31E3F" w:rsidRDefault="00967B11" w:rsidP="00EF38D7">
      <w:pPr>
        <w:pStyle w:val="Textonotapie"/>
      </w:pPr>
    </w:p>
  </w:footnote>
  <w:footnote w:id="7">
    <w:p w:rsidR="00967B11" w:rsidRPr="005B0F9B" w:rsidRDefault="00967B11" w:rsidP="00EF38D7">
      <w:pPr>
        <w:pStyle w:val="Textonotapie"/>
        <w:rPr>
          <w:lang w:val="es-ES"/>
        </w:rPr>
      </w:pPr>
      <w:r>
        <w:rPr>
          <w:rStyle w:val="Refdenotaalpie"/>
        </w:rPr>
        <w:footnoteRef/>
      </w:r>
      <w:r>
        <w:t xml:space="preserve"> </w:t>
      </w:r>
      <w:r w:rsidRPr="005B0F9B">
        <w:rPr>
          <w:rFonts w:ascii="Arial" w:eastAsia="Times New Roman" w:hAnsi="Arial" w:cs="Arial"/>
          <w:sz w:val="16"/>
          <w:szCs w:val="16"/>
          <w:lang w:eastAsia="es-ES_tradnl"/>
        </w:rPr>
        <w:t xml:space="preserve">  2005</w:t>
      </w:r>
      <w:r w:rsidRPr="005B0F9B">
        <w:rPr>
          <w:sz w:val="16"/>
          <w:szCs w:val="16"/>
        </w:rPr>
        <w:t xml:space="preserve"> </w:t>
      </w:r>
      <w:r w:rsidRPr="005B0F9B">
        <w:rPr>
          <w:rFonts w:ascii="Arial" w:eastAsia="Times New Roman" w:hAnsi="Arial" w:cs="Arial"/>
          <w:bCs/>
          <w:i/>
          <w:iCs/>
          <w:sz w:val="16"/>
          <w:szCs w:val="16"/>
          <w:lang w:eastAsia="es-ES_tradnl"/>
        </w:rPr>
        <w:t>"Análisis del impacto económico y social del hambre en América Latina"</w:t>
      </w:r>
      <w:r w:rsidRPr="005B0F9B">
        <w:rPr>
          <w:rFonts w:ascii="Arial" w:eastAsia="Times New Roman" w:hAnsi="Arial" w:cs="Arial"/>
          <w:sz w:val="16"/>
          <w:szCs w:val="16"/>
          <w:lang w:eastAsia="es-ES_tradnl"/>
        </w:rPr>
        <w:t xml:space="preserve">, realizado en conjunto por el Programa Mundial de Alimentos y la </w:t>
      </w:r>
      <w:r w:rsidRPr="005B0F9B">
        <w:rPr>
          <w:rFonts w:ascii="Arial" w:eastAsia="Times New Roman" w:hAnsi="Arial" w:cs="Arial"/>
          <w:bCs/>
          <w:sz w:val="16"/>
          <w:szCs w:val="16"/>
          <w:lang w:eastAsia="es-ES_tradnl"/>
        </w:rPr>
        <w:t>CEPAL</w:t>
      </w:r>
      <w:hyperlink r:id="rId2" w:history="1">
        <w:r w:rsidRPr="005B0F9B">
          <w:rPr>
            <w:rFonts w:ascii="Arial" w:eastAsia="Times New Roman" w:hAnsi="Arial" w:cs="Arial"/>
            <w:bCs/>
            <w:sz w:val="16"/>
            <w:szCs w:val="16"/>
            <w:u w:val="single"/>
            <w:lang w:eastAsia="es-ES_tradnl"/>
          </w:rPr>
          <w:t>www.wfp.org/spanish</w:t>
        </w:r>
      </w:hyperlink>
    </w:p>
  </w:footnote>
  <w:footnote w:id="8">
    <w:p w:rsidR="00967B11" w:rsidRPr="00DA7659" w:rsidRDefault="00967B11" w:rsidP="00EF38D7">
      <w:pPr>
        <w:shd w:val="clear" w:color="auto" w:fill="FFFFFF"/>
        <w:spacing w:after="0" w:line="240" w:lineRule="auto"/>
        <w:rPr>
          <w:rFonts w:ascii="Arial" w:eastAsia="Times New Roman" w:hAnsi="Arial" w:cs="Arial"/>
          <w:color w:val="445555"/>
          <w:lang w:val="es-ES"/>
        </w:rPr>
      </w:pPr>
      <w:r>
        <w:rPr>
          <w:rStyle w:val="Refdenotaalpie"/>
        </w:rPr>
        <w:footnoteRef/>
      </w:r>
      <w: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967B11" w:rsidRPr="00A31E3F" w:rsidRDefault="00967B11" w:rsidP="00EF38D7">
      <w:pPr>
        <w:pStyle w:val="Textonotapie"/>
        <w:spacing w:after="0" w:line="240" w:lineRule="auto"/>
        <w:rPr>
          <w:lang w:val="es-ES"/>
        </w:rPr>
      </w:pPr>
    </w:p>
  </w:footnote>
  <w:footnote w:id="9">
    <w:p w:rsidR="00967B11" w:rsidRPr="00DA7659" w:rsidRDefault="00967B11" w:rsidP="00EF38D7">
      <w:pPr>
        <w:shd w:val="clear" w:color="auto" w:fill="FFFFFF"/>
        <w:spacing w:after="0" w:line="240" w:lineRule="auto"/>
        <w:rPr>
          <w:rFonts w:ascii="Arial" w:eastAsia="Times New Roman" w:hAnsi="Arial" w:cs="Arial"/>
          <w:color w:val="445555"/>
          <w:lang w:val="es-ES"/>
        </w:rPr>
      </w:pPr>
      <w:r>
        <w:rPr>
          <w:rStyle w:val="Refdenotaalpie"/>
        </w:rPr>
        <w:footnoteRef/>
      </w:r>
      <w: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967B11" w:rsidRPr="00A31E3F" w:rsidRDefault="00967B11" w:rsidP="00EF38D7">
      <w:pPr>
        <w:pStyle w:val="Textonotapie"/>
        <w:spacing w:after="0"/>
        <w:rPr>
          <w:lang w:val="es-ES"/>
        </w:rPr>
      </w:pPr>
    </w:p>
  </w:footnote>
  <w:footnote w:id="10">
    <w:p w:rsidR="00967B11" w:rsidRPr="00886F95" w:rsidRDefault="00967B11" w:rsidP="00EF38D7">
      <w:pPr>
        <w:shd w:val="clear" w:color="auto" w:fill="FFFFFF"/>
        <w:spacing w:after="0" w:line="240" w:lineRule="auto"/>
        <w:rPr>
          <w:lang w:val="es-ES"/>
        </w:rPr>
      </w:pPr>
      <w:r w:rsidRPr="008D324F">
        <w:rPr>
          <w:rStyle w:val="Refdenotaalpie"/>
          <w:sz w:val="16"/>
          <w:szCs w:val="16"/>
        </w:rPr>
        <w:footnoteRef/>
      </w:r>
      <w:r w:rsidRPr="008D324F">
        <w:rPr>
          <w:sz w:val="16"/>
          <w:szCs w:val="16"/>
        </w:rPr>
        <w:t xml:space="preserve"> </w:t>
      </w:r>
      <w:r w:rsidRPr="008D324F">
        <w:rPr>
          <w:rFonts w:ascii="Georgia" w:eastAsia="Times New Roman" w:hAnsi="Georgia" w:cs="Arial"/>
          <w:color w:val="445555"/>
          <w:sz w:val="16"/>
          <w:szCs w:val="16"/>
          <w:lang w:val="es-ES"/>
        </w:rPr>
        <w:t xml:space="preserve">2001 </w:t>
      </w:r>
      <w:r w:rsidRPr="008D324F">
        <w:rPr>
          <w:rFonts w:ascii="Georgia" w:eastAsia="Times New Roman" w:hAnsi="Georgia" w:cs="Arial"/>
          <w:i/>
          <w:iCs/>
          <w:color w:val="445555"/>
          <w:sz w:val="16"/>
          <w:szCs w:val="16"/>
          <w:lang w:val="es-ES"/>
        </w:rPr>
        <w:t>Sociología de la sexualidad.</w:t>
      </w:r>
      <w:r w:rsidRPr="008D324F">
        <w:rPr>
          <w:rFonts w:ascii="Georgia" w:eastAsia="Times New Roman" w:hAnsi="Georgia" w:cs="Arial"/>
          <w:color w:val="445555"/>
          <w:sz w:val="16"/>
          <w:szCs w:val="16"/>
          <w:lang w:val="es-ES"/>
        </w:rPr>
        <w:t xml:space="preserve"> Cap. 1. Ed Universidad del Valle,</w:t>
      </w:r>
      <w:r>
        <w:rPr>
          <w:rFonts w:ascii="Georgia" w:eastAsia="Times New Roman" w:hAnsi="Georgia" w:cs="Arial"/>
          <w:color w:val="445555"/>
          <w:sz w:val="16"/>
          <w:szCs w:val="16"/>
          <w:lang w:val="es-ES"/>
        </w:rPr>
        <w:t xml:space="preserve"> Colombia. SOLIZ, Rosales Pedro</w:t>
      </w:r>
    </w:p>
  </w:footnote>
  <w:footnote w:id="11">
    <w:p w:rsidR="00967B11" w:rsidRPr="00A31E3F" w:rsidRDefault="00967B11" w:rsidP="00EF38D7">
      <w:pPr>
        <w:pStyle w:val="Textonotapie"/>
        <w:spacing w:after="0" w:line="240" w:lineRule="auto"/>
      </w:pPr>
      <w:r>
        <w:rPr>
          <w:rStyle w:val="Refdenotaalpie"/>
        </w:rPr>
        <w:footnoteRef/>
      </w:r>
      <w:r>
        <w:t xml:space="preserve"> </w:t>
      </w:r>
      <w:r w:rsidRPr="008D324F">
        <w:rPr>
          <w:sz w:val="16"/>
          <w:szCs w:val="16"/>
          <w:lang w:val="es-ES"/>
        </w:rPr>
        <w:t>ISLA, Boris 2006 "</w:t>
      </w:r>
      <w:r w:rsidRPr="008D324F">
        <w:rPr>
          <w:i/>
          <w:iCs/>
          <w:sz w:val="16"/>
          <w:szCs w:val="16"/>
          <w:lang w:val="es-ES"/>
        </w:rPr>
        <w:t xml:space="preserve">Machismo y </w:t>
      </w:r>
      <w:hyperlink r:id="rId3" w:history="1">
        <w:r w:rsidRPr="008D324F">
          <w:rPr>
            <w:rStyle w:val="Hipervnculo"/>
            <w:rFonts w:ascii="Calibri" w:hAnsi="Calibri"/>
            <w:i/>
            <w:iCs/>
            <w:sz w:val="16"/>
            <w:szCs w:val="16"/>
            <w:lang w:val="es-ES"/>
          </w:rPr>
          <w:t>psicología</w:t>
        </w:r>
      </w:hyperlink>
      <w:r w:rsidRPr="008D324F">
        <w:rPr>
          <w:i/>
          <w:iCs/>
          <w:sz w:val="16"/>
          <w:szCs w:val="16"/>
          <w:lang w:val="es-ES"/>
        </w:rPr>
        <w:t xml:space="preserve"> social".</w:t>
      </w:r>
      <w:r w:rsidRPr="008D324F">
        <w:rPr>
          <w:sz w:val="16"/>
          <w:szCs w:val="16"/>
          <w:lang w:val="es-ES"/>
        </w:rPr>
        <w:t xml:space="preserve"> En www.</w:t>
      </w:r>
      <w:hyperlink r:id="rId4" w:history="1">
        <w:r w:rsidRPr="008D324F">
          <w:rPr>
            <w:rStyle w:val="Hipervnculo"/>
            <w:rFonts w:ascii="Calibri" w:hAnsi="Calibri"/>
            <w:sz w:val="16"/>
            <w:szCs w:val="16"/>
            <w:lang w:val="es-ES"/>
          </w:rPr>
          <w:t>monografias</w:t>
        </w:r>
      </w:hyperlink>
      <w:r w:rsidRPr="008D324F">
        <w:rPr>
          <w:sz w:val="16"/>
          <w:szCs w:val="16"/>
          <w:lang w:val="es-ES"/>
        </w:rPr>
        <w:t>.com (24/08/07 )</w:t>
      </w:r>
    </w:p>
  </w:footnote>
  <w:footnote w:id="12">
    <w:p w:rsidR="00967B11" w:rsidRPr="00886F95" w:rsidRDefault="00967B11" w:rsidP="00EF38D7">
      <w:pPr>
        <w:shd w:val="clear" w:color="auto" w:fill="FFFFFF"/>
        <w:spacing w:after="0" w:line="240" w:lineRule="auto"/>
        <w:rPr>
          <w:rFonts w:ascii="Georgia" w:eastAsia="Times New Roman" w:hAnsi="Georgia" w:cs="Arial"/>
          <w:color w:val="445555"/>
          <w:sz w:val="16"/>
          <w:szCs w:val="16"/>
          <w:lang w:val="es-ES"/>
        </w:rPr>
      </w:pPr>
      <w:r>
        <w:rPr>
          <w:rStyle w:val="Refdenotaalpie"/>
        </w:rPr>
        <w:footnoteRef/>
      </w:r>
      <w:r>
        <w:t xml:space="preserve"> </w:t>
      </w:r>
      <w:r w:rsidRPr="00886F95">
        <w:rPr>
          <w:rFonts w:ascii="Georgia" w:eastAsia="Times New Roman" w:hAnsi="Georgia" w:cs="Arial"/>
          <w:color w:val="445555"/>
          <w:sz w:val="16"/>
          <w:szCs w:val="16"/>
          <w:lang w:val="es-ES"/>
        </w:rPr>
        <w:t xml:space="preserve">2001 </w:t>
      </w:r>
      <w:r w:rsidRPr="00886F95">
        <w:rPr>
          <w:rFonts w:ascii="Georgia" w:eastAsia="Times New Roman" w:hAnsi="Georgia" w:cs="Arial"/>
          <w:i/>
          <w:iCs/>
          <w:color w:val="445555"/>
          <w:sz w:val="16"/>
          <w:szCs w:val="16"/>
          <w:lang w:val="es-ES"/>
        </w:rPr>
        <w:t xml:space="preserve">Introducción a </w:t>
      </w:r>
      <w:smartTag w:uri="urn:schemas-microsoft-com:office:smarttags" w:element="PersonName">
        <w:smartTagPr>
          <w:attr w:name="ProductID" w:val="la Sociolog￭a"/>
        </w:smartTagPr>
        <w:r w:rsidRPr="00886F95">
          <w:rPr>
            <w:rFonts w:ascii="Georgia" w:eastAsia="Times New Roman" w:hAnsi="Georgia" w:cs="Arial"/>
            <w:i/>
            <w:iCs/>
            <w:color w:val="445555"/>
            <w:sz w:val="16"/>
            <w:szCs w:val="16"/>
            <w:lang w:val="es-ES"/>
          </w:rPr>
          <w:t>la Sociología</w:t>
        </w:r>
      </w:smartTag>
      <w:r w:rsidRPr="00886F95">
        <w:rPr>
          <w:rFonts w:ascii="Georgia" w:eastAsia="Times New Roman" w:hAnsi="Georgia" w:cs="Arial"/>
          <w:i/>
          <w:iCs/>
          <w:color w:val="445555"/>
          <w:sz w:val="16"/>
          <w:szCs w:val="16"/>
          <w:lang w:val="es-ES"/>
        </w:rPr>
        <w:t xml:space="preserve"> de </w:t>
      </w:r>
      <w:smartTag w:uri="urn:schemas-microsoft-com:office:smarttags" w:element="PersonName">
        <w:smartTagPr>
          <w:attr w:name="ProductID" w:val="la Familia. Ed."/>
        </w:smartTagPr>
        <w:r w:rsidRPr="00886F95">
          <w:rPr>
            <w:rFonts w:ascii="Georgia" w:eastAsia="Times New Roman" w:hAnsi="Georgia" w:cs="Arial"/>
            <w:i/>
            <w:iCs/>
            <w:color w:val="445555"/>
            <w:sz w:val="16"/>
            <w:szCs w:val="16"/>
            <w:lang w:val="es-ES"/>
          </w:rPr>
          <w:t>la Familia.</w:t>
        </w:r>
        <w:r w:rsidRPr="00886F95">
          <w:rPr>
            <w:rFonts w:ascii="Georgia" w:eastAsia="Times New Roman" w:hAnsi="Georgia" w:cs="Arial"/>
            <w:color w:val="445555"/>
            <w:sz w:val="16"/>
            <w:szCs w:val="16"/>
            <w:lang w:val="es-ES"/>
          </w:rPr>
          <w:t xml:space="preserve"> Ed.</w:t>
        </w:r>
      </w:smartTag>
      <w:r w:rsidRPr="00886F95">
        <w:rPr>
          <w:rFonts w:ascii="Georgia" w:eastAsia="Times New Roman" w:hAnsi="Georgia" w:cs="Arial"/>
          <w:color w:val="445555"/>
          <w:sz w:val="16"/>
          <w:szCs w:val="16"/>
          <w:lang w:val="es-ES"/>
        </w:rPr>
        <w:t xml:space="preserve"> Don Bosco, </w:t>
      </w:r>
      <w:smartTag w:uri="urn:schemas-microsoft-com:office:smarttags" w:element="PersonName">
        <w:smartTagPr>
          <w:attr w:name="ProductID" w:val="La Paz"/>
        </w:smartTagPr>
        <w:r w:rsidRPr="00886F95">
          <w:rPr>
            <w:rFonts w:ascii="Georgia" w:eastAsia="Times New Roman" w:hAnsi="Georgia" w:cs="Arial"/>
            <w:color w:val="445555"/>
            <w:sz w:val="16"/>
            <w:szCs w:val="16"/>
            <w:lang w:val="es-ES"/>
          </w:rPr>
          <w:t>La Paz</w:t>
        </w:r>
      </w:smartTag>
    </w:p>
    <w:p w:rsidR="00967B11" w:rsidRPr="00886F95" w:rsidRDefault="00967B11" w:rsidP="00EF38D7">
      <w:pPr>
        <w:pStyle w:val="Textonotapie"/>
        <w:spacing w:after="0"/>
        <w:rPr>
          <w:lang w:val="es-ES"/>
        </w:rPr>
      </w:pPr>
    </w:p>
  </w:footnote>
  <w:footnote w:id="13">
    <w:p w:rsidR="00967B11" w:rsidRPr="00925FAE" w:rsidRDefault="00967B11" w:rsidP="00EF38D7">
      <w:pPr>
        <w:shd w:val="clear" w:color="auto" w:fill="FFFFFF"/>
        <w:spacing w:before="160" w:after="160" w:line="320" w:lineRule="atLeast"/>
        <w:rPr>
          <w:rFonts w:ascii="Georgia" w:eastAsia="Times New Roman" w:hAnsi="Georgia" w:cs="Arial"/>
          <w:sz w:val="16"/>
          <w:szCs w:val="16"/>
          <w:lang w:val="es-ES"/>
        </w:rPr>
      </w:pPr>
      <w:r w:rsidRPr="00925FAE">
        <w:rPr>
          <w:rStyle w:val="Refdenotaalpie"/>
        </w:rPr>
        <w:footnoteRef/>
      </w:r>
      <w:r w:rsidRPr="00925FAE">
        <w:t xml:space="preserve"> </w:t>
      </w:r>
      <w:r w:rsidRPr="00925FAE">
        <w:rPr>
          <w:rFonts w:ascii="Georgia" w:eastAsia="Times New Roman" w:hAnsi="Georgia" w:cs="Arial"/>
          <w:sz w:val="16"/>
          <w:szCs w:val="16"/>
          <w:lang w:val="es-ES"/>
        </w:rPr>
        <w:t>2006 "</w:t>
      </w:r>
      <w:r w:rsidRPr="00925FAE">
        <w:rPr>
          <w:rFonts w:ascii="Georgia" w:eastAsia="Times New Roman" w:hAnsi="Georgia" w:cs="Arial"/>
          <w:i/>
          <w:iCs/>
          <w:sz w:val="16"/>
          <w:szCs w:val="16"/>
          <w:lang w:val="es-ES"/>
        </w:rPr>
        <w:t xml:space="preserve">Machismo y </w:t>
      </w:r>
      <w:hyperlink r:id="rId5" w:history="1">
        <w:r w:rsidRPr="00925FAE">
          <w:rPr>
            <w:rFonts w:ascii="Georgia" w:eastAsia="Times New Roman" w:hAnsi="Georgia" w:cs="Arial"/>
            <w:i/>
            <w:iCs/>
            <w:sz w:val="16"/>
            <w:szCs w:val="16"/>
            <w:lang w:val="es-ES"/>
          </w:rPr>
          <w:t>psicología</w:t>
        </w:r>
      </w:hyperlink>
      <w:r w:rsidRPr="00925FAE">
        <w:rPr>
          <w:rFonts w:ascii="Georgia" w:eastAsia="Times New Roman" w:hAnsi="Georgia" w:cs="Arial"/>
          <w:i/>
          <w:iCs/>
          <w:sz w:val="16"/>
          <w:szCs w:val="16"/>
          <w:lang w:val="es-ES"/>
        </w:rPr>
        <w:t xml:space="preserve"> social".</w:t>
      </w:r>
      <w:r w:rsidRPr="00925FAE">
        <w:rPr>
          <w:rFonts w:ascii="Georgia" w:eastAsia="Times New Roman" w:hAnsi="Georgia" w:cs="Arial"/>
          <w:sz w:val="16"/>
          <w:szCs w:val="16"/>
          <w:lang w:val="es-ES"/>
        </w:rPr>
        <w:t xml:space="preserve"> OPORTO Ordoñez Luis,  www.</w:t>
      </w:r>
      <w:hyperlink r:id="rId6" w:history="1">
        <w:r w:rsidRPr="00925FAE">
          <w:rPr>
            <w:rFonts w:ascii="Georgia" w:eastAsia="Times New Roman" w:hAnsi="Georgia" w:cs="Arial"/>
            <w:sz w:val="16"/>
            <w:szCs w:val="16"/>
            <w:lang w:val="es-ES"/>
          </w:rPr>
          <w:t>monografias</w:t>
        </w:r>
      </w:hyperlink>
      <w:r w:rsidRPr="00925FAE">
        <w:rPr>
          <w:rFonts w:ascii="Georgia" w:eastAsia="Times New Roman" w:hAnsi="Georgia" w:cs="Arial"/>
          <w:sz w:val="16"/>
          <w:szCs w:val="16"/>
          <w:lang w:val="es-ES"/>
        </w:rPr>
        <w:t>.com (24/08/07 )</w:t>
      </w:r>
    </w:p>
    <w:p w:rsidR="00967B11" w:rsidRPr="00886F95" w:rsidRDefault="00967B11" w:rsidP="00EF38D7">
      <w:pPr>
        <w:pStyle w:val="Textonotapie"/>
        <w:rPr>
          <w:lang w:val="es-ES"/>
        </w:rPr>
      </w:pPr>
    </w:p>
  </w:footnote>
  <w:footnote w:id="14">
    <w:p w:rsidR="00967B11" w:rsidRPr="00A31E3F" w:rsidRDefault="00967B11" w:rsidP="00EF38D7">
      <w:pPr>
        <w:shd w:val="clear" w:color="auto" w:fill="FFFFFF"/>
        <w:spacing w:before="160" w:after="160" w:line="320" w:lineRule="atLeast"/>
        <w:rPr>
          <w:rFonts w:ascii="Georgia" w:eastAsia="Times New Roman" w:hAnsi="Georgia" w:cs="Arial"/>
          <w:color w:val="445555"/>
          <w:sz w:val="25"/>
          <w:szCs w:val="25"/>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footnote>
  <w:footnote w:id="15">
    <w:p w:rsidR="00967B11" w:rsidRPr="00A31E3F" w:rsidRDefault="00967B11" w:rsidP="00EF38D7">
      <w:pPr>
        <w:pStyle w:val="Textonotapie"/>
        <w:rPr>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footnote>
  <w:footnote w:id="16">
    <w:p w:rsidR="00967B11" w:rsidRPr="00D07E91" w:rsidRDefault="00967B11" w:rsidP="00EF38D7">
      <w:pPr>
        <w:shd w:val="clear" w:color="auto" w:fill="FFFFFF"/>
        <w:spacing w:before="160" w:after="160" w:line="320" w:lineRule="atLeast"/>
        <w:rPr>
          <w:rFonts w:ascii="Georgia" w:eastAsia="Times New Roman" w:hAnsi="Georgia" w:cs="Arial"/>
          <w:color w:val="445555"/>
          <w:sz w:val="25"/>
          <w:szCs w:val="25"/>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p w:rsidR="00967B11" w:rsidRPr="00C257D2" w:rsidRDefault="00967B11" w:rsidP="00EF38D7">
      <w:pPr>
        <w:pStyle w:val="Textonotapie"/>
        <w:rPr>
          <w:lang w:val="es-ES"/>
        </w:rPr>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371DB"/>
    <w:multiLevelType w:val="hybridMultilevel"/>
    <w:tmpl w:val="0594755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nsid w:val="00FB5E84"/>
    <w:multiLevelType w:val="hybridMultilevel"/>
    <w:tmpl w:val="448CFF64"/>
    <w:lvl w:ilvl="0" w:tplc="400A000F">
      <w:start w:val="2"/>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02E65931"/>
    <w:multiLevelType w:val="multilevel"/>
    <w:tmpl w:val="7B6688BA"/>
    <w:lvl w:ilvl="0">
      <w:start w:val="1"/>
      <w:numFmt w:val="decimal"/>
      <w:pStyle w:val="Ttulo1"/>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nsid w:val="093E2E62"/>
    <w:multiLevelType w:val="multilevel"/>
    <w:tmpl w:val="B5D071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0AF17D22"/>
    <w:multiLevelType w:val="hybridMultilevel"/>
    <w:tmpl w:val="9A24C0A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nsid w:val="14C219F6"/>
    <w:multiLevelType w:val="hybridMultilevel"/>
    <w:tmpl w:val="6E24BD16"/>
    <w:lvl w:ilvl="0" w:tplc="8508F0BE">
      <w:start w:val="2"/>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6">
    <w:nsid w:val="1F0775A3"/>
    <w:multiLevelType w:val="multilevel"/>
    <w:tmpl w:val="6F8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E20FBF"/>
    <w:multiLevelType w:val="hybridMultilevel"/>
    <w:tmpl w:val="35FA28F6"/>
    <w:lvl w:ilvl="0" w:tplc="6B0E73BA">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8">
    <w:nsid w:val="69E545B0"/>
    <w:multiLevelType w:val="multilevel"/>
    <w:tmpl w:val="1BAACA6C"/>
    <w:lvl w:ilvl="0">
      <w:start w:val="1"/>
      <w:numFmt w:val="decimal"/>
      <w:lvlText w:val="%1"/>
      <w:lvlJc w:val="left"/>
      <w:pPr>
        <w:ind w:left="432" w:hanging="432"/>
      </w:pPr>
      <w:rPr>
        <w:rFonts w:hint="default"/>
      </w:rPr>
    </w:lvl>
    <w:lvl w:ilvl="1">
      <w:start w:val="1"/>
      <w:numFmt w:val="decimal"/>
      <w:pStyle w:val="Ttulo2"/>
      <w:lvlText w:val="%1.%2"/>
      <w:lvlJc w:val="left"/>
      <w:pPr>
        <w:ind w:left="576" w:hanging="576"/>
      </w:pPr>
      <w:rPr>
        <w:rFonts w:hint="default"/>
        <w:b/>
        <w:sz w:val="22"/>
        <w:szCs w:val="22"/>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nsid w:val="6BBF54FA"/>
    <w:multiLevelType w:val="hybridMultilevel"/>
    <w:tmpl w:val="33ACA89E"/>
    <w:lvl w:ilvl="0" w:tplc="8BB897A6">
      <w:start w:val="3"/>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0">
    <w:nsid w:val="732C3336"/>
    <w:multiLevelType w:val="hybridMultilevel"/>
    <w:tmpl w:val="D2328582"/>
    <w:lvl w:ilvl="0" w:tplc="4F90B4CE">
      <w:start w:val="1"/>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1">
    <w:nsid w:val="76032F0A"/>
    <w:multiLevelType w:val="hybridMultilevel"/>
    <w:tmpl w:val="35FA28F6"/>
    <w:lvl w:ilvl="0" w:tplc="6B0E73BA">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12">
    <w:nsid w:val="76B37614"/>
    <w:multiLevelType w:val="multilevel"/>
    <w:tmpl w:val="E5AA55A2"/>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nsid w:val="7D685D69"/>
    <w:multiLevelType w:val="hybridMultilevel"/>
    <w:tmpl w:val="141E20E0"/>
    <w:lvl w:ilvl="0" w:tplc="FC283F4E">
      <w:start w:val="3"/>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4">
    <w:nsid w:val="7EEC76E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2"/>
  </w:num>
  <w:num w:numId="2">
    <w:abstractNumId w:val="14"/>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6"/>
  </w:num>
  <w:num w:numId="7">
    <w:abstractNumId w:val="3"/>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11"/>
  </w:num>
  <w:num w:numId="11">
    <w:abstractNumId w:val="10"/>
  </w:num>
  <w:num w:numId="12">
    <w:abstractNumId w:val="0"/>
  </w:num>
  <w:num w:numId="13">
    <w:abstractNumId w:val="4"/>
  </w:num>
  <w:num w:numId="14">
    <w:abstractNumId w:val="13"/>
  </w:num>
  <w:num w:numId="15">
    <w:abstractNumId w:val="9"/>
  </w:num>
  <w:num w:numId="16">
    <w:abstractNumId w:val="1"/>
  </w:num>
  <w:num w:numId="17">
    <w:abstractNumId w:val="5"/>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trackRevisions/>
  <w:defaultTabStop w:val="708"/>
  <w:hyphenationZone w:val="425"/>
  <w:characterSpacingControl w:val="doNotCompress"/>
  <w:footnotePr>
    <w:footnote w:id="0"/>
    <w:footnote w:id="1"/>
  </w:footnotePr>
  <w:endnotePr>
    <w:endnote w:id="0"/>
    <w:endnote w:id="1"/>
  </w:endnotePr>
  <w:compat/>
  <w:rsids>
    <w:rsidRoot w:val="008C6609"/>
    <w:rsid w:val="00027B93"/>
    <w:rsid w:val="00027BB3"/>
    <w:rsid w:val="00057DD7"/>
    <w:rsid w:val="0007037A"/>
    <w:rsid w:val="00097020"/>
    <w:rsid w:val="000A2B17"/>
    <w:rsid w:val="000C4B59"/>
    <w:rsid w:val="000D7B59"/>
    <w:rsid w:val="001425CF"/>
    <w:rsid w:val="001761A2"/>
    <w:rsid w:val="001849E7"/>
    <w:rsid w:val="0018558A"/>
    <w:rsid w:val="0019426E"/>
    <w:rsid w:val="00255472"/>
    <w:rsid w:val="00264D02"/>
    <w:rsid w:val="002B4B65"/>
    <w:rsid w:val="002C09A3"/>
    <w:rsid w:val="00301D59"/>
    <w:rsid w:val="00317686"/>
    <w:rsid w:val="00350F65"/>
    <w:rsid w:val="00364147"/>
    <w:rsid w:val="0038553D"/>
    <w:rsid w:val="003E0022"/>
    <w:rsid w:val="00436404"/>
    <w:rsid w:val="004369CA"/>
    <w:rsid w:val="00452E31"/>
    <w:rsid w:val="00454334"/>
    <w:rsid w:val="00461B0A"/>
    <w:rsid w:val="004759A4"/>
    <w:rsid w:val="00475CDD"/>
    <w:rsid w:val="00494FFB"/>
    <w:rsid w:val="004B4108"/>
    <w:rsid w:val="004D3A89"/>
    <w:rsid w:val="004F399E"/>
    <w:rsid w:val="00532F00"/>
    <w:rsid w:val="00567874"/>
    <w:rsid w:val="005B044D"/>
    <w:rsid w:val="005D72FA"/>
    <w:rsid w:val="00600F8C"/>
    <w:rsid w:val="00650EBC"/>
    <w:rsid w:val="006935BC"/>
    <w:rsid w:val="00693A0C"/>
    <w:rsid w:val="006F09D9"/>
    <w:rsid w:val="0070474F"/>
    <w:rsid w:val="00707E29"/>
    <w:rsid w:val="0072764B"/>
    <w:rsid w:val="00771260"/>
    <w:rsid w:val="00784997"/>
    <w:rsid w:val="00790303"/>
    <w:rsid w:val="007A1D8E"/>
    <w:rsid w:val="007B2EC4"/>
    <w:rsid w:val="007B67DD"/>
    <w:rsid w:val="007C29D9"/>
    <w:rsid w:val="0083483A"/>
    <w:rsid w:val="0088533C"/>
    <w:rsid w:val="008A1AD1"/>
    <w:rsid w:val="008C6609"/>
    <w:rsid w:val="00902960"/>
    <w:rsid w:val="00914845"/>
    <w:rsid w:val="00925C8B"/>
    <w:rsid w:val="00933ED4"/>
    <w:rsid w:val="00951F46"/>
    <w:rsid w:val="00967B11"/>
    <w:rsid w:val="0097407E"/>
    <w:rsid w:val="009747D2"/>
    <w:rsid w:val="00983229"/>
    <w:rsid w:val="009B7F22"/>
    <w:rsid w:val="009E3212"/>
    <w:rsid w:val="00A14E75"/>
    <w:rsid w:val="00A96783"/>
    <w:rsid w:val="00AA35A8"/>
    <w:rsid w:val="00AE14E3"/>
    <w:rsid w:val="00AF47B9"/>
    <w:rsid w:val="00B424A2"/>
    <w:rsid w:val="00B461E0"/>
    <w:rsid w:val="00B75D81"/>
    <w:rsid w:val="00B872A3"/>
    <w:rsid w:val="00BF17B1"/>
    <w:rsid w:val="00BF515B"/>
    <w:rsid w:val="00C60B86"/>
    <w:rsid w:val="00C92C4C"/>
    <w:rsid w:val="00CB403A"/>
    <w:rsid w:val="00D017BF"/>
    <w:rsid w:val="00D218E3"/>
    <w:rsid w:val="00D943C3"/>
    <w:rsid w:val="00DB40D8"/>
    <w:rsid w:val="00DF089F"/>
    <w:rsid w:val="00E06DFE"/>
    <w:rsid w:val="00E1492E"/>
    <w:rsid w:val="00E17357"/>
    <w:rsid w:val="00E2398D"/>
    <w:rsid w:val="00E50133"/>
    <w:rsid w:val="00E8379C"/>
    <w:rsid w:val="00E93553"/>
    <w:rsid w:val="00EF38D7"/>
    <w:rsid w:val="00F01744"/>
    <w:rsid w:val="00F16F6C"/>
    <w:rsid w:val="00F207F5"/>
    <w:rsid w:val="00F3494B"/>
    <w:rsid w:val="00F41CFC"/>
    <w:rsid w:val="00F46C55"/>
    <w:rsid w:val="00F61E26"/>
    <w:rsid w:val="00F96519"/>
    <w:rsid w:val="00FC391B"/>
    <w:rsid w:val="00FD3519"/>
    <w:rsid w:val="00FE105B"/>
    <w:rsid w:val="00FF35B1"/>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BO" w:eastAsia="es-B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EF38D7"/>
    <w:pPr>
      <w:spacing w:after="200" w:line="276" w:lineRule="auto"/>
    </w:pPr>
    <w:rPr>
      <w:sz w:val="22"/>
      <w:szCs w:val="22"/>
      <w:lang w:eastAsia="en-US"/>
    </w:rPr>
  </w:style>
  <w:style w:type="paragraph" w:styleId="Ttulo1">
    <w:name w:val="heading 1"/>
    <w:basedOn w:val="Normal"/>
    <w:next w:val="Normal"/>
    <w:link w:val="Ttulo1Car"/>
    <w:uiPriority w:val="9"/>
    <w:qFormat/>
    <w:rsid w:val="00EF38D7"/>
    <w:pPr>
      <w:keepNext/>
      <w:numPr>
        <w:numId w:val="3"/>
      </w:numPr>
      <w:spacing w:before="240" w:after="60" w:line="360" w:lineRule="auto"/>
      <w:outlineLvl w:val="0"/>
    </w:pPr>
    <w:rPr>
      <w:rFonts w:ascii="Arial" w:eastAsia="Times New Roman" w:hAnsi="Arial" w:cs="Arial"/>
      <w:b/>
      <w:bCs/>
      <w:kern w:val="32"/>
    </w:rPr>
  </w:style>
  <w:style w:type="paragraph" w:styleId="Ttulo2">
    <w:name w:val="heading 2"/>
    <w:basedOn w:val="Normal"/>
    <w:next w:val="Normal"/>
    <w:link w:val="Ttulo2Car"/>
    <w:uiPriority w:val="9"/>
    <w:qFormat/>
    <w:rsid w:val="00EF38D7"/>
    <w:pPr>
      <w:keepNext/>
      <w:numPr>
        <w:ilvl w:val="1"/>
        <w:numId w:val="5"/>
      </w:numPr>
      <w:spacing w:before="240" w:after="60"/>
      <w:outlineLvl w:val="1"/>
    </w:pPr>
    <w:rPr>
      <w:rFonts w:ascii="Arial" w:eastAsia="Times New Roman" w:hAnsi="Arial"/>
      <w:b/>
      <w:bCs/>
      <w:iCs/>
      <w:szCs w:val="28"/>
    </w:rPr>
  </w:style>
  <w:style w:type="paragraph" w:styleId="Ttulo3">
    <w:name w:val="heading 3"/>
    <w:basedOn w:val="Normal"/>
    <w:next w:val="Normal"/>
    <w:link w:val="Ttulo3Car"/>
    <w:uiPriority w:val="9"/>
    <w:qFormat/>
    <w:rsid w:val="00EF38D7"/>
    <w:pPr>
      <w:keepNext/>
      <w:numPr>
        <w:ilvl w:val="2"/>
        <w:numId w:val="5"/>
      </w:numPr>
      <w:spacing w:before="240" w:after="60"/>
      <w:ind w:left="1428"/>
      <w:outlineLvl w:val="2"/>
    </w:pPr>
    <w:rPr>
      <w:rFonts w:ascii="Arial" w:eastAsia="Times New Roman" w:hAnsi="Arial"/>
      <w:b/>
      <w:bCs/>
      <w:szCs w:val="26"/>
    </w:rPr>
  </w:style>
  <w:style w:type="paragraph" w:styleId="Ttulo4">
    <w:name w:val="heading 4"/>
    <w:basedOn w:val="Normal"/>
    <w:next w:val="Normal"/>
    <w:link w:val="Ttulo4Car"/>
    <w:uiPriority w:val="9"/>
    <w:qFormat/>
    <w:rsid w:val="00EF38D7"/>
    <w:pPr>
      <w:keepNext/>
      <w:numPr>
        <w:ilvl w:val="3"/>
        <w:numId w:val="5"/>
      </w:numPr>
      <w:spacing w:before="240" w:after="60"/>
      <w:outlineLvl w:val="3"/>
    </w:pPr>
    <w:rPr>
      <w:rFonts w:ascii="Arial" w:eastAsia="Times New Roman" w:hAnsi="Arial"/>
      <w:b/>
      <w:bCs/>
      <w:szCs w:val="28"/>
    </w:rPr>
  </w:style>
  <w:style w:type="paragraph" w:styleId="Ttulo5">
    <w:name w:val="heading 5"/>
    <w:basedOn w:val="Normal"/>
    <w:next w:val="Normal"/>
    <w:link w:val="Ttulo5Car"/>
    <w:uiPriority w:val="9"/>
    <w:qFormat/>
    <w:rsid w:val="00EF38D7"/>
    <w:pPr>
      <w:numPr>
        <w:ilvl w:val="4"/>
        <w:numId w:val="5"/>
      </w:numPr>
      <w:spacing w:before="240" w:after="60"/>
      <w:outlineLvl w:val="4"/>
    </w:pPr>
    <w:rPr>
      <w:rFonts w:ascii="Arial" w:eastAsia="Times New Roman" w:hAnsi="Arial"/>
      <w:b/>
      <w:bCs/>
      <w:i/>
      <w:iCs/>
      <w:szCs w:val="26"/>
    </w:rPr>
  </w:style>
  <w:style w:type="paragraph" w:styleId="Ttulo6">
    <w:name w:val="heading 6"/>
    <w:basedOn w:val="Normal"/>
    <w:next w:val="Normal"/>
    <w:link w:val="Ttulo6Car"/>
    <w:uiPriority w:val="9"/>
    <w:qFormat/>
    <w:rsid w:val="00EF38D7"/>
    <w:pPr>
      <w:numPr>
        <w:ilvl w:val="5"/>
        <w:numId w:val="5"/>
      </w:numPr>
      <w:spacing w:before="240" w:after="60"/>
      <w:outlineLvl w:val="5"/>
    </w:pPr>
    <w:rPr>
      <w:rFonts w:eastAsia="Times New Roman"/>
      <w:b/>
      <w:bCs/>
    </w:rPr>
  </w:style>
  <w:style w:type="paragraph" w:styleId="Ttulo7">
    <w:name w:val="heading 7"/>
    <w:basedOn w:val="Normal"/>
    <w:next w:val="Normal"/>
    <w:link w:val="Ttulo7Car"/>
    <w:uiPriority w:val="9"/>
    <w:qFormat/>
    <w:rsid w:val="00EF38D7"/>
    <w:pPr>
      <w:numPr>
        <w:ilvl w:val="6"/>
        <w:numId w:val="5"/>
      </w:numPr>
      <w:spacing w:before="240" w:after="60"/>
      <w:outlineLvl w:val="6"/>
    </w:pPr>
    <w:rPr>
      <w:rFonts w:eastAsia="Times New Roman"/>
      <w:sz w:val="24"/>
      <w:szCs w:val="24"/>
    </w:rPr>
  </w:style>
  <w:style w:type="paragraph" w:styleId="Ttulo8">
    <w:name w:val="heading 8"/>
    <w:basedOn w:val="Normal"/>
    <w:next w:val="Normal"/>
    <w:link w:val="Ttulo8Car"/>
    <w:uiPriority w:val="9"/>
    <w:qFormat/>
    <w:rsid w:val="00EF38D7"/>
    <w:pPr>
      <w:numPr>
        <w:ilvl w:val="7"/>
        <w:numId w:val="5"/>
      </w:numPr>
      <w:spacing w:before="240" w:after="60"/>
      <w:outlineLvl w:val="7"/>
    </w:pPr>
    <w:rPr>
      <w:rFonts w:eastAsia="Times New Roman"/>
      <w:i/>
      <w:iCs/>
      <w:sz w:val="24"/>
      <w:szCs w:val="24"/>
    </w:rPr>
  </w:style>
  <w:style w:type="paragraph" w:styleId="Ttulo9">
    <w:name w:val="heading 9"/>
    <w:basedOn w:val="Normal"/>
    <w:next w:val="Normal"/>
    <w:link w:val="Ttulo9Car"/>
    <w:uiPriority w:val="9"/>
    <w:qFormat/>
    <w:rsid w:val="00EF38D7"/>
    <w:pPr>
      <w:numPr>
        <w:ilvl w:val="8"/>
        <w:numId w:val="5"/>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38D7"/>
    <w:rPr>
      <w:rFonts w:ascii="Arial" w:eastAsia="Times New Roman" w:hAnsi="Arial" w:cs="Arial"/>
      <w:b/>
      <w:bCs/>
      <w:kern w:val="32"/>
      <w:lang w:val="es-BO"/>
    </w:rPr>
  </w:style>
  <w:style w:type="character" w:customStyle="1" w:styleId="Ttulo2Car">
    <w:name w:val="Título 2 Car"/>
    <w:basedOn w:val="Fuentedeprrafopredeter"/>
    <w:link w:val="Ttulo2"/>
    <w:uiPriority w:val="9"/>
    <w:rsid w:val="00EF38D7"/>
    <w:rPr>
      <w:rFonts w:ascii="Arial" w:eastAsia="Times New Roman" w:hAnsi="Arial" w:cs="Times New Roman"/>
      <w:b/>
      <w:bCs/>
      <w:iCs/>
      <w:szCs w:val="28"/>
      <w:lang w:val="es-BO"/>
    </w:rPr>
  </w:style>
  <w:style w:type="character" w:customStyle="1" w:styleId="Ttulo3Car">
    <w:name w:val="Título 3 Car"/>
    <w:basedOn w:val="Fuentedeprrafopredeter"/>
    <w:link w:val="Ttulo3"/>
    <w:uiPriority w:val="9"/>
    <w:rsid w:val="00EF38D7"/>
    <w:rPr>
      <w:rFonts w:ascii="Arial" w:eastAsia="Times New Roman" w:hAnsi="Arial" w:cs="Times New Roman"/>
      <w:b/>
      <w:bCs/>
      <w:szCs w:val="26"/>
      <w:lang w:val="es-BO"/>
    </w:rPr>
  </w:style>
  <w:style w:type="character" w:customStyle="1" w:styleId="Ttulo4Car">
    <w:name w:val="Título 4 Car"/>
    <w:basedOn w:val="Fuentedeprrafopredeter"/>
    <w:link w:val="Ttulo4"/>
    <w:uiPriority w:val="9"/>
    <w:rsid w:val="00EF38D7"/>
    <w:rPr>
      <w:rFonts w:ascii="Arial" w:eastAsia="Times New Roman" w:hAnsi="Arial" w:cs="Times New Roman"/>
      <w:b/>
      <w:bCs/>
      <w:szCs w:val="28"/>
      <w:lang w:val="es-BO"/>
    </w:rPr>
  </w:style>
  <w:style w:type="character" w:customStyle="1" w:styleId="Ttulo5Car">
    <w:name w:val="Título 5 Car"/>
    <w:basedOn w:val="Fuentedeprrafopredeter"/>
    <w:link w:val="Ttulo5"/>
    <w:uiPriority w:val="9"/>
    <w:rsid w:val="00EF38D7"/>
    <w:rPr>
      <w:rFonts w:ascii="Arial" w:eastAsia="Times New Roman" w:hAnsi="Arial" w:cs="Times New Roman"/>
      <w:b/>
      <w:bCs/>
      <w:i/>
      <w:iCs/>
      <w:szCs w:val="26"/>
      <w:lang w:val="es-BO"/>
    </w:rPr>
  </w:style>
  <w:style w:type="character" w:customStyle="1" w:styleId="Ttulo6Car">
    <w:name w:val="Título 6 Car"/>
    <w:basedOn w:val="Fuentedeprrafopredeter"/>
    <w:link w:val="Ttulo6"/>
    <w:uiPriority w:val="9"/>
    <w:rsid w:val="00EF38D7"/>
    <w:rPr>
      <w:rFonts w:ascii="Calibri" w:eastAsia="Times New Roman" w:hAnsi="Calibri" w:cs="Times New Roman"/>
      <w:b/>
      <w:bCs/>
      <w:lang w:val="es-BO"/>
    </w:rPr>
  </w:style>
  <w:style w:type="character" w:customStyle="1" w:styleId="Ttulo7Car">
    <w:name w:val="Título 7 Car"/>
    <w:basedOn w:val="Fuentedeprrafopredeter"/>
    <w:link w:val="Ttulo7"/>
    <w:uiPriority w:val="9"/>
    <w:rsid w:val="00EF38D7"/>
    <w:rPr>
      <w:rFonts w:ascii="Calibri" w:eastAsia="Times New Roman" w:hAnsi="Calibri" w:cs="Times New Roman"/>
      <w:sz w:val="24"/>
      <w:szCs w:val="24"/>
      <w:lang w:val="es-BO"/>
    </w:rPr>
  </w:style>
  <w:style w:type="character" w:customStyle="1" w:styleId="Ttulo8Car">
    <w:name w:val="Título 8 Car"/>
    <w:basedOn w:val="Fuentedeprrafopredeter"/>
    <w:link w:val="Ttulo8"/>
    <w:uiPriority w:val="9"/>
    <w:rsid w:val="00EF38D7"/>
    <w:rPr>
      <w:rFonts w:ascii="Calibri" w:eastAsia="Times New Roman" w:hAnsi="Calibri" w:cs="Times New Roman"/>
      <w:i/>
      <w:iCs/>
      <w:sz w:val="24"/>
      <w:szCs w:val="24"/>
      <w:lang w:val="es-BO"/>
    </w:rPr>
  </w:style>
  <w:style w:type="character" w:customStyle="1" w:styleId="Ttulo9Car">
    <w:name w:val="Título 9 Car"/>
    <w:basedOn w:val="Fuentedeprrafopredeter"/>
    <w:link w:val="Ttulo9"/>
    <w:uiPriority w:val="9"/>
    <w:rsid w:val="00EF38D7"/>
    <w:rPr>
      <w:rFonts w:ascii="Cambria" w:eastAsia="Times New Roman" w:hAnsi="Cambria" w:cs="Times New Roman"/>
      <w:lang w:val="es-BO"/>
    </w:rPr>
  </w:style>
  <w:style w:type="paragraph" w:styleId="Prrafodelista">
    <w:name w:val="List Paragraph"/>
    <w:basedOn w:val="Normal"/>
    <w:uiPriority w:val="34"/>
    <w:qFormat/>
    <w:rsid w:val="00EF38D7"/>
    <w:pPr>
      <w:ind w:left="720"/>
      <w:contextualSpacing/>
    </w:pPr>
  </w:style>
  <w:style w:type="character" w:styleId="Hipervnculo">
    <w:name w:val="Hyperlink"/>
    <w:basedOn w:val="Fuentedeprrafopredeter"/>
    <w:uiPriority w:val="99"/>
    <w:unhideWhenUsed/>
    <w:rsid w:val="00EF38D7"/>
    <w:rPr>
      <w:rFonts w:ascii="Arial" w:hAnsi="Arial" w:cs="Arial" w:hint="default"/>
      <w:b w:val="0"/>
      <w:bCs w:val="0"/>
      <w:strike w:val="0"/>
      <w:dstrike w:val="0"/>
      <w:color w:val="535353"/>
      <w:sz w:val="17"/>
      <w:szCs w:val="17"/>
      <w:u w:val="none"/>
      <w:effect w:val="none"/>
    </w:rPr>
  </w:style>
  <w:style w:type="character" w:customStyle="1" w:styleId="normal0">
    <w:name w:val="normal"/>
    <w:basedOn w:val="Fuentedeprrafopredeter"/>
    <w:rsid w:val="00EF38D7"/>
  </w:style>
  <w:style w:type="paragraph" w:styleId="Textonotapie">
    <w:name w:val="footnote text"/>
    <w:basedOn w:val="Normal"/>
    <w:link w:val="TextonotapieCar"/>
    <w:uiPriority w:val="99"/>
    <w:semiHidden/>
    <w:unhideWhenUsed/>
    <w:rsid w:val="00EF38D7"/>
    <w:rPr>
      <w:sz w:val="20"/>
      <w:szCs w:val="20"/>
    </w:rPr>
  </w:style>
  <w:style w:type="character" w:customStyle="1" w:styleId="TextonotapieCar">
    <w:name w:val="Texto nota pie Car"/>
    <w:basedOn w:val="Fuentedeprrafopredeter"/>
    <w:link w:val="Textonotapie"/>
    <w:uiPriority w:val="99"/>
    <w:semiHidden/>
    <w:rsid w:val="00EF38D7"/>
    <w:rPr>
      <w:rFonts w:ascii="Calibri" w:eastAsia="Calibri" w:hAnsi="Calibri" w:cs="Times New Roman"/>
      <w:sz w:val="20"/>
      <w:szCs w:val="20"/>
      <w:lang w:val="es-BO"/>
    </w:rPr>
  </w:style>
  <w:style w:type="character" w:styleId="Refdenotaalpie">
    <w:name w:val="footnote reference"/>
    <w:basedOn w:val="Fuentedeprrafopredeter"/>
    <w:uiPriority w:val="99"/>
    <w:semiHidden/>
    <w:unhideWhenUsed/>
    <w:rsid w:val="00EF38D7"/>
    <w:rPr>
      <w:vertAlign w:val="superscript"/>
    </w:rPr>
  </w:style>
  <w:style w:type="paragraph" w:styleId="TtulodeTDC">
    <w:name w:val="TOC Heading"/>
    <w:basedOn w:val="Ttulo1"/>
    <w:next w:val="Normal"/>
    <w:uiPriority w:val="39"/>
    <w:qFormat/>
    <w:rsid w:val="00EF38D7"/>
    <w:pPr>
      <w:keepLines/>
      <w:numPr>
        <w:numId w:val="0"/>
      </w:numPr>
      <w:spacing w:before="480" w:after="0"/>
      <w:outlineLvl w:val="9"/>
    </w:pPr>
    <w:rPr>
      <w:rFonts w:ascii="Cambria" w:hAnsi="Cambria" w:cs="Times New Roman"/>
      <w:color w:val="365F91"/>
      <w:kern w:val="0"/>
      <w:sz w:val="28"/>
      <w:szCs w:val="28"/>
      <w:lang w:val="es-ES"/>
    </w:rPr>
  </w:style>
  <w:style w:type="paragraph" w:styleId="TDC1">
    <w:name w:val="toc 1"/>
    <w:basedOn w:val="Normal"/>
    <w:next w:val="Normal"/>
    <w:autoRedefine/>
    <w:uiPriority w:val="39"/>
    <w:unhideWhenUsed/>
    <w:qFormat/>
    <w:rsid w:val="00EF38D7"/>
    <w:pPr>
      <w:spacing w:before="360" w:after="0"/>
    </w:pPr>
    <w:rPr>
      <w:rFonts w:ascii="Cambria" w:hAnsi="Cambria"/>
      <w:b/>
      <w:bCs/>
      <w:caps/>
      <w:sz w:val="24"/>
      <w:szCs w:val="24"/>
    </w:rPr>
  </w:style>
  <w:style w:type="paragraph" w:styleId="TDC2">
    <w:name w:val="toc 2"/>
    <w:basedOn w:val="Normal"/>
    <w:next w:val="Normal"/>
    <w:autoRedefine/>
    <w:uiPriority w:val="39"/>
    <w:unhideWhenUsed/>
    <w:qFormat/>
    <w:rsid w:val="00C60B86"/>
    <w:pPr>
      <w:tabs>
        <w:tab w:val="left" w:pos="660"/>
        <w:tab w:val="right" w:leader="dot" w:pos="9395"/>
      </w:tabs>
      <w:spacing w:before="240" w:after="0"/>
    </w:pPr>
    <w:rPr>
      <w:bCs/>
      <w:noProof/>
      <w:sz w:val="24"/>
      <w:szCs w:val="24"/>
    </w:rPr>
  </w:style>
  <w:style w:type="paragraph" w:styleId="TDC3">
    <w:name w:val="toc 3"/>
    <w:basedOn w:val="Normal"/>
    <w:next w:val="Normal"/>
    <w:autoRedefine/>
    <w:uiPriority w:val="39"/>
    <w:unhideWhenUsed/>
    <w:qFormat/>
    <w:rsid w:val="00EF38D7"/>
    <w:pPr>
      <w:spacing w:after="0"/>
      <w:ind w:left="220"/>
    </w:pPr>
    <w:rPr>
      <w:sz w:val="20"/>
      <w:szCs w:val="20"/>
    </w:rPr>
  </w:style>
  <w:style w:type="paragraph" w:styleId="TDC4">
    <w:name w:val="toc 4"/>
    <w:basedOn w:val="Normal"/>
    <w:next w:val="Normal"/>
    <w:autoRedefine/>
    <w:uiPriority w:val="39"/>
    <w:unhideWhenUsed/>
    <w:rsid w:val="00EF38D7"/>
    <w:pPr>
      <w:spacing w:after="0"/>
      <w:ind w:left="440"/>
    </w:pPr>
    <w:rPr>
      <w:sz w:val="20"/>
      <w:szCs w:val="20"/>
    </w:rPr>
  </w:style>
  <w:style w:type="character" w:styleId="Textoennegrita">
    <w:name w:val="Strong"/>
    <w:basedOn w:val="Fuentedeprrafopredeter"/>
    <w:uiPriority w:val="22"/>
    <w:qFormat/>
    <w:rsid w:val="00EF38D7"/>
    <w:rPr>
      <w:b/>
      <w:bCs/>
    </w:rPr>
  </w:style>
  <w:style w:type="paragraph" w:styleId="NormalWeb">
    <w:name w:val="Normal (Web)"/>
    <w:basedOn w:val="Normal"/>
    <w:uiPriority w:val="99"/>
    <w:unhideWhenUsed/>
    <w:rsid w:val="00EF38D7"/>
    <w:pPr>
      <w:spacing w:before="100" w:beforeAutospacing="1" w:after="100" w:afterAutospacing="1" w:line="240" w:lineRule="auto"/>
    </w:pPr>
    <w:rPr>
      <w:rFonts w:ascii="Times New Roman" w:eastAsia="Times New Roman" w:hAnsi="Times New Roman"/>
      <w:sz w:val="24"/>
      <w:szCs w:val="24"/>
      <w:lang w:eastAsia="es-BO"/>
    </w:rPr>
  </w:style>
  <w:style w:type="character" w:styleId="nfasis">
    <w:name w:val="Emphasis"/>
    <w:basedOn w:val="Fuentedeprrafopredeter"/>
    <w:uiPriority w:val="20"/>
    <w:qFormat/>
    <w:rsid w:val="00EF38D7"/>
    <w:rPr>
      <w:i/>
      <w:iCs/>
    </w:rPr>
  </w:style>
  <w:style w:type="paragraph" w:styleId="Piedepgina">
    <w:name w:val="footer"/>
    <w:basedOn w:val="Normal"/>
    <w:link w:val="PiedepginaCar"/>
    <w:uiPriority w:val="99"/>
    <w:unhideWhenUsed/>
    <w:rsid w:val="00EF38D7"/>
    <w:pPr>
      <w:tabs>
        <w:tab w:val="center" w:pos="4419"/>
        <w:tab w:val="right" w:pos="8838"/>
      </w:tabs>
    </w:pPr>
  </w:style>
  <w:style w:type="character" w:customStyle="1" w:styleId="PiedepginaCar">
    <w:name w:val="Pie de página Car"/>
    <w:basedOn w:val="Fuentedeprrafopredeter"/>
    <w:link w:val="Piedepgina"/>
    <w:uiPriority w:val="99"/>
    <w:rsid w:val="00EF38D7"/>
    <w:rPr>
      <w:rFonts w:ascii="Calibri" w:eastAsia="Calibri" w:hAnsi="Calibri" w:cs="Times New Roman"/>
      <w:lang w:val="es-BO"/>
    </w:rPr>
  </w:style>
  <w:style w:type="table" w:styleId="Tablaconcuadrcula">
    <w:name w:val="Table Grid"/>
    <w:basedOn w:val="Tablanormal"/>
    <w:uiPriority w:val="59"/>
    <w:rsid w:val="00EF38D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cabezado">
    <w:name w:val="header"/>
    <w:basedOn w:val="Normal"/>
    <w:link w:val="EncabezadoCar"/>
    <w:uiPriority w:val="99"/>
    <w:semiHidden/>
    <w:unhideWhenUsed/>
    <w:rsid w:val="00EF38D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EF38D7"/>
    <w:rPr>
      <w:rFonts w:ascii="Calibri" w:eastAsia="Calibri" w:hAnsi="Calibri" w:cs="Times New Roman"/>
      <w:lang w:val="es-BO"/>
    </w:rPr>
  </w:style>
  <w:style w:type="paragraph" w:styleId="Textodeglobo">
    <w:name w:val="Balloon Text"/>
    <w:basedOn w:val="Normal"/>
    <w:link w:val="TextodegloboCar"/>
    <w:semiHidden/>
    <w:rsid w:val="00EF38D7"/>
    <w:rPr>
      <w:rFonts w:ascii="Tahoma" w:hAnsi="Tahoma" w:cs="Tahoma"/>
      <w:sz w:val="16"/>
      <w:szCs w:val="16"/>
    </w:rPr>
  </w:style>
  <w:style w:type="character" w:customStyle="1" w:styleId="TextodegloboCar">
    <w:name w:val="Texto de globo Car"/>
    <w:basedOn w:val="Fuentedeprrafopredeter"/>
    <w:link w:val="Textodeglobo"/>
    <w:semiHidden/>
    <w:rsid w:val="00EF38D7"/>
    <w:rPr>
      <w:rFonts w:ascii="Tahoma" w:eastAsia="Calibri" w:hAnsi="Tahoma" w:cs="Tahoma"/>
      <w:sz w:val="16"/>
      <w:szCs w:val="16"/>
      <w:lang w:val="es-BO"/>
    </w:rPr>
  </w:style>
  <w:style w:type="character" w:styleId="Refdecomentario">
    <w:name w:val="annotation reference"/>
    <w:basedOn w:val="Fuentedeprrafopredeter"/>
    <w:semiHidden/>
    <w:rsid w:val="00EF38D7"/>
    <w:rPr>
      <w:sz w:val="16"/>
      <w:szCs w:val="16"/>
    </w:rPr>
  </w:style>
  <w:style w:type="paragraph" w:styleId="Textocomentario">
    <w:name w:val="annotation text"/>
    <w:basedOn w:val="Normal"/>
    <w:link w:val="TextocomentarioCar"/>
    <w:semiHidden/>
    <w:rsid w:val="00EF38D7"/>
    <w:rPr>
      <w:sz w:val="20"/>
      <w:szCs w:val="20"/>
    </w:rPr>
  </w:style>
  <w:style w:type="character" w:customStyle="1" w:styleId="TextocomentarioCar">
    <w:name w:val="Texto comentario Car"/>
    <w:basedOn w:val="Fuentedeprrafopredeter"/>
    <w:link w:val="Textocomentario"/>
    <w:semiHidden/>
    <w:rsid w:val="00EF38D7"/>
    <w:rPr>
      <w:rFonts w:ascii="Calibri" w:eastAsia="Calibri" w:hAnsi="Calibri" w:cs="Times New Roman"/>
      <w:sz w:val="20"/>
      <w:szCs w:val="20"/>
      <w:lang w:val="es-BO"/>
    </w:rPr>
  </w:style>
  <w:style w:type="paragraph" w:styleId="Asuntodelcomentario">
    <w:name w:val="annotation subject"/>
    <w:basedOn w:val="Textocomentario"/>
    <w:next w:val="Textocomentario"/>
    <w:link w:val="AsuntodelcomentarioCar"/>
    <w:semiHidden/>
    <w:rsid w:val="00EF38D7"/>
    <w:rPr>
      <w:b/>
      <w:bCs/>
    </w:rPr>
  </w:style>
  <w:style w:type="character" w:customStyle="1" w:styleId="AsuntodelcomentarioCar">
    <w:name w:val="Asunto del comentario Car"/>
    <w:basedOn w:val="TextocomentarioCar"/>
    <w:link w:val="Asuntodelcomentario"/>
    <w:semiHidden/>
    <w:rsid w:val="00EF38D7"/>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monografias.com/trabajos11/travent/travent.shtml" TargetMode="External"/><Relationship Id="rId18" Type="http://schemas.openxmlformats.org/officeDocument/2006/relationships/hyperlink" Target="http://www.monografias.com/trabajos11/metods/metods.shtml" TargetMode="External"/><Relationship Id="rId26" Type="http://schemas.openxmlformats.org/officeDocument/2006/relationships/hyperlink" Target="http://www.monografias.com/trabajos4/leyes/leyes.shtml" TargetMode="External"/><Relationship Id="rId39" Type="http://schemas.openxmlformats.org/officeDocument/2006/relationships/hyperlink" Target="http://www.monografias.com/trabajos7/coad/coad.shtml" TargetMode="External"/><Relationship Id="rId21" Type="http://schemas.openxmlformats.org/officeDocument/2006/relationships/hyperlink" Target="http://www.monografias.com/trabajos10/rega/rega.shtml" TargetMode="External"/><Relationship Id="rId34" Type="http://schemas.openxmlformats.org/officeDocument/2006/relationships/hyperlink" Target="http://www.monografias.com/trabajos/adolmodin/adolmodin.shtml" TargetMode="External"/><Relationship Id="rId42" Type="http://schemas.openxmlformats.org/officeDocument/2006/relationships/hyperlink" Target="http://www.monografias.com/trabajos15/todorov/todorov.shtml" TargetMode="External"/><Relationship Id="rId47" Type="http://schemas.openxmlformats.org/officeDocument/2006/relationships/hyperlink" Target="http://www.monografias.com/trabajos15/hist-bolivia/hist-bolivia.shtml" TargetMode="External"/><Relationship Id="rId50" Type="http://schemas.openxmlformats.org/officeDocument/2006/relationships/hyperlink" Target="http://www.monografias.com/trabajos14/medios-comunicacion/medios-comunicacion.shtml" TargetMode="External"/><Relationship Id="rId55" Type="http://schemas.openxmlformats.org/officeDocument/2006/relationships/hyperlink" Target="http://www.monografias.com/trabajos14/verific-servicios/verific-servicios.shtml" TargetMode="External"/><Relationship Id="rId63" Type="http://schemas.openxmlformats.org/officeDocument/2006/relationships/chart" Target="charts/chart1.xml"/><Relationship Id="rId68" Type="http://schemas.openxmlformats.org/officeDocument/2006/relationships/hyperlink" Target="http://www.monografias.com/trabajos7/mono/mono.shtml" TargetMode="External"/><Relationship Id="rId7" Type="http://schemas.openxmlformats.org/officeDocument/2006/relationships/hyperlink" Target="http://escuela.med.puc.cl/paginas/departamentos/obstetricia/altoriesgo/nutricion.html" TargetMode="External"/><Relationship Id="rId2" Type="http://schemas.openxmlformats.org/officeDocument/2006/relationships/styles" Target="styles.xml"/><Relationship Id="rId16" Type="http://schemas.openxmlformats.org/officeDocument/2006/relationships/hyperlink" Target="http://www.monografias.com/trabajos11/bancs/bancs.shtml" TargetMode="External"/><Relationship Id="rId29" Type="http://schemas.openxmlformats.org/officeDocument/2006/relationships/hyperlink" Target="http://www.monografias.com/Fisica/index.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onografias.com/trabajos27/estilo-vida/estilo-vida.shtml" TargetMode="External"/><Relationship Id="rId24" Type="http://schemas.openxmlformats.org/officeDocument/2006/relationships/hyperlink" Target="http://www.monografias.com/trabajos13/renla/renla.shtml" TargetMode="External"/><Relationship Id="rId32" Type="http://schemas.openxmlformats.org/officeDocument/2006/relationships/hyperlink" Target="http://www.monografias.com/trabajos13/librylec/librylec.shtml" TargetMode="External"/><Relationship Id="rId37" Type="http://schemas.openxmlformats.org/officeDocument/2006/relationships/hyperlink" Target="http://www.monografias.com/trabajos/adolmodin/adolmodin.shtml" TargetMode="External"/><Relationship Id="rId40" Type="http://schemas.openxmlformats.org/officeDocument/2006/relationships/hyperlink" Target="http://www.monografias.com/trabajos15/indicad-evaluacion/indicad-evaluacion.shtml" TargetMode="External"/><Relationship Id="rId45" Type="http://schemas.openxmlformats.org/officeDocument/2006/relationships/hyperlink" Target="http://www.monografias.com/trabajos13/artcomu/artcomu.shtml" TargetMode="External"/><Relationship Id="rId53" Type="http://schemas.openxmlformats.org/officeDocument/2006/relationships/hyperlink" Target="http://www.monografias.com/trabajos11/conge/conge.shtml" TargetMode="External"/><Relationship Id="rId58" Type="http://schemas.openxmlformats.org/officeDocument/2006/relationships/hyperlink" Target="http://www.monografias.com/trabajos11/tebas/tebas.shtml" TargetMode="External"/><Relationship Id="rId66" Type="http://schemas.openxmlformats.org/officeDocument/2006/relationships/hyperlink" Target="http://clajadep.lahaine.org/articulo.php?p=5641&amp;more=1&amp;c=1" TargetMode="External"/><Relationship Id="rId5" Type="http://schemas.openxmlformats.org/officeDocument/2006/relationships/footnotes" Target="footnotes.xml"/><Relationship Id="rId15" Type="http://schemas.openxmlformats.org/officeDocument/2006/relationships/hyperlink" Target="http://www.monografias.com/trabajos5/rolorg/rolorg2.shtml" TargetMode="External"/><Relationship Id="rId23" Type="http://schemas.openxmlformats.org/officeDocument/2006/relationships/hyperlink" Target="http://www.monografias.com/Educacion/index.shtml" TargetMode="External"/><Relationship Id="rId28" Type="http://schemas.openxmlformats.org/officeDocument/2006/relationships/hyperlink" Target="http://www.monografias.com/trabajos5/corrupc/corrupc.shtml" TargetMode="External"/><Relationship Id="rId36" Type="http://schemas.openxmlformats.org/officeDocument/2006/relationships/hyperlink" Target="http://www.monografias.com/trabajos15/llave-exito/llave-exito.shtml" TargetMode="External"/><Relationship Id="rId49" Type="http://schemas.openxmlformats.org/officeDocument/2006/relationships/hyperlink" Target="http://www.monografias.com/Educacion/index.shtml" TargetMode="External"/><Relationship Id="rId57" Type="http://schemas.openxmlformats.org/officeDocument/2006/relationships/hyperlink" Target="http://www.monografias.com/trabajos4/leyes/leyes.shtml" TargetMode="External"/><Relationship Id="rId61" Type="http://schemas.openxmlformats.org/officeDocument/2006/relationships/hyperlink" Target="http://www.monografias.com/trabajos12/elorigest/elorigest.shtml" TargetMode="External"/><Relationship Id="rId10" Type="http://schemas.openxmlformats.org/officeDocument/2006/relationships/hyperlink" Target="http://www.monografias.com/trabajos11/metods/metods.shtml" TargetMode="External"/><Relationship Id="rId19" Type="http://schemas.openxmlformats.org/officeDocument/2006/relationships/hyperlink" Target="http://www.monografias.com/trabajos901/praxis-critica-tesis-doctoral-marx/praxis-critica-tesis-doctoral-marx.shtml" TargetMode="External"/><Relationship Id="rId31" Type="http://schemas.openxmlformats.org/officeDocument/2006/relationships/hyperlink" Target="http://www.monografias.com/trabajos13/mviolfam/mviolfam.shtml" TargetMode="External"/><Relationship Id="rId44" Type="http://schemas.openxmlformats.org/officeDocument/2006/relationships/hyperlink" Target="http://www.monografias.com/trabajos2/inicristiabas/inicristiabas.shtml" TargetMode="External"/><Relationship Id="rId52" Type="http://schemas.openxmlformats.org/officeDocument/2006/relationships/hyperlink" Target="http://www.monografias.com/trabajos11/mcrisis/mcrisis.shtml" TargetMode="External"/><Relationship Id="rId60" Type="http://schemas.openxmlformats.org/officeDocument/2006/relationships/hyperlink" Target="http://www.monografias.com/trabajos35/categoria-accion/categoria-accion.shtml" TargetMode="External"/><Relationship Id="rId65" Type="http://schemas.openxmlformats.org/officeDocument/2006/relationships/hyperlink" Target="http://www.cosmovisiones.com/habitacionpropia/cont/s_ceguera.html" TargetMode="External"/><Relationship Id="rId4" Type="http://schemas.openxmlformats.org/officeDocument/2006/relationships/webSettings" Target="webSettings.xml"/><Relationship Id="rId9" Type="http://schemas.openxmlformats.org/officeDocument/2006/relationships/hyperlink" Target="http://www.monografias.com/trabajos14/dinamica-grupos/dinamica-grupos.shtml" TargetMode="External"/><Relationship Id="rId14" Type="http://schemas.openxmlformats.org/officeDocument/2006/relationships/hyperlink" Target="http://www.monografias.com/Agricultura_y_Ganaderia/index.shtml" TargetMode="External"/><Relationship Id="rId22" Type="http://schemas.openxmlformats.org/officeDocument/2006/relationships/hyperlink" Target="http://www.monografias.com/Salud/Nutricion/" TargetMode="External"/><Relationship Id="rId27" Type="http://schemas.openxmlformats.org/officeDocument/2006/relationships/hyperlink" Target="http://www.monografias.com/trabajos11/tierreco/tierreco.shtml" TargetMode="External"/><Relationship Id="rId30" Type="http://schemas.openxmlformats.org/officeDocument/2006/relationships/hyperlink" Target="http://www.monografias.com/trabajos16/filosofia-del-amor/filosofia-del-amor.shtml" TargetMode="External"/><Relationship Id="rId35" Type="http://schemas.openxmlformats.org/officeDocument/2006/relationships/hyperlink" Target="http://www.monografias.com/trabajos7/compro/compro.shtml" TargetMode="External"/><Relationship Id="rId43" Type="http://schemas.openxmlformats.org/officeDocument/2006/relationships/hyperlink" Target="http://www.monografias.com/trabajos11/moti/moti.shtml" TargetMode="External"/><Relationship Id="rId48" Type="http://schemas.openxmlformats.org/officeDocument/2006/relationships/hyperlink" Target="http://www.monografias.com/trabajos14/deficitsuperavit/deficitsuperavit.shtml" TargetMode="External"/><Relationship Id="rId56" Type="http://schemas.openxmlformats.org/officeDocument/2006/relationships/hyperlink" Target="http://www.monografias.com/trabajos910/comunidades-de-hombres/comunidades-de-hombres.shtml" TargetMode="External"/><Relationship Id="rId64" Type="http://schemas.openxmlformats.org/officeDocument/2006/relationships/footer" Target="footer1.xml"/><Relationship Id="rId69" Type="http://schemas.openxmlformats.org/officeDocument/2006/relationships/fontTable" Target="fontTable.xml"/><Relationship Id="rId8" Type="http://schemas.openxmlformats.org/officeDocument/2006/relationships/hyperlink" Target="http://www.monografias.com/trabajos4/refrec/refrec.shtml" TargetMode="External"/><Relationship Id="rId51" Type="http://schemas.openxmlformats.org/officeDocument/2006/relationships/hyperlink" Target="http://www.monografias.com/trabajos35/el-poder/el-poder.shtml" TargetMode="External"/><Relationship Id="rId3" Type="http://schemas.openxmlformats.org/officeDocument/2006/relationships/settings" Target="settings.xml"/><Relationship Id="rId12" Type="http://schemas.openxmlformats.org/officeDocument/2006/relationships/hyperlink" Target="http://www.monografias.com/trabajos16/evolucion-sociedades/evolucion-sociedades.shtml" TargetMode="External"/><Relationship Id="rId17" Type="http://schemas.openxmlformats.org/officeDocument/2006/relationships/hyperlink" Target="http://www.monografias.com/trabajos35/consumo-inversion/consumo-inversion.shtml" TargetMode="External"/><Relationship Id="rId25" Type="http://schemas.openxmlformats.org/officeDocument/2006/relationships/hyperlink" Target="http://www.monografias.com/trabajos11/grupo/grupo.shtml" TargetMode="External"/><Relationship Id="rId33" Type="http://schemas.openxmlformats.org/officeDocument/2006/relationships/hyperlink" Target="http://www.monografias.com/trabajos13/gaita/gaita.shtml" TargetMode="External"/><Relationship Id="rId38" Type="http://schemas.openxmlformats.org/officeDocument/2006/relationships/hyperlink" Target="http://www.monografias.com/trabajos15/mitos-cosmogonicos/mitos-cosmogonicos.shtml" TargetMode="External"/><Relationship Id="rId46" Type="http://schemas.openxmlformats.org/officeDocument/2006/relationships/hyperlink" Target="http://www.monografias.com/trabajos15/logica-metodologia/logica-metodologia.shtml" TargetMode="External"/><Relationship Id="rId59" Type="http://schemas.openxmlformats.org/officeDocument/2006/relationships/hyperlink" Target="http://www.monografias.com/trabajos12/eticaplic/eticaplic.shtml" TargetMode="External"/><Relationship Id="rId67" Type="http://schemas.openxmlformats.org/officeDocument/2006/relationships/hyperlink" Target="http://www.monografias.com/Salud/Psicologia/" TargetMode="External"/><Relationship Id="rId20" Type="http://schemas.openxmlformats.org/officeDocument/2006/relationships/hyperlink" Target="http://www.monografias.com/trabajos7/coad/coad.shtml" TargetMode="External"/><Relationship Id="rId41" Type="http://schemas.openxmlformats.org/officeDocument/2006/relationships/hyperlink" Target="http://www.monografias.com/trabajos15/fundamento-ontologico/fundamento-ontologico.shtml" TargetMode="External"/><Relationship Id="rId54" Type="http://schemas.openxmlformats.org/officeDocument/2006/relationships/hyperlink" Target="http://www.monografias.com/trabajos13/mercado/mercado.shtml" TargetMode="External"/><Relationship Id="rId62" Type="http://schemas.openxmlformats.org/officeDocument/2006/relationships/comments" Target="comments.xml"/><Relationship Id="rId7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monografias.com/Salud/Psicologia/" TargetMode="External"/><Relationship Id="rId2" Type="http://schemas.openxmlformats.org/officeDocument/2006/relationships/hyperlink" Target="http://www.wfp.org/spanish" TargetMode="External"/><Relationship Id="rId1" Type="http://schemas.openxmlformats.org/officeDocument/2006/relationships/hyperlink" Target="http://www.cosmovisiones.com/habitacionpropia/cont/s_ceguera.html" TargetMode="External"/><Relationship Id="rId6" Type="http://schemas.openxmlformats.org/officeDocument/2006/relationships/hyperlink" Target="http://www.monografias.com/trabajos7/mono/mono.shtml" TargetMode="External"/><Relationship Id="rId5" Type="http://schemas.openxmlformats.org/officeDocument/2006/relationships/hyperlink" Target="http://www.monografias.com/Salud/Psicologia/" TargetMode="External"/><Relationship Id="rId4" Type="http://schemas.openxmlformats.org/officeDocument/2006/relationships/hyperlink" Target="http://www.monografias.com/trabajos7/mono/mono.shtml"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Libro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s-BO"/>
  <c:chart>
    <c:view3D>
      <c:rotX val="30"/>
      <c:perspective val="30"/>
    </c:view3D>
    <c:plotArea>
      <c:layout>
        <c:manualLayout>
          <c:layoutTarget val="inner"/>
          <c:xMode val="edge"/>
          <c:yMode val="edge"/>
          <c:x val="3.055555555555561E-2"/>
          <c:y val="0.18055555555555555"/>
          <c:w val="0.49722222222222323"/>
          <c:h val="0.76851851851852082"/>
        </c:manualLayout>
      </c:layout>
      <c:pie3DChart>
        <c:varyColors val="1"/>
        <c:ser>
          <c:idx val="0"/>
          <c:order val="0"/>
          <c:explosion val="24"/>
          <c:dPt>
            <c:idx val="0"/>
            <c:spPr>
              <a:solidFill>
                <a:srgbClr val="00FFFF"/>
              </a:solidFill>
            </c:spPr>
          </c:dPt>
          <c:dPt>
            <c:idx val="1"/>
            <c:spPr>
              <a:solidFill>
                <a:srgbClr val="0000FF"/>
              </a:solidFill>
            </c:spPr>
          </c:dPt>
          <c:dPt>
            <c:idx val="2"/>
            <c:spPr>
              <a:solidFill>
                <a:srgbClr val="9999FF"/>
              </a:solidFill>
            </c:spPr>
          </c:dPt>
          <c:dLbls>
            <c:txPr>
              <a:bodyPr/>
              <a:lstStyle/>
              <a:p>
                <a:pPr>
                  <a:defRPr lang="es-ES"/>
                </a:pPr>
                <a:endParaRPr lang="es-BO"/>
              </a:p>
            </c:txPr>
            <c:showPercent val="1"/>
            <c:showLeaderLines val="1"/>
          </c:dLbls>
          <c:cat>
            <c:strRef>
              <c:f>Hoja1!$A$7:$A$11</c:f>
              <c:strCache>
                <c:ptCount val="5"/>
                <c:pt idx="0">
                  <c:v>hombres considera que la mala alimentación de su pareja antes y durante el embarazo no es un riesgo para el Bebé</c:v>
                </c:pt>
                <c:pt idx="1">
                  <c:v>hombres cuya  pareja no ha realizado evaluación medica nutricional antes del embarazo</c:v>
                </c:pt>
                <c:pt idx="2">
                  <c:v>hombres  cuya pareja no tomo suplementos nutricionales y vitaminas durante el último embarazo</c:v>
                </c:pt>
                <c:pt idx="3">
                  <c:v>hombres cuya pareja no tomo acido fólico durante el último embarazo.</c:v>
                </c:pt>
                <c:pt idx="4">
                  <c:v>hombres cuya pareja no ha recibido evaluación medica nutricional al saber que estaba embarazada</c:v>
                </c:pt>
              </c:strCache>
            </c:strRef>
          </c:cat>
          <c:val>
            <c:numRef>
              <c:f>Hoja1!$B$7:$B$11</c:f>
              <c:numCache>
                <c:formatCode>General</c:formatCode>
                <c:ptCount val="5"/>
                <c:pt idx="0">
                  <c:v>100</c:v>
                </c:pt>
                <c:pt idx="1">
                  <c:v>70</c:v>
                </c:pt>
                <c:pt idx="2">
                  <c:v>60</c:v>
                </c:pt>
                <c:pt idx="3">
                  <c:v>55</c:v>
                </c:pt>
                <c:pt idx="4">
                  <c:v>50</c:v>
                </c:pt>
              </c:numCache>
            </c:numRef>
          </c:val>
        </c:ser>
      </c:pie3DChart>
    </c:plotArea>
    <c:legend>
      <c:legendPos val="r"/>
      <c:layout>
        <c:manualLayout>
          <c:xMode val="edge"/>
          <c:yMode val="edge"/>
          <c:x val="0.64166666666666672"/>
          <c:y val="1.5057961504811878E-2"/>
          <c:w val="0.34166666666666806"/>
          <c:h val="0.97451334208223639"/>
        </c:manualLayout>
      </c:layout>
      <c:txPr>
        <a:bodyPr/>
        <a:lstStyle/>
        <a:p>
          <a:pPr>
            <a:defRPr lang="es-ES" sz="600">
              <a:latin typeface="Arial" pitchFamily="34" charset="0"/>
              <a:cs typeface="Arial" pitchFamily="34" charset="0"/>
            </a:defRPr>
          </a:pPr>
          <a:endParaRPr lang="es-BO"/>
        </a:p>
      </c:txPr>
    </c:legend>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cdr:x>
      <cdr:y>0</cdr:y>
    </cdr:from>
    <cdr:to>
      <cdr:x>0.56042</cdr:x>
      <cdr:y>0.15278</cdr:y>
    </cdr:to>
    <cdr:sp macro="" textlink="">
      <cdr:nvSpPr>
        <cdr:cNvPr id="2" name="1 CuadroTexto"/>
        <cdr:cNvSpPr txBox="1"/>
      </cdr:nvSpPr>
      <cdr:spPr>
        <a:xfrm xmlns:a="http://schemas.openxmlformats.org/drawingml/2006/main">
          <a:off x="0" y="0"/>
          <a:ext cx="2562224" cy="419100"/>
        </a:xfrm>
        <a:prstGeom xmlns:a="http://schemas.openxmlformats.org/drawingml/2006/main" prst="rect">
          <a:avLst/>
        </a:prstGeom>
      </cdr:spPr>
      <cdr:txBody>
        <a:bodyPr xmlns:a="http://schemas.openxmlformats.org/drawingml/2006/main" wrap="none" rtlCol="0"/>
        <a:lstStyle xmlns:a="http://schemas.openxmlformats.org/drawingml/2006/main"/>
        <a:p xmlns:a="http://schemas.openxmlformats.org/drawingml/2006/main">
          <a:r>
            <a:rPr lang="es-ES" sz="1100"/>
            <a:t>DATOS OBTENIDOS DE LA POBLACION</a:t>
          </a:r>
        </a:p>
      </cdr:txBody>
    </cdr:sp>
  </cdr:relSizeAnchor>
</c:userShap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56</Pages>
  <Words>13435</Words>
  <Characters>73893</Characters>
  <Application>Microsoft Office Word</Application>
  <DocSecurity>0</DocSecurity>
  <Lines>615</Lines>
  <Paragraphs>174</Paragraphs>
  <ScaleCrop>false</ScaleCrop>
  <HeadingPairs>
    <vt:vector size="2" baseType="variant">
      <vt:variant>
        <vt:lpstr>Título</vt:lpstr>
      </vt:variant>
      <vt:variant>
        <vt:i4>1</vt:i4>
      </vt:variant>
    </vt:vector>
  </HeadingPairs>
  <TitlesOfParts>
    <vt:vector size="1" baseType="lpstr">
      <vt:lpstr>Información sobre  la importancia de la nutrición de la mujer antes y durante el proceso de gestación  en el centro de salud de Jaihuayco</vt:lpstr>
    </vt:vector>
  </TitlesOfParts>
  <Company/>
  <LinksUpToDate>false</LinksUpToDate>
  <CharactersWithSpaces>87154</CharactersWithSpaces>
  <SharedDoc>false</SharedDoc>
  <HLinks>
    <vt:vector size="768" baseType="variant">
      <vt:variant>
        <vt:i4>5308485</vt:i4>
      </vt:variant>
      <vt:variant>
        <vt:i4>555</vt:i4>
      </vt:variant>
      <vt:variant>
        <vt:i4>0</vt:i4>
      </vt:variant>
      <vt:variant>
        <vt:i4>5</vt:i4>
      </vt:variant>
      <vt:variant>
        <vt:lpwstr>http://www.monografias.com/trabajos7/mono/mono.shtml</vt:lpwstr>
      </vt:variant>
      <vt:variant>
        <vt:lpwstr/>
      </vt:variant>
      <vt:variant>
        <vt:i4>1966090</vt:i4>
      </vt:variant>
      <vt:variant>
        <vt:i4>552</vt:i4>
      </vt:variant>
      <vt:variant>
        <vt:i4>0</vt:i4>
      </vt:variant>
      <vt:variant>
        <vt:i4>5</vt:i4>
      </vt:variant>
      <vt:variant>
        <vt:lpwstr>http://www.monografias.com/Salud/Psicologia/</vt:lpwstr>
      </vt:variant>
      <vt:variant>
        <vt:lpwstr/>
      </vt:variant>
      <vt:variant>
        <vt:i4>2162811</vt:i4>
      </vt:variant>
      <vt:variant>
        <vt:i4>549</vt:i4>
      </vt:variant>
      <vt:variant>
        <vt:i4>0</vt:i4>
      </vt:variant>
      <vt:variant>
        <vt:i4>5</vt:i4>
      </vt:variant>
      <vt:variant>
        <vt:lpwstr>http://clajadep.lahaine.org/articulo.php?p=5641&amp;more=1&amp;c=1</vt:lpwstr>
      </vt:variant>
      <vt:variant>
        <vt:lpwstr/>
      </vt:variant>
      <vt:variant>
        <vt:i4>65659</vt:i4>
      </vt:variant>
      <vt:variant>
        <vt:i4>546</vt:i4>
      </vt:variant>
      <vt:variant>
        <vt:i4>0</vt:i4>
      </vt:variant>
      <vt:variant>
        <vt:i4>5</vt:i4>
      </vt:variant>
      <vt:variant>
        <vt:lpwstr>http://www.cosmovisiones.com/habitacionpropia/cont/s_ceguera.html</vt:lpwstr>
      </vt:variant>
      <vt:variant>
        <vt:lpwstr/>
      </vt:variant>
      <vt:variant>
        <vt:i4>3866743</vt:i4>
      </vt:variant>
      <vt:variant>
        <vt:i4>543</vt:i4>
      </vt:variant>
      <vt:variant>
        <vt:i4>0</vt:i4>
      </vt:variant>
      <vt:variant>
        <vt:i4>5</vt:i4>
      </vt:variant>
      <vt:variant>
        <vt:lpwstr>http://www.monografias.com/trabajos12/elorigest/elorigest.shtml</vt:lpwstr>
      </vt:variant>
      <vt:variant>
        <vt:lpwstr/>
      </vt:variant>
      <vt:variant>
        <vt:i4>5439514</vt:i4>
      </vt:variant>
      <vt:variant>
        <vt:i4>540</vt:i4>
      </vt:variant>
      <vt:variant>
        <vt:i4>0</vt:i4>
      </vt:variant>
      <vt:variant>
        <vt:i4>5</vt:i4>
      </vt:variant>
      <vt:variant>
        <vt:lpwstr>http://www.monografias.com/trabajos35/categoria-accion/categoria-accion.shtml</vt:lpwstr>
      </vt:variant>
      <vt:variant>
        <vt:lpwstr/>
      </vt:variant>
      <vt:variant>
        <vt:i4>3866743</vt:i4>
      </vt:variant>
      <vt:variant>
        <vt:i4>537</vt:i4>
      </vt:variant>
      <vt:variant>
        <vt:i4>0</vt:i4>
      </vt:variant>
      <vt:variant>
        <vt:i4>5</vt:i4>
      </vt:variant>
      <vt:variant>
        <vt:lpwstr>http://www.monografias.com/trabajos12/eticaplic/eticaplic.shtml</vt:lpwstr>
      </vt:variant>
      <vt:variant>
        <vt:lpwstr/>
      </vt:variant>
      <vt:variant>
        <vt:i4>3866740</vt:i4>
      </vt:variant>
      <vt:variant>
        <vt:i4>534</vt:i4>
      </vt:variant>
      <vt:variant>
        <vt:i4>0</vt:i4>
      </vt:variant>
      <vt:variant>
        <vt:i4>5</vt:i4>
      </vt:variant>
      <vt:variant>
        <vt:lpwstr>http://www.monografias.com/trabajos11/tebas/tebas.shtml</vt:lpwstr>
      </vt:variant>
      <vt:variant>
        <vt:lpwstr/>
      </vt:variant>
      <vt:variant>
        <vt:i4>8257641</vt:i4>
      </vt:variant>
      <vt:variant>
        <vt:i4>531</vt:i4>
      </vt:variant>
      <vt:variant>
        <vt:i4>0</vt:i4>
      </vt:variant>
      <vt:variant>
        <vt:i4>5</vt:i4>
      </vt:variant>
      <vt:variant>
        <vt:lpwstr>http://www.monografias.com/trabajos4/leyes/leyes.shtml</vt:lpwstr>
      </vt:variant>
      <vt:variant>
        <vt:lpwstr/>
      </vt:variant>
      <vt:variant>
        <vt:i4>6619262</vt:i4>
      </vt:variant>
      <vt:variant>
        <vt:i4>528</vt:i4>
      </vt:variant>
      <vt:variant>
        <vt:i4>0</vt:i4>
      </vt:variant>
      <vt:variant>
        <vt:i4>5</vt:i4>
      </vt:variant>
      <vt:variant>
        <vt:lpwstr>http://www.monografias.com/trabajos910/comunidades-de-hombres/comunidades-de-hombres.shtml</vt:lpwstr>
      </vt:variant>
      <vt:variant>
        <vt:lpwstr/>
      </vt:variant>
      <vt:variant>
        <vt:i4>3866737</vt:i4>
      </vt:variant>
      <vt:variant>
        <vt:i4>525</vt:i4>
      </vt:variant>
      <vt:variant>
        <vt:i4>0</vt:i4>
      </vt:variant>
      <vt:variant>
        <vt:i4>5</vt:i4>
      </vt:variant>
      <vt:variant>
        <vt:lpwstr>http://www.monografias.com/trabajos14/verific-servicios/verific-servicios.shtml</vt:lpwstr>
      </vt:variant>
      <vt:variant>
        <vt:lpwstr/>
      </vt:variant>
      <vt:variant>
        <vt:i4>3866742</vt:i4>
      </vt:variant>
      <vt:variant>
        <vt:i4>522</vt:i4>
      </vt:variant>
      <vt:variant>
        <vt:i4>0</vt:i4>
      </vt:variant>
      <vt:variant>
        <vt:i4>5</vt:i4>
      </vt:variant>
      <vt:variant>
        <vt:lpwstr>http://www.monografias.com/trabajos13/mercado/mercado.shtml</vt:lpwstr>
      </vt:variant>
      <vt:variant>
        <vt:lpwstr/>
      </vt:variant>
      <vt:variant>
        <vt:i4>3866740</vt:i4>
      </vt:variant>
      <vt:variant>
        <vt:i4>519</vt:i4>
      </vt:variant>
      <vt:variant>
        <vt:i4>0</vt:i4>
      </vt:variant>
      <vt:variant>
        <vt:i4>5</vt:i4>
      </vt:variant>
      <vt:variant>
        <vt:lpwstr>http://www.monografias.com/trabajos11/conge/conge.shtml</vt:lpwstr>
      </vt:variant>
      <vt:variant>
        <vt:lpwstr/>
      </vt:variant>
      <vt:variant>
        <vt:i4>2818144</vt:i4>
      </vt:variant>
      <vt:variant>
        <vt:i4>516</vt:i4>
      </vt:variant>
      <vt:variant>
        <vt:i4>0</vt:i4>
      </vt:variant>
      <vt:variant>
        <vt:i4>5</vt:i4>
      </vt:variant>
      <vt:variant>
        <vt:lpwstr>http://www.monografias.com/trabajos11/mcrisis/mcrisis.shtml</vt:lpwstr>
      </vt:variant>
      <vt:variant>
        <vt:lpwstr>QUEES</vt:lpwstr>
      </vt:variant>
      <vt:variant>
        <vt:i4>6160407</vt:i4>
      </vt:variant>
      <vt:variant>
        <vt:i4>513</vt:i4>
      </vt:variant>
      <vt:variant>
        <vt:i4>0</vt:i4>
      </vt:variant>
      <vt:variant>
        <vt:i4>5</vt:i4>
      </vt:variant>
      <vt:variant>
        <vt:lpwstr>http://www.monografias.com/trabajos35/el-poder/el-poder.shtml</vt:lpwstr>
      </vt:variant>
      <vt:variant>
        <vt:lpwstr/>
      </vt:variant>
      <vt:variant>
        <vt:i4>3866737</vt:i4>
      </vt:variant>
      <vt:variant>
        <vt:i4>510</vt:i4>
      </vt:variant>
      <vt:variant>
        <vt:i4>0</vt:i4>
      </vt:variant>
      <vt:variant>
        <vt:i4>5</vt:i4>
      </vt:variant>
      <vt:variant>
        <vt:lpwstr>http://www.monografias.com/trabajos14/medios-comunicacion/medios-comunicacion.shtml</vt:lpwstr>
      </vt:variant>
      <vt:variant>
        <vt:lpwstr/>
      </vt:variant>
      <vt:variant>
        <vt:i4>5374031</vt:i4>
      </vt:variant>
      <vt:variant>
        <vt:i4>507</vt:i4>
      </vt:variant>
      <vt:variant>
        <vt:i4>0</vt:i4>
      </vt:variant>
      <vt:variant>
        <vt:i4>5</vt:i4>
      </vt:variant>
      <vt:variant>
        <vt:lpwstr>http://www.monografias.com/Educacion/index.shtml</vt:lpwstr>
      </vt:variant>
      <vt:variant>
        <vt:lpwstr/>
      </vt:variant>
      <vt:variant>
        <vt:i4>983109</vt:i4>
      </vt:variant>
      <vt:variant>
        <vt:i4>504</vt:i4>
      </vt:variant>
      <vt:variant>
        <vt:i4>0</vt:i4>
      </vt:variant>
      <vt:variant>
        <vt:i4>5</vt:i4>
      </vt:variant>
      <vt:variant>
        <vt:lpwstr>http://www.monografias.com/trabajos14/deficitsuperavit/deficitsuperavit.shtml</vt:lpwstr>
      </vt:variant>
      <vt:variant>
        <vt:lpwstr/>
      </vt:variant>
      <vt:variant>
        <vt:i4>2752632</vt:i4>
      </vt:variant>
      <vt:variant>
        <vt:i4>501</vt:i4>
      </vt:variant>
      <vt:variant>
        <vt:i4>0</vt:i4>
      </vt:variant>
      <vt:variant>
        <vt:i4>5</vt:i4>
      </vt:variant>
      <vt:variant>
        <vt:lpwstr>http://www.monografias.com/trabajos15/hist-bolivia/hist-bolivia.shtml</vt:lpwstr>
      </vt:variant>
      <vt:variant>
        <vt:lpwstr>GEOGRAF</vt:lpwstr>
      </vt:variant>
      <vt:variant>
        <vt:i4>4325385</vt:i4>
      </vt:variant>
      <vt:variant>
        <vt:i4>498</vt:i4>
      </vt:variant>
      <vt:variant>
        <vt:i4>0</vt:i4>
      </vt:variant>
      <vt:variant>
        <vt:i4>5</vt:i4>
      </vt:variant>
      <vt:variant>
        <vt:lpwstr>http://www.monografias.com/trabajos15/logica-metodologia/logica-metodologia.shtml</vt:lpwstr>
      </vt:variant>
      <vt:variant>
        <vt:lpwstr/>
      </vt:variant>
      <vt:variant>
        <vt:i4>3866742</vt:i4>
      </vt:variant>
      <vt:variant>
        <vt:i4>495</vt:i4>
      </vt:variant>
      <vt:variant>
        <vt:i4>0</vt:i4>
      </vt:variant>
      <vt:variant>
        <vt:i4>5</vt:i4>
      </vt:variant>
      <vt:variant>
        <vt:lpwstr>http://www.monografias.com/trabajos13/artcomu/artcomu.shtml</vt:lpwstr>
      </vt:variant>
      <vt:variant>
        <vt:lpwstr/>
      </vt:variant>
      <vt:variant>
        <vt:i4>7864425</vt:i4>
      </vt:variant>
      <vt:variant>
        <vt:i4>492</vt:i4>
      </vt:variant>
      <vt:variant>
        <vt:i4>0</vt:i4>
      </vt:variant>
      <vt:variant>
        <vt:i4>5</vt:i4>
      </vt:variant>
      <vt:variant>
        <vt:lpwstr>http://www.monografias.com/trabajos2/inicristiabas/inicristiabas.shtml</vt:lpwstr>
      </vt:variant>
      <vt:variant>
        <vt:lpwstr/>
      </vt:variant>
      <vt:variant>
        <vt:i4>720964</vt:i4>
      </vt:variant>
      <vt:variant>
        <vt:i4>489</vt:i4>
      </vt:variant>
      <vt:variant>
        <vt:i4>0</vt:i4>
      </vt:variant>
      <vt:variant>
        <vt:i4>5</vt:i4>
      </vt:variant>
      <vt:variant>
        <vt:lpwstr>http://www.monografias.com/trabajos11/moti/moti.shtml</vt:lpwstr>
      </vt:variant>
      <vt:variant>
        <vt:lpwstr/>
      </vt:variant>
      <vt:variant>
        <vt:i4>2556013</vt:i4>
      </vt:variant>
      <vt:variant>
        <vt:i4>486</vt:i4>
      </vt:variant>
      <vt:variant>
        <vt:i4>0</vt:i4>
      </vt:variant>
      <vt:variant>
        <vt:i4>5</vt:i4>
      </vt:variant>
      <vt:variant>
        <vt:lpwstr>http://www.monografias.com/trabajos15/todorov/todorov.shtml</vt:lpwstr>
      </vt:variant>
      <vt:variant>
        <vt:lpwstr>INTRO</vt:lpwstr>
      </vt:variant>
      <vt:variant>
        <vt:i4>3866736</vt:i4>
      </vt:variant>
      <vt:variant>
        <vt:i4>483</vt:i4>
      </vt:variant>
      <vt:variant>
        <vt:i4>0</vt:i4>
      </vt:variant>
      <vt:variant>
        <vt:i4>5</vt:i4>
      </vt:variant>
      <vt:variant>
        <vt:lpwstr>http://www.monografias.com/trabajos15/fundamento-ontologico/fundamento-ontologico.shtml</vt:lpwstr>
      </vt:variant>
      <vt:variant>
        <vt:lpwstr/>
      </vt:variant>
      <vt:variant>
        <vt:i4>5505055</vt:i4>
      </vt:variant>
      <vt:variant>
        <vt:i4>480</vt:i4>
      </vt:variant>
      <vt:variant>
        <vt:i4>0</vt:i4>
      </vt:variant>
      <vt:variant>
        <vt:i4>5</vt:i4>
      </vt:variant>
      <vt:variant>
        <vt:lpwstr>http://www.monografias.com/trabajos15/indicad-evaluacion/indicad-evaluacion.shtml</vt:lpwstr>
      </vt:variant>
      <vt:variant>
        <vt:lpwstr/>
      </vt:variant>
      <vt:variant>
        <vt:i4>4194399</vt:i4>
      </vt:variant>
      <vt:variant>
        <vt:i4>477</vt:i4>
      </vt:variant>
      <vt:variant>
        <vt:i4>0</vt:i4>
      </vt:variant>
      <vt:variant>
        <vt:i4>5</vt:i4>
      </vt:variant>
      <vt:variant>
        <vt:lpwstr>http://www.monografias.com/trabajos7/coad/coad.shtml</vt:lpwstr>
      </vt:variant>
      <vt:variant>
        <vt:lpwstr>costo</vt:lpwstr>
      </vt:variant>
      <vt:variant>
        <vt:i4>5767187</vt:i4>
      </vt:variant>
      <vt:variant>
        <vt:i4>474</vt:i4>
      </vt:variant>
      <vt:variant>
        <vt:i4>0</vt:i4>
      </vt:variant>
      <vt:variant>
        <vt:i4>5</vt:i4>
      </vt:variant>
      <vt:variant>
        <vt:lpwstr>http://www.monografias.com/trabajos15/mitos-cosmogonicos/mitos-cosmogonicos.shtml</vt:lpwstr>
      </vt:variant>
      <vt:variant>
        <vt:lpwstr/>
      </vt:variant>
      <vt:variant>
        <vt:i4>655429</vt:i4>
      </vt:variant>
      <vt:variant>
        <vt:i4>471</vt:i4>
      </vt:variant>
      <vt:variant>
        <vt:i4>0</vt:i4>
      </vt:variant>
      <vt:variant>
        <vt:i4>5</vt:i4>
      </vt:variant>
      <vt:variant>
        <vt:lpwstr>http://www.monografias.com/trabajos/adolmodin/adolmodin.shtml</vt:lpwstr>
      </vt:variant>
      <vt:variant>
        <vt:lpwstr/>
      </vt:variant>
      <vt:variant>
        <vt:i4>3866736</vt:i4>
      </vt:variant>
      <vt:variant>
        <vt:i4>468</vt:i4>
      </vt:variant>
      <vt:variant>
        <vt:i4>0</vt:i4>
      </vt:variant>
      <vt:variant>
        <vt:i4>5</vt:i4>
      </vt:variant>
      <vt:variant>
        <vt:lpwstr>http://www.monografias.com/trabajos15/llave-exito/llave-exito.shtml</vt:lpwstr>
      </vt:variant>
      <vt:variant>
        <vt:lpwstr/>
      </vt:variant>
      <vt:variant>
        <vt:i4>6160458</vt:i4>
      </vt:variant>
      <vt:variant>
        <vt:i4>465</vt:i4>
      </vt:variant>
      <vt:variant>
        <vt:i4>0</vt:i4>
      </vt:variant>
      <vt:variant>
        <vt:i4>5</vt:i4>
      </vt:variant>
      <vt:variant>
        <vt:lpwstr>http://www.monografias.com/trabajos7/compro/compro.shtml</vt:lpwstr>
      </vt:variant>
      <vt:variant>
        <vt:lpwstr/>
      </vt:variant>
      <vt:variant>
        <vt:i4>655429</vt:i4>
      </vt:variant>
      <vt:variant>
        <vt:i4>462</vt:i4>
      </vt:variant>
      <vt:variant>
        <vt:i4>0</vt:i4>
      </vt:variant>
      <vt:variant>
        <vt:i4>5</vt:i4>
      </vt:variant>
      <vt:variant>
        <vt:lpwstr>http://www.monografias.com/trabajos/adolmodin/adolmodin.shtml</vt:lpwstr>
      </vt:variant>
      <vt:variant>
        <vt:lpwstr/>
      </vt:variant>
      <vt:variant>
        <vt:i4>3866742</vt:i4>
      </vt:variant>
      <vt:variant>
        <vt:i4>459</vt:i4>
      </vt:variant>
      <vt:variant>
        <vt:i4>0</vt:i4>
      </vt:variant>
      <vt:variant>
        <vt:i4>5</vt:i4>
      </vt:variant>
      <vt:variant>
        <vt:lpwstr>http://www.monografias.com/trabajos13/gaita/gaita.shtml</vt:lpwstr>
      </vt:variant>
      <vt:variant>
        <vt:lpwstr/>
      </vt:variant>
      <vt:variant>
        <vt:i4>1179743</vt:i4>
      </vt:variant>
      <vt:variant>
        <vt:i4>456</vt:i4>
      </vt:variant>
      <vt:variant>
        <vt:i4>0</vt:i4>
      </vt:variant>
      <vt:variant>
        <vt:i4>5</vt:i4>
      </vt:variant>
      <vt:variant>
        <vt:lpwstr>http://www.monografias.com/trabajos13/librylec/librylec.shtml</vt:lpwstr>
      </vt:variant>
      <vt:variant>
        <vt:lpwstr/>
      </vt:variant>
      <vt:variant>
        <vt:i4>983106</vt:i4>
      </vt:variant>
      <vt:variant>
        <vt:i4>453</vt:i4>
      </vt:variant>
      <vt:variant>
        <vt:i4>0</vt:i4>
      </vt:variant>
      <vt:variant>
        <vt:i4>5</vt:i4>
      </vt:variant>
      <vt:variant>
        <vt:lpwstr>http://www.monografias.com/trabajos13/mviolfam/mviolfam.shtml</vt:lpwstr>
      </vt:variant>
      <vt:variant>
        <vt:lpwstr/>
      </vt:variant>
      <vt:variant>
        <vt:i4>1441886</vt:i4>
      </vt:variant>
      <vt:variant>
        <vt:i4>450</vt:i4>
      </vt:variant>
      <vt:variant>
        <vt:i4>0</vt:i4>
      </vt:variant>
      <vt:variant>
        <vt:i4>5</vt:i4>
      </vt:variant>
      <vt:variant>
        <vt:lpwstr>http://www.monografias.com/trabajos16/filosofia-del-amor/filosofia-del-amor.shtml</vt:lpwstr>
      </vt:variant>
      <vt:variant>
        <vt:lpwstr/>
      </vt:variant>
      <vt:variant>
        <vt:i4>4391000</vt:i4>
      </vt:variant>
      <vt:variant>
        <vt:i4>447</vt:i4>
      </vt:variant>
      <vt:variant>
        <vt:i4>0</vt:i4>
      </vt:variant>
      <vt:variant>
        <vt:i4>5</vt:i4>
      </vt:variant>
      <vt:variant>
        <vt:lpwstr>http://www.monografias.com/Fisica/index.shtml</vt:lpwstr>
      </vt:variant>
      <vt:variant>
        <vt:lpwstr/>
      </vt:variant>
      <vt:variant>
        <vt:i4>8323177</vt:i4>
      </vt:variant>
      <vt:variant>
        <vt:i4>444</vt:i4>
      </vt:variant>
      <vt:variant>
        <vt:i4>0</vt:i4>
      </vt:variant>
      <vt:variant>
        <vt:i4>5</vt:i4>
      </vt:variant>
      <vt:variant>
        <vt:lpwstr>http://www.monografias.com/trabajos5/corrupc/corrupc.shtml</vt:lpwstr>
      </vt:variant>
      <vt:variant>
        <vt:lpwstr/>
      </vt:variant>
      <vt:variant>
        <vt:i4>327754</vt:i4>
      </vt:variant>
      <vt:variant>
        <vt:i4>441</vt:i4>
      </vt:variant>
      <vt:variant>
        <vt:i4>0</vt:i4>
      </vt:variant>
      <vt:variant>
        <vt:i4>5</vt:i4>
      </vt:variant>
      <vt:variant>
        <vt:lpwstr>http://www.monografias.com/trabajos11/tierreco/tierreco.shtml</vt:lpwstr>
      </vt:variant>
      <vt:variant>
        <vt:lpwstr/>
      </vt:variant>
      <vt:variant>
        <vt:i4>8257641</vt:i4>
      </vt:variant>
      <vt:variant>
        <vt:i4>438</vt:i4>
      </vt:variant>
      <vt:variant>
        <vt:i4>0</vt:i4>
      </vt:variant>
      <vt:variant>
        <vt:i4>5</vt:i4>
      </vt:variant>
      <vt:variant>
        <vt:lpwstr>http://www.monografias.com/trabajos4/leyes/leyes.shtml</vt:lpwstr>
      </vt:variant>
      <vt:variant>
        <vt:lpwstr/>
      </vt:variant>
      <vt:variant>
        <vt:i4>3866740</vt:i4>
      </vt:variant>
      <vt:variant>
        <vt:i4>435</vt:i4>
      </vt:variant>
      <vt:variant>
        <vt:i4>0</vt:i4>
      </vt:variant>
      <vt:variant>
        <vt:i4>5</vt:i4>
      </vt:variant>
      <vt:variant>
        <vt:lpwstr>http://www.monografias.com/trabajos11/grupo/grupo.shtml</vt:lpwstr>
      </vt:variant>
      <vt:variant>
        <vt:lpwstr/>
      </vt:variant>
      <vt:variant>
        <vt:i4>3866742</vt:i4>
      </vt:variant>
      <vt:variant>
        <vt:i4>432</vt:i4>
      </vt:variant>
      <vt:variant>
        <vt:i4>0</vt:i4>
      </vt:variant>
      <vt:variant>
        <vt:i4>5</vt:i4>
      </vt:variant>
      <vt:variant>
        <vt:lpwstr>http://www.monografias.com/trabajos13/renla/renla.shtml</vt:lpwstr>
      </vt:variant>
      <vt:variant>
        <vt:lpwstr/>
      </vt:variant>
      <vt:variant>
        <vt:i4>5374031</vt:i4>
      </vt:variant>
      <vt:variant>
        <vt:i4>429</vt:i4>
      </vt:variant>
      <vt:variant>
        <vt:i4>0</vt:i4>
      </vt:variant>
      <vt:variant>
        <vt:i4>5</vt:i4>
      </vt:variant>
      <vt:variant>
        <vt:lpwstr>http://www.monografias.com/Educacion/index.shtml</vt:lpwstr>
      </vt:variant>
      <vt:variant>
        <vt:lpwstr/>
      </vt:variant>
      <vt:variant>
        <vt:i4>3473531</vt:i4>
      </vt:variant>
      <vt:variant>
        <vt:i4>426</vt:i4>
      </vt:variant>
      <vt:variant>
        <vt:i4>0</vt:i4>
      </vt:variant>
      <vt:variant>
        <vt:i4>5</vt:i4>
      </vt:variant>
      <vt:variant>
        <vt:lpwstr>http://www.monografias.com/Salud/Nutricion/</vt:lpwstr>
      </vt:variant>
      <vt:variant>
        <vt:lpwstr/>
      </vt:variant>
      <vt:variant>
        <vt:i4>6553644</vt:i4>
      </vt:variant>
      <vt:variant>
        <vt:i4>423</vt:i4>
      </vt:variant>
      <vt:variant>
        <vt:i4>0</vt:i4>
      </vt:variant>
      <vt:variant>
        <vt:i4>5</vt:i4>
      </vt:variant>
      <vt:variant>
        <vt:lpwstr>http://www.monografias.com/trabajos10/rega/rega.shtml</vt:lpwstr>
      </vt:variant>
      <vt:variant>
        <vt:lpwstr>ga</vt:lpwstr>
      </vt:variant>
      <vt:variant>
        <vt:i4>4194399</vt:i4>
      </vt:variant>
      <vt:variant>
        <vt:i4>420</vt:i4>
      </vt:variant>
      <vt:variant>
        <vt:i4>0</vt:i4>
      </vt:variant>
      <vt:variant>
        <vt:i4>5</vt:i4>
      </vt:variant>
      <vt:variant>
        <vt:lpwstr>http://www.monografias.com/trabajos7/coad/coad.shtml</vt:lpwstr>
      </vt:variant>
      <vt:variant>
        <vt:lpwstr>costo</vt:lpwstr>
      </vt:variant>
      <vt:variant>
        <vt:i4>7929954</vt:i4>
      </vt:variant>
      <vt:variant>
        <vt:i4>417</vt:i4>
      </vt:variant>
      <vt:variant>
        <vt:i4>0</vt:i4>
      </vt:variant>
      <vt:variant>
        <vt:i4>5</vt:i4>
      </vt:variant>
      <vt:variant>
        <vt:lpwstr>http://www.monografias.com/trabajos901/praxis-critica-tesis-doctoral-marx/praxis-critica-tesis-doctoral-marx.shtml</vt:lpwstr>
      </vt:variant>
      <vt:variant>
        <vt:lpwstr/>
      </vt:variant>
      <vt:variant>
        <vt:i4>1048671</vt:i4>
      </vt:variant>
      <vt:variant>
        <vt:i4>414</vt:i4>
      </vt:variant>
      <vt:variant>
        <vt:i4>0</vt:i4>
      </vt:variant>
      <vt:variant>
        <vt:i4>5</vt:i4>
      </vt:variant>
      <vt:variant>
        <vt:lpwstr>http://www.monografias.com/trabajos11/metods/metods.shtml</vt:lpwstr>
      </vt:variant>
      <vt:variant>
        <vt:lpwstr/>
      </vt:variant>
      <vt:variant>
        <vt:i4>3735664</vt:i4>
      </vt:variant>
      <vt:variant>
        <vt:i4>411</vt:i4>
      </vt:variant>
      <vt:variant>
        <vt:i4>0</vt:i4>
      </vt:variant>
      <vt:variant>
        <vt:i4>5</vt:i4>
      </vt:variant>
      <vt:variant>
        <vt:lpwstr>http://www.monografias.com/trabajos35/consumo-inversion/consumo-inversion.shtml</vt:lpwstr>
      </vt:variant>
      <vt:variant>
        <vt:lpwstr/>
      </vt:variant>
      <vt:variant>
        <vt:i4>3866740</vt:i4>
      </vt:variant>
      <vt:variant>
        <vt:i4>408</vt:i4>
      </vt:variant>
      <vt:variant>
        <vt:i4>0</vt:i4>
      </vt:variant>
      <vt:variant>
        <vt:i4>5</vt:i4>
      </vt:variant>
      <vt:variant>
        <vt:lpwstr>http://www.monografias.com/trabajos11/bancs/bancs.shtml</vt:lpwstr>
      </vt:variant>
      <vt:variant>
        <vt:lpwstr/>
      </vt:variant>
      <vt:variant>
        <vt:i4>1638495</vt:i4>
      </vt:variant>
      <vt:variant>
        <vt:i4>405</vt:i4>
      </vt:variant>
      <vt:variant>
        <vt:i4>0</vt:i4>
      </vt:variant>
      <vt:variant>
        <vt:i4>5</vt:i4>
      </vt:variant>
      <vt:variant>
        <vt:lpwstr>http://www.monografias.com/trabajos5/rolorg/rolorg2.shtml</vt:lpwstr>
      </vt:variant>
      <vt:variant>
        <vt:lpwstr>banco</vt:lpwstr>
      </vt:variant>
      <vt:variant>
        <vt:i4>2818101</vt:i4>
      </vt:variant>
      <vt:variant>
        <vt:i4>402</vt:i4>
      </vt:variant>
      <vt:variant>
        <vt:i4>0</vt:i4>
      </vt:variant>
      <vt:variant>
        <vt:i4>5</vt:i4>
      </vt:variant>
      <vt:variant>
        <vt:lpwstr>http://www.monografias.com/Agricultura_y_Ganaderia/index.shtml</vt:lpwstr>
      </vt:variant>
      <vt:variant>
        <vt:lpwstr/>
      </vt:variant>
      <vt:variant>
        <vt:i4>3866740</vt:i4>
      </vt:variant>
      <vt:variant>
        <vt:i4>399</vt:i4>
      </vt:variant>
      <vt:variant>
        <vt:i4>0</vt:i4>
      </vt:variant>
      <vt:variant>
        <vt:i4>5</vt:i4>
      </vt:variant>
      <vt:variant>
        <vt:lpwstr>http://www.monografias.com/trabajos11/travent/travent.shtml</vt:lpwstr>
      </vt:variant>
      <vt:variant>
        <vt:lpwstr/>
      </vt:variant>
      <vt:variant>
        <vt:i4>5439515</vt:i4>
      </vt:variant>
      <vt:variant>
        <vt:i4>396</vt:i4>
      </vt:variant>
      <vt:variant>
        <vt:i4>0</vt:i4>
      </vt:variant>
      <vt:variant>
        <vt:i4>5</vt:i4>
      </vt:variant>
      <vt:variant>
        <vt:lpwstr>http://www.monografias.com/trabajos16/evolucion-sociedades/evolucion-sociedades.shtml</vt:lpwstr>
      </vt:variant>
      <vt:variant>
        <vt:lpwstr/>
      </vt:variant>
      <vt:variant>
        <vt:i4>3670130</vt:i4>
      </vt:variant>
      <vt:variant>
        <vt:i4>393</vt:i4>
      </vt:variant>
      <vt:variant>
        <vt:i4>0</vt:i4>
      </vt:variant>
      <vt:variant>
        <vt:i4>5</vt:i4>
      </vt:variant>
      <vt:variant>
        <vt:lpwstr>http://www.monografias.com/trabajos27/estilo-vida/estilo-vida.shtml</vt:lpwstr>
      </vt:variant>
      <vt:variant>
        <vt:lpwstr/>
      </vt:variant>
      <vt:variant>
        <vt:i4>6684726</vt:i4>
      </vt:variant>
      <vt:variant>
        <vt:i4>390</vt:i4>
      </vt:variant>
      <vt:variant>
        <vt:i4>0</vt:i4>
      </vt:variant>
      <vt:variant>
        <vt:i4>5</vt:i4>
      </vt:variant>
      <vt:variant>
        <vt:lpwstr>http://www.monografias.com/trabajos11/metods/metods.shtml</vt:lpwstr>
      </vt:variant>
      <vt:variant>
        <vt:lpwstr>ANALIT</vt:lpwstr>
      </vt:variant>
      <vt:variant>
        <vt:i4>3866737</vt:i4>
      </vt:variant>
      <vt:variant>
        <vt:i4>387</vt:i4>
      </vt:variant>
      <vt:variant>
        <vt:i4>0</vt:i4>
      </vt:variant>
      <vt:variant>
        <vt:i4>5</vt:i4>
      </vt:variant>
      <vt:variant>
        <vt:lpwstr>http://www.monografias.com/trabajos14/dinamica-grupos/dinamica-grupos.shtml</vt:lpwstr>
      </vt:variant>
      <vt:variant>
        <vt:lpwstr/>
      </vt:variant>
      <vt:variant>
        <vt:i4>5505091</vt:i4>
      </vt:variant>
      <vt:variant>
        <vt:i4>384</vt:i4>
      </vt:variant>
      <vt:variant>
        <vt:i4>0</vt:i4>
      </vt:variant>
      <vt:variant>
        <vt:i4>5</vt:i4>
      </vt:variant>
      <vt:variant>
        <vt:lpwstr>http://www.monografias.com/trabajos4/refrec/refrec.shtml</vt:lpwstr>
      </vt:variant>
      <vt:variant>
        <vt:lpwstr/>
      </vt:variant>
      <vt:variant>
        <vt:i4>7143483</vt:i4>
      </vt:variant>
      <vt:variant>
        <vt:i4>381</vt:i4>
      </vt:variant>
      <vt:variant>
        <vt:i4>0</vt:i4>
      </vt:variant>
      <vt:variant>
        <vt:i4>5</vt:i4>
      </vt:variant>
      <vt:variant>
        <vt:lpwstr>http://escuela.med.puc.cl/paginas/departamentos/obstetricia/altoriesgo/nutricion.html</vt:lpwstr>
      </vt:variant>
      <vt:variant>
        <vt:lpwstr>Tabla I</vt:lpwstr>
      </vt:variant>
      <vt:variant>
        <vt:i4>1703987</vt:i4>
      </vt:variant>
      <vt:variant>
        <vt:i4>374</vt:i4>
      </vt:variant>
      <vt:variant>
        <vt:i4>0</vt:i4>
      </vt:variant>
      <vt:variant>
        <vt:i4>5</vt:i4>
      </vt:variant>
      <vt:variant>
        <vt:lpwstr/>
      </vt:variant>
      <vt:variant>
        <vt:lpwstr>_Toc286835480</vt:lpwstr>
      </vt:variant>
      <vt:variant>
        <vt:i4>1376307</vt:i4>
      </vt:variant>
      <vt:variant>
        <vt:i4>368</vt:i4>
      </vt:variant>
      <vt:variant>
        <vt:i4>0</vt:i4>
      </vt:variant>
      <vt:variant>
        <vt:i4>5</vt:i4>
      </vt:variant>
      <vt:variant>
        <vt:lpwstr/>
      </vt:variant>
      <vt:variant>
        <vt:lpwstr>_Toc286835479</vt:lpwstr>
      </vt:variant>
      <vt:variant>
        <vt:i4>1376307</vt:i4>
      </vt:variant>
      <vt:variant>
        <vt:i4>362</vt:i4>
      </vt:variant>
      <vt:variant>
        <vt:i4>0</vt:i4>
      </vt:variant>
      <vt:variant>
        <vt:i4>5</vt:i4>
      </vt:variant>
      <vt:variant>
        <vt:lpwstr/>
      </vt:variant>
      <vt:variant>
        <vt:lpwstr>_Toc286835478</vt:lpwstr>
      </vt:variant>
      <vt:variant>
        <vt:i4>1376307</vt:i4>
      </vt:variant>
      <vt:variant>
        <vt:i4>356</vt:i4>
      </vt:variant>
      <vt:variant>
        <vt:i4>0</vt:i4>
      </vt:variant>
      <vt:variant>
        <vt:i4>5</vt:i4>
      </vt:variant>
      <vt:variant>
        <vt:lpwstr/>
      </vt:variant>
      <vt:variant>
        <vt:lpwstr>_Toc286835477</vt:lpwstr>
      </vt:variant>
      <vt:variant>
        <vt:i4>1376307</vt:i4>
      </vt:variant>
      <vt:variant>
        <vt:i4>350</vt:i4>
      </vt:variant>
      <vt:variant>
        <vt:i4>0</vt:i4>
      </vt:variant>
      <vt:variant>
        <vt:i4>5</vt:i4>
      </vt:variant>
      <vt:variant>
        <vt:lpwstr/>
      </vt:variant>
      <vt:variant>
        <vt:lpwstr>_Toc286835476</vt:lpwstr>
      </vt:variant>
      <vt:variant>
        <vt:i4>1376307</vt:i4>
      </vt:variant>
      <vt:variant>
        <vt:i4>344</vt:i4>
      </vt:variant>
      <vt:variant>
        <vt:i4>0</vt:i4>
      </vt:variant>
      <vt:variant>
        <vt:i4>5</vt:i4>
      </vt:variant>
      <vt:variant>
        <vt:lpwstr/>
      </vt:variant>
      <vt:variant>
        <vt:lpwstr>_Toc286835475</vt:lpwstr>
      </vt:variant>
      <vt:variant>
        <vt:i4>1376307</vt:i4>
      </vt:variant>
      <vt:variant>
        <vt:i4>338</vt:i4>
      </vt:variant>
      <vt:variant>
        <vt:i4>0</vt:i4>
      </vt:variant>
      <vt:variant>
        <vt:i4>5</vt:i4>
      </vt:variant>
      <vt:variant>
        <vt:lpwstr/>
      </vt:variant>
      <vt:variant>
        <vt:lpwstr>_Toc286835474</vt:lpwstr>
      </vt:variant>
      <vt:variant>
        <vt:i4>1376307</vt:i4>
      </vt:variant>
      <vt:variant>
        <vt:i4>332</vt:i4>
      </vt:variant>
      <vt:variant>
        <vt:i4>0</vt:i4>
      </vt:variant>
      <vt:variant>
        <vt:i4>5</vt:i4>
      </vt:variant>
      <vt:variant>
        <vt:lpwstr/>
      </vt:variant>
      <vt:variant>
        <vt:lpwstr>_Toc286835473</vt:lpwstr>
      </vt:variant>
      <vt:variant>
        <vt:i4>1376307</vt:i4>
      </vt:variant>
      <vt:variant>
        <vt:i4>326</vt:i4>
      </vt:variant>
      <vt:variant>
        <vt:i4>0</vt:i4>
      </vt:variant>
      <vt:variant>
        <vt:i4>5</vt:i4>
      </vt:variant>
      <vt:variant>
        <vt:lpwstr/>
      </vt:variant>
      <vt:variant>
        <vt:lpwstr>_Toc286835472</vt:lpwstr>
      </vt:variant>
      <vt:variant>
        <vt:i4>1376307</vt:i4>
      </vt:variant>
      <vt:variant>
        <vt:i4>320</vt:i4>
      </vt:variant>
      <vt:variant>
        <vt:i4>0</vt:i4>
      </vt:variant>
      <vt:variant>
        <vt:i4>5</vt:i4>
      </vt:variant>
      <vt:variant>
        <vt:lpwstr/>
      </vt:variant>
      <vt:variant>
        <vt:lpwstr>_Toc286835471</vt:lpwstr>
      </vt:variant>
      <vt:variant>
        <vt:i4>1376307</vt:i4>
      </vt:variant>
      <vt:variant>
        <vt:i4>314</vt:i4>
      </vt:variant>
      <vt:variant>
        <vt:i4>0</vt:i4>
      </vt:variant>
      <vt:variant>
        <vt:i4>5</vt:i4>
      </vt:variant>
      <vt:variant>
        <vt:lpwstr/>
      </vt:variant>
      <vt:variant>
        <vt:lpwstr>_Toc286835470</vt:lpwstr>
      </vt:variant>
      <vt:variant>
        <vt:i4>1310771</vt:i4>
      </vt:variant>
      <vt:variant>
        <vt:i4>308</vt:i4>
      </vt:variant>
      <vt:variant>
        <vt:i4>0</vt:i4>
      </vt:variant>
      <vt:variant>
        <vt:i4>5</vt:i4>
      </vt:variant>
      <vt:variant>
        <vt:lpwstr/>
      </vt:variant>
      <vt:variant>
        <vt:lpwstr>_Toc286835469</vt:lpwstr>
      </vt:variant>
      <vt:variant>
        <vt:i4>1310771</vt:i4>
      </vt:variant>
      <vt:variant>
        <vt:i4>302</vt:i4>
      </vt:variant>
      <vt:variant>
        <vt:i4>0</vt:i4>
      </vt:variant>
      <vt:variant>
        <vt:i4>5</vt:i4>
      </vt:variant>
      <vt:variant>
        <vt:lpwstr/>
      </vt:variant>
      <vt:variant>
        <vt:lpwstr>_Toc286835468</vt:lpwstr>
      </vt:variant>
      <vt:variant>
        <vt:i4>1310771</vt:i4>
      </vt:variant>
      <vt:variant>
        <vt:i4>296</vt:i4>
      </vt:variant>
      <vt:variant>
        <vt:i4>0</vt:i4>
      </vt:variant>
      <vt:variant>
        <vt:i4>5</vt:i4>
      </vt:variant>
      <vt:variant>
        <vt:lpwstr/>
      </vt:variant>
      <vt:variant>
        <vt:lpwstr>_Toc286835467</vt:lpwstr>
      </vt:variant>
      <vt:variant>
        <vt:i4>1310771</vt:i4>
      </vt:variant>
      <vt:variant>
        <vt:i4>290</vt:i4>
      </vt:variant>
      <vt:variant>
        <vt:i4>0</vt:i4>
      </vt:variant>
      <vt:variant>
        <vt:i4>5</vt:i4>
      </vt:variant>
      <vt:variant>
        <vt:lpwstr/>
      </vt:variant>
      <vt:variant>
        <vt:lpwstr>_Toc286835466</vt:lpwstr>
      </vt:variant>
      <vt:variant>
        <vt:i4>1310771</vt:i4>
      </vt:variant>
      <vt:variant>
        <vt:i4>284</vt:i4>
      </vt:variant>
      <vt:variant>
        <vt:i4>0</vt:i4>
      </vt:variant>
      <vt:variant>
        <vt:i4>5</vt:i4>
      </vt:variant>
      <vt:variant>
        <vt:lpwstr/>
      </vt:variant>
      <vt:variant>
        <vt:lpwstr>_Toc286835464</vt:lpwstr>
      </vt:variant>
      <vt:variant>
        <vt:i4>1310771</vt:i4>
      </vt:variant>
      <vt:variant>
        <vt:i4>278</vt:i4>
      </vt:variant>
      <vt:variant>
        <vt:i4>0</vt:i4>
      </vt:variant>
      <vt:variant>
        <vt:i4>5</vt:i4>
      </vt:variant>
      <vt:variant>
        <vt:lpwstr/>
      </vt:variant>
      <vt:variant>
        <vt:lpwstr>_Toc286835463</vt:lpwstr>
      </vt:variant>
      <vt:variant>
        <vt:i4>1310771</vt:i4>
      </vt:variant>
      <vt:variant>
        <vt:i4>272</vt:i4>
      </vt:variant>
      <vt:variant>
        <vt:i4>0</vt:i4>
      </vt:variant>
      <vt:variant>
        <vt:i4>5</vt:i4>
      </vt:variant>
      <vt:variant>
        <vt:lpwstr/>
      </vt:variant>
      <vt:variant>
        <vt:lpwstr>_Toc286835462</vt:lpwstr>
      </vt:variant>
      <vt:variant>
        <vt:i4>1310771</vt:i4>
      </vt:variant>
      <vt:variant>
        <vt:i4>266</vt:i4>
      </vt:variant>
      <vt:variant>
        <vt:i4>0</vt:i4>
      </vt:variant>
      <vt:variant>
        <vt:i4>5</vt:i4>
      </vt:variant>
      <vt:variant>
        <vt:lpwstr/>
      </vt:variant>
      <vt:variant>
        <vt:lpwstr>_Toc286835461</vt:lpwstr>
      </vt:variant>
      <vt:variant>
        <vt:i4>1310771</vt:i4>
      </vt:variant>
      <vt:variant>
        <vt:i4>260</vt:i4>
      </vt:variant>
      <vt:variant>
        <vt:i4>0</vt:i4>
      </vt:variant>
      <vt:variant>
        <vt:i4>5</vt:i4>
      </vt:variant>
      <vt:variant>
        <vt:lpwstr/>
      </vt:variant>
      <vt:variant>
        <vt:lpwstr>_Toc286835460</vt:lpwstr>
      </vt:variant>
      <vt:variant>
        <vt:i4>1507379</vt:i4>
      </vt:variant>
      <vt:variant>
        <vt:i4>254</vt:i4>
      </vt:variant>
      <vt:variant>
        <vt:i4>0</vt:i4>
      </vt:variant>
      <vt:variant>
        <vt:i4>5</vt:i4>
      </vt:variant>
      <vt:variant>
        <vt:lpwstr/>
      </vt:variant>
      <vt:variant>
        <vt:lpwstr>_Toc286835459</vt:lpwstr>
      </vt:variant>
      <vt:variant>
        <vt:i4>1507379</vt:i4>
      </vt:variant>
      <vt:variant>
        <vt:i4>248</vt:i4>
      </vt:variant>
      <vt:variant>
        <vt:i4>0</vt:i4>
      </vt:variant>
      <vt:variant>
        <vt:i4>5</vt:i4>
      </vt:variant>
      <vt:variant>
        <vt:lpwstr/>
      </vt:variant>
      <vt:variant>
        <vt:lpwstr>_Toc286835458</vt:lpwstr>
      </vt:variant>
      <vt:variant>
        <vt:i4>1507379</vt:i4>
      </vt:variant>
      <vt:variant>
        <vt:i4>242</vt:i4>
      </vt:variant>
      <vt:variant>
        <vt:i4>0</vt:i4>
      </vt:variant>
      <vt:variant>
        <vt:i4>5</vt:i4>
      </vt:variant>
      <vt:variant>
        <vt:lpwstr/>
      </vt:variant>
      <vt:variant>
        <vt:lpwstr>_Toc286835457</vt:lpwstr>
      </vt:variant>
      <vt:variant>
        <vt:i4>1507379</vt:i4>
      </vt:variant>
      <vt:variant>
        <vt:i4>236</vt:i4>
      </vt:variant>
      <vt:variant>
        <vt:i4>0</vt:i4>
      </vt:variant>
      <vt:variant>
        <vt:i4>5</vt:i4>
      </vt:variant>
      <vt:variant>
        <vt:lpwstr/>
      </vt:variant>
      <vt:variant>
        <vt:lpwstr>_Toc286835456</vt:lpwstr>
      </vt:variant>
      <vt:variant>
        <vt:i4>1507379</vt:i4>
      </vt:variant>
      <vt:variant>
        <vt:i4>230</vt:i4>
      </vt:variant>
      <vt:variant>
        <vt:i4>0</vt:i4>
      </vt:variant>
      <vt:variant>
        <vt:i4>5</vt:i4>
      </vt:variant>
      <vt:variant>
        <vt:lpwstr/>
      </vt:variant>
      <vt:variant>
        <vt:lpwstr>_Toc286835455</vt:lpwstr>
      </vt:variant>
      <vt:variant>
        <vt:i4>1507379</vt:i4>
      </vt:variant>
      <vt:variant>
        <vt:i4>224</vt:i4>
      </vt:variant>
      <vt:variant>
        <vt:i4>0</vt:i4>
      </vt:variant>
      <vt:variant>
        <vt:i4>5</vt:i4>
      </vt:variant>
      <vt:variant>
        <vt:lpwstr/>
      </vt:variant>
      <vt:variant>
        <vt:lpwstr>_Toc286835454</vt:lpwstr>
      </vt:variant>
      <vt:variant>
        <vt:i4>1507379</vt:i4>
      </vt:variant>
      <vt:variant>
        <vt:i4>218</vt:i4>
      </vt:variant>
      <vt:variant>
        <vt:i4>0</vt:i4>
      </vt:variant>
      <vt:variant>
        <vt:i4>5</vt:i4>
      </vt:variant>
      <vt:variant>
        <vt:lpwstr/>
      </vt:variant>
      <vt:variant>
        <vt:lpwstr>_Toc286835453</vt:lpwstr>
      </vt:variant>
      <vt:variant>
        <vt:i4>1507379</vt:i4>
      </vt:variant>
      <vt:variant>
        <vt:i4>212</vt:i4>
      </vt:variant>
      <vt:variant>
        <vt:i4>0</vt:i4>
      </vt:variant>
      <vt:variant>
        <vt:i4>5</vt:i4>
      </vt:variant>
      <vt:variant>
        <vt:lpwstr/>
      </vt:variant>
      <vt:variant>
        <vt:lpwstr>_Toc286835452</vt:lpwstr>
      </vt:variant>
      <vt:variant>
        <vt:i4>1507379</vt:i4>
      </vt:variant>
      <vt:variant>
        <vt:i4>206</vt:i4>
      </vt:variant>
      <vt:variant>
        <vt:i4>0</vt:i4>
      </vt:variant>
      <vt:variant>
        <vt:i4>5</vt:i4>
      </vt:variant>
      <vt:variant>
        <vt:lpwstr/>
      </vt:variant>
      <vt:variant>
        <vt:lpwstr>_Toc286835451</vt:lpwstr>
      </vt:variant>
      <vt:variant>
        <vt:i4>1507379</vt:i4>
      </vt:variant>
      <vt:variant>
        <vt:i4>200</vt:i4>
      </vt:variant>
      <vt:variant>
        <vt:i4>0</vt:i4>
      </vt:variant>
      <vt:variant>
        <vt:i4>5</vt:i4>
      </vt:variant>
      <vt:variant>
        <vt:lpwstr/>
      </vt:variant>
      <vt:variant>
        <vt:lpwstr>_Toc286835450</vt:lpwstr>
      </vt:variant>
      <vt:variant>
        <vt:i4>1441843</vt:i4>
      </vt:variant>
      <vt:variant>
        <vt:i4>194</vt:i4>
      </vt:variant>
      <vt:variant>
        <vt:i4>0</vt:i4>
      </vt:variant>
      <vt:variant>
        <vt:i4>5</vt:i4>
      </vt:variant>
      <vt:variant>
        <vt:lpwstr/>
      </vt:variant>
      <vt:variant>
        <vt:lpwstr>_Toc286835449</vt:lpwstr>
      </vt:variant>
      <vt:variant>
        <vt:i4>1441843</vt:i4>
      </vt:variant>
      <vt:variant>
        <vt:i4>188</vt:i4>
      </vt:variant>
      <vt:variant>
        <vt:i4>0</vt:i4>
      </vt:variant>
      <vt:variant>
        <vt:i4>5</vt:i4>
      </vt:variant>
      <vt:variant>
        <vt:lpwstr/>
      </vt:variant>
      <vt:variant>
        <vt:lpwstr>_Toc286835448</vt:lpwstr>
      </vt:variant>
      <vt:variant>
        <vt:i4>1441843</vt:i4>
      </vt:variant>
      <vt:variant>
        <vt:i4>182</vt:i4>
      </vt:variant>
      <vt:variant>
        <vt:i4>0</vt:i4>
      </vt:variant>
      <vt:variant>
        <vt:i4>5</vt:i4>
      </vt:variant>
      <vt:variant>
        <vt:lpwstr/>
      </vt:variant>
      <vt:variant>
        <vt:lpwstr>_Toc286835447</vt:lpwstr>
      </vt:variant>
      <vt:variant>
        <vt:i4>1441843</vt:i4>
      </vt:variant>
      <vt:variant>
        <vt:i4>176</vt:i4>
      </vt:variant>
      <vt:variant>
        <vt:i4>0</vt:i4>
      </vt:variant>
      <vt:variant>
        <vt:i4>5</vt:i4>
      </vt:variant>
      <vt:variant>
        <vt:lpwstr/>
      </vt:variant>
      <vt:variant>
        <vt:lpwstr>_Toc286835445</vt:lpwstr>
      </vt:variant>
      <vt:variant>
        <vt:i4>1441843</vt:i4>
      </vt:variant>
      <vt:variant>
        <vt:i4>170</vt:i4>
      </vt:variant>
      <vt:variant>
        <vt:i4>0</vt:i4>
      </vt:variant>
      <vt:variant>
        <vt:i4>5</vt:i4>
      </vt:variant>
      <vt:variant>
        <vt:lpwstr/>
      </vt:variant>
      <vt:variant>
        <vt:lpwstr>_Toc286835444</vt:lpwstr>
      </vt:variant>
      <vt:variant>
        <vt:i4>1441843</vt:i4>
      </vt:variant>
      <vt:variant>
        <vt:i4>164</vt:i4>
      </vt:variant>
      <vt:variant>
        <vt:i4>0</vt:i4>
      </vt:variant>
      <vt:variant>
        <vt:i4>5</vt:i4>
      </vt:variant>
      <vt:variant>
        <vt:lpwstr/>
      </vt:variant>
      <vt:variant>
        <vt:lpwstr>_Toc286835443</vt:lpwstr>
      </vt:variant>
      <vt:variant>
        <vt:i4>1441843</vt:i4>
      </vt:variant>
      <vt:variant>
        <vt:i4>158</vt:i4>
      </vt:variant>
      <vt:variant>
        <vt:i4>0</vt:i4>
      </vt:variant>
      <vt:variant>
        <vt:i4>5</vt:i4>
      </vt:variant>
      <vt:variant>
        <vt:lpwstr/>
      </vt:variant>
      <vt:variant>
        <vt:lpwstr>_Toc286835442</vt:lpwstr>
      </vt:variant>
      <vt:variant>
        <vt:i4>1441843</vt:i4>
      </vt:variant>
      <vt:variant>
        <vt:i4>152</vt:i4>
      </vt:variant>
      <vt:variant>
        <vt:i4>0</vt:i4>
      </vt:variant>
      <vt:variant>
        <vt:i4>5</vt:i4>
      </vt:variant>
      <vt:variant>
        <vt:lpwstr/>
      </vt:variant>
      <vt:variant>
        <vt:lpwstr>_Toc286835441</vt:lpwstr>
      </vt:variant>
      <vt:variant>
        <vt:i4>1114163</vt:i4>
      </vt:variant>
      <vt:variant>
        <vt:i4>146</vt:i4>
      </vt:variant>
      <vt:variant>
        <vt:i4>0</vt:i4>
      </vt:variant>
      <vt:variant>
        <vt:i4>5</vt:i4>
      </vt:variant>
      <vt:variant>
        <vt:lpwstr/>
      </vt:variant>
      <vt:variant>
        <vt:lpwstr>_Toc286835437</vt:lpwstr>
      </vt:variant>
      <vt:variant>
        <vt:i4>1114163</vt:i4>
      </vt:variant>
      <vt:variant>
        <vt:i4>140</vt:i4>
      </vt:variant>
      <vt:variant>
        <vt:i4>0</vt:i4>
      </vt:variant>
      <vt:variant>
        <vt:i4>5</vt:i4>
      </vt:variant>
      <vt:variant>
        <vt:lpwstr/>
      </vt:variant>
      <vt:variant>
        <vt:lpwstr>_Toc286835436</vt:lpwstr>
      </vt:variant>
      <vt:variant>
        <vt:i4>1114163</vt:i4>
      </vt:variant>
      <vt:variant>
        <vt:i4>134</vt:i4>
      </vt:variant>
      <vt:variant>
        <vt:i4>0</vt:i4>
      </vt:variant>
      <vt:variant>
        <vt:i4>5</vt:i4>
      </vt:variant>
      <vt:variant>
        <vt:lpwstr/>
      </vt:variant>
      <vt:variant>
        <vt:lpwstr>_Toc286835435</vt:lpwstr>
      </vt:variant>
      <vt:variant>
        <vt:i4>1114163</vt:i4>
      </vt:variant>
      <vt:variant>
        <vt:i4>128</vt:i4>
      </vt:variant>
      <vt:variant>
        <vt:i4>0</vt:i4>
      </vt:variant>
      <vt:variant>
        <vt:i4>5</vt:i4>
      </vt:variant>
      <vt:variant>
        <vt:lpwstr/>
      </vt:variant>
      <vt:variant>
        <vt:lpwstr>_Toc286835434</vt:lpwstr>
      </vt:variant>
      <vt:variant>
        <vt:i4>1114163</vt:i4>
      </vt:variant>
      <vt:variant>
        <vt:i4>122</vt:i4>
      </vt:variant>
      <vt:variant>
        <vt:i4>0</vt:i4>
      </vt:variant>
      <vt:variant>
        <vt:i4>5</vt:i4>
      </vt:variant>
      <vt:variant>
        <vt:lpwstr/>
      </vt:variant>
      <vt:variant>
        <vt:lpwstr>_Toc286835433</vt:lpwstr>
      </vt:variant>
      <vt:variant>
        <vt:i4>1114163</vt:i4>
      </vt:variant>
      <vt:variant>
        <vt:i4>116</vt:i4>
      </vt:variant>
      <vt:variant>
        <vt:i4>0</vt:i4>
      </vt:variant>
      <vt:variant>
        <vt:i4>5</vt:i4>
      </vt:variant>
      <vt:variant>
        <vt:lpwstr/>
      </vt:variant>
      <vt:variant>
        <vt:lpwstr>_Toc286835432</vt:lpwstr>
      </vt:variant>
      <vt:variant>
        <vt:i4>1114163</vt:i4>
      </vt:variant>
      <vt:variant>
        <vt:i4>110</vt:i4>
      </vt:variant>
      <vt:variant>
        <vt:i4>0</vt:i4>
      </vt:variant>
      <vt:variant>
        <vt:i4>5</vt:i4>
      </vt:variant>
      <vt:variant>
        <vt:lpwstr/>
      </vt:variant>
      <vt:variant>
        <vt:lpwstr>_Toc286835431</vt:lpwstr>
      </vt:variant>
      <vt:variant>
        <vt:i4>1114163</vt:i4>
      </vt:variant>
      <vt:variant>
        <vt:i4>104</vt:i4>
      </vt:variant>
      <vt:variant>
        <vt:i4>0</vt:i4>
      </vt:variant>
      <vt:variant>
        <vt:i4>5</vt:i4>
      </vt:variant>
      <vt:variant>
        <vt:lpwstr/>
      </vt:variant>
      <vt:variant>
        <vt:lpwstr>_Toc286835430</vt:lpwstr>
      </vt:variant>
      <vt:variant>
        <vt:i4>1048627</vt:i4>
      </vt:variant>
      <vt:variant>
        <vt:i4>98</vt:i4>
      </vt:variant>
      <vt:variant>
        <vt:i4>0</vt:i4>
      </vt:variant>
      <vt:variant>
        <vt:i4>5</vt:i4>
      </vt:variant>
      <vt:variant>
        <vt:lpwstr/>
      </vt:variant>
      <vt:variant>
        <vt:lpwstr>_Toc286835429</vt:lpwstr>
      </vt:variant>
      <vt:variant>
        <vt:i4>1048627</vt:i4>
      </vt:variant>
      <vt:variant>
        <vt:i4>92</vt:i4>
      </vt:variant>
      <vt:variant>
        <vt:i4>0</vt:i4>
      </vt:variant>
      <vt:variant>
        <vt:i4>5</vt:i4>
      </vt:variant>
      <vt:variant>
        <vt:lpwstr/>
      </vt:variant>
      <vt:variant>
        <vt:lpwstr>_Toc286835428</vt:lpwstr>
      </vt:variant>
      <vt:variant>
        <vt:i4>1048627</vt:i4>
      </vt:variant>
      <vt:variant>
        <vt:i4>86</vt:i4>
      </vt:variant>
      <vt:variant>
        <vt:i4>0</vt:i4>
      </vt:variant>
      <vt:variant>
        <vt:i4>5</vt:i4>
      </vt:variant>
      <vt:variant>
        <vt:lpwstr/>
      </vt:variant>
      <vt:variant>
        <vt:lpwstr>_Toc286835427</vt:lpwstr>
      </vt:variant>
      <vt:variant>
        <vt:i4>1048627</vt:i4>
      </vt:variant>
      <vt:variant>
        <vt:i4>80</vt:i4>
      </vt:variant>
      <vt:variant>
        <vt:i4>0</vt:i4>
      </vt:variant>
      <vt:variant>
        <vt:i4>5</vt:i4>
      </vt:variant>
      <vt:variant>
        <vt:lpwstr/>
      </vt:variant>
      <vt:variant>
        <vt:lpwstr>_Toc286835426</vt:lpwstr>
      </vt:variant>
      <vt:variant>
        <vt:i4>1048627</vt:i4>
      </vt:variant>
      <vt:variant>
        <vt:i4>74</vt:i4>
      </vt:variant>
      <vt:variant>
        <vt:i4>0</vt:i4>
      </vt:variant>
      <vt:variant>
        <vt:i4>5</vt:i4>
      </vt:variant>
      <vt:variant>
        <vt:lpwstr/>
      </vt:variant>
      <vt:variant>
        <vt:lpwstr>_Toc286835425</vt:lpwstr>
      </vt:variant>
      <vt:variant>
        <vt:i4>1048627</vt:i4>
      </vt:variant>
      <vt:variant>
        <vt:i4>68</vt:i4>
      </vt:variant>
      <vt:variant>
        <vt:i4>0</vt:i4>
      </vt:variant>
      <vt:variant>
        <vt:i4>5</vt:i4>
      </vt:variant>
      <vt:variant>
        <vt:lpwstr/>
      </vt:variant>
      <vt:variant>
        <vt:lpwstr>_Toc286835424</vt:lpwstr>
      </vt:variant>
      <vt:variant>
        <vt:i4>1048627</vt:i4>
      </vt:variant>
      <vt:variant>
        <vt:i4>62</vt:i4>
      </vt:variant>
      <vt:variant>
        <vt:i4>0</vt:i4>
      </vt:variant>
      <vt:variant>
        <vt:i4>5</vt:i4>
      </vt:variant>
      <vt:variant>
        <vt:lpwstr/>
      </vt:variant>
      <vt:variant>
        <vt:lpwstr>_Toc286835423</vt:lpwstr>
      </vt:variant>
      <vt:variant>
        <vt:i4>1048627</vt:i4>
      </vt:variant>
      <vt:variant>
        <vt:i4>56</vt:i4>
      </vt:variant>
      <vt:variant>
        <vt:i4>0</vt:i4>
      </vt:variant>
      <vt:variant>
        <vt:i4>5</vt:i4>
      </vt:variant>
      <vt:variant>
        <vt:lpwstr/>
      </vt:variant>
      <vt:variant>
        <vt:lpwstr>_Toc286835422</vt:lpwstr>
      </vt:variant>
      <vt:variant>
        <vt:i4>1048627</vt:i4>
      </vt:variant>
      <vt:variant>
        <vt:i4>50</vt:i4>
      </vt:variant>
      <vt:variant>
        <vt:i4>0</vt:i4>
      </vt:variant>
      <vt:variant>
        <vt:i4>5</vt:i4>
      </vt:variant>
      <vt:variant>
        <vt:lpwstr/>
      </vt:variant>
      <vt:variant>
        <vt:lpwstr>_Toc286835421</vt:lpwstr>
      </vt:variant>
      <vt:variant>
        <vt:i4>1048627</vt:i4>
      </vt:variant>
      <vt:variant>
        <vt:i4>44</vt:i4>
      </vt:variant>
      <vt:variant>
        <vt:i4>0</vt:i4>
      </vt:variant>
      <vt:variant>
        <vt:i4>5</vt:i4>
      </vt:variant>
      <vt:variant>
        <vt:lpwstr/>
      </vt:variant>
      <vt:variant>
        <vt:lpwstr>_Toc286835420</vt:lpwstr>
      </vt:variant>
      <vt:variant>
        <vt:i4>1245235</vt:i4>
      </vt:variant>
      <vt:variant>
        <vt:i4>38</vt:i4>
      </vt:variant>
      <vt:variant>
        <vt:i4>0</vt:i4>
      </vt:variant>
      <vt:variant>
        <vt:i4>5</vt:i4>
      </vt:variant>
      <vt:variant>
        <vt:lpwstr/>
      </vt:variant>
      <vt:variant>
        <vt:lpwstr>_Toc286835419</vt:lpwstr>
      </vt:variant>
      <vt:variant>
        <vt:i4>1245235</vt:i4>
      </vt:variant>
      <vt:variant>
        <vt:i4>32</vt:i4>
      </vt:variant>
      <vt:variant>
        <vt:i4>0</vt:i4>
      </vt:variant>
      <vt:variant>
        <vt:i4>5</vt:i4>
      </vt:variant>
      <vt:variant>
        <vt:lpwstr/>
      </vt:variant>
      <vt:variant>
        <vt:lpwstr>_Toc286835418</vt:lpwstr>
      </vt:variant>
      <vt:variant>
        <vt:i4>1245235</vt:i4>
      </vt:variant>
      <vt:variant>
        <vt:i4>26</vt:i4>
      </vt:variant>
      <vt:variant>
        <vt:i4>0</vt:i4>
      </vt:variant>
      <vt:variant>
        <vt:i4>5</vt:i4>
      </vt:variant>
      <vt:variant>
        <vt:lpwstr/>
      </vt:variant>
      <vt:variant>
        <vt:lpwstr>_Toc286835415</vt:lpwstr>
      </vt:variant>
      <vt:variant>
        <vt:i4>1245235</vt:i4>
      </vt:variant>
      <vt:variant>
        <vt:i4>20</vt:i4>
      </vt:variant>
      <vt:variant>
        <vt:i4>0</vt:i4>
      </vt:variant>
      <vt:variant>
        <vt:i4>5</vt:i4>
      </vt:variant>
      <vt:variant>
        <vt:lpwstr/>
      </vt:variant>
      <vt:variant>
        <vt:lpwstr>_Toc286835414</vt:lpwstr>
      </vt:variant>
      <vt:variant>
        <vt:i4>1245235</vt:i4>
      </vt:variant>
      <vt:variant>
        <vt:i4>14</vt:i4>
      </vt:variant>
      <vt:variant>
        <vt:i4>0</vt:i4>
      </vt:variant>
      <vt:variant>
        <vt:i4>5</vt:i4>
      </vt:variant>
      <vt:variant>
        <vt:lpwstr/>
      </vt:variant>
      <vt:variant>
        <vt:lpwstr>_Toc286835413</vt:lpwstr>
      </vt:variant>
      <vt:variant>
        <vt:i4>1245235</vt:i4>
      </vt:variant>
      <vt:variant>
        <vt:i4>8</vt:i4>
      </vt:variant>
      <vt:variant>
        <vt:i4>0</vt:i4>
      </vt:variant>
      <vt:variant>
        <vt:i4>5</vt:i4>
      </vt:variant>
      <vt:variant>
        <vt:lpwstr/>
      </vt:variant>
      <vt:variant>
        <vt:lpwstr>_Toc286835412</vt:lpwstr>
      </vt:variant>
      <vt:variant>
        <vt:i4>1245235</vt:i4>
      </vt:variant>
      <vt:variant>
        <vt:i4>2</vt:i4>
      </vt:variant>
      <vt:variant>
        <vt:i4>0</vt:i4>
      </vt:variant>
      <vt:variant>
        <vt:i4>5</vt:i4>
      </vt:variant>
      <vt:variant>
        <vt:lpwstr/>
      </vt:variant>
      <vt:variant>
        <vt:lpwstr>_Toc286835411</vt:lpwstr>
      </vt:variant>
      <vt:variant>
        <vt:i4>5308485</vt:i4>
      </vt:variant>
      <vt:variant>
        <vt:i4>15</vt:i4>
      </vt:variant>
      <vt:variant>
        <vt:i4>0</vt:i4>
      </vt:variant>
      <vt:variant>
        <vt:i4>5</vt:i4>
      </vt:variant>
      <vt:variant>
        <vt:lpwstr>http://www.monografias.com/trabajos7/mono/mono.shtml</vt:lpwstr>
      </vt:variant>
      <vt:variant>
        <vt:lpwstr/>
      </vt:variant>
      <vt:variant>
        <vt:i4>1966090</vt:i4>
      </vt:variant>
      <vt:variant>
        <vt:i4>12</vt:i4>
      </vt:variant>
      <vt:variant>
        <vt:i4>0</vt:i4>
      </vt:variant>
      <vt:variant>
        <vt:i4>5</vt:i4>
      </vt:variant>
      <vt:variant>
        <vt:lpwstr>http://www.monografias.com/Salud/Psicologia/</vt:lpwstr>
      </vt:variant>
      <vt:variant>
        <vt:lpwstr/>
      </vt:variant>
      <vt:variant>
        <vt:i4>5308485</vt:i4>
      </vt:variant>
      <vt:variant>
        <vt:i4>9</vt:i4>
      </vt:variant>
      <vt:variant>
        <vt:i4>0</vt:i4>
      </vt:variant>
      <vt:variant>
        <vt:i4>5</vt:i4>
      </vt:variant>
      <vt:variant>
        <vt:lpwstr>http://www.monografias.com/trabajos7/mono/mono.shtml</vt:lpwstr>
      </vt:variant>
      <vt:variant>
        <vt:lpwstr/>
      </vt:variant>
      <vt:variant>
        <vt:i4>1966090</vt:i4>
      </vt:variant>
      <vt:variant>
        <vt:i4>6</vt:i4>
      </vt:variant>
      <vt:variant>
        <vt:i4>0</vt:i4>
      </vt:variant>
      <vt:variant>
        <vt:i4>5</vt:i4>
      </vt:variant>
      <vt:variant>
        <vt:lpwstr>http://www.monografias.com/Salud/Psicologia/</vt:lpwstr>
      </vt:variant>
      <vt:variant>
        <vt:lpwstr/>
      </vt:variant>
      <vt:variant>
        <vt:i4>3604520</vt:i4>
      </vt:variant>
      <vt:variant>
        <vt:i4>3</vt:i4>
      </vt:variant>
      <vt:variant>
        <vt:i4>0</vt:i4>
      </vt:variant>
      <vt:variant>
        <vt:i4>5</vt:i4>
      </vt:variant>
      <vt:variant>
        <vt:lpwstr>http://www.wfp.org/spanish</vt:lpwstr>
      </vt:variant>
      <vt:variant>
        <vt:lpwstr/>
      </vt:variant>
      <vt:variant>
        <vt:i4>65659</vt:i4>
      </vt:variant>
      <vt:variant>
        <vt:i4>0</vt:i4>
      </vt:variant>
      <vt:variant>
        <vt:i4>0</vt:i4>
      </vt:variant>
      <vt:variant>
        <vt:i4>5</vt:i4>
      </vt:variant>
      <vt:variant>
        <vt:lpwstr>http://www.cosmovisiones.com/habitacionpropia/cont/s_ceguera.html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Información sobre  la importancia de la nutrición de la mujer antes y durante el proceso de gestación  en el centro de salud de Jaihuayco</dc:title>
  <dc:creator>CECI</dc:creator>
  <cp:lastModifiedBy>Lilian</cp:lastModifiedBy>
  <cp:revision>2</cp:revision>
  <dcterms:created xsi:type="dcterms:W3CDTF">2011-06-16T18:04:00Z</dcterms:created>
  <dcterms:modified xsi:type="dcterms:W3CDTF">2011-06-16T18:04:00Z</dcterms:modified>
</cp:coreProperties>
</file>