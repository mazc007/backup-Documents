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46A" w:rsidRPr="00513EEA" w:rsidRDefault="000D046A" w:rsidP="000D046A">
      <w:pPr>
        <w:jc w:val="center"/>
        <w:rPr>
          <w:rFonts w:ascii="Times New Roman" w:hAnsi="Times New Roman"/>
          <w:b/>
          <w:sz w:val="36"/>
          <w:szCs w:val="36"/>
        </w:rPr>
      </w:pPr>
      <w:r>
        <w:rPr>
          <w:rFonts w:ascii="Times New Roman" w:hAnsi="Times New Roman"/>
          <w:b/>
          <w:sz w:val="36"/>
          <w:szCs w:val="36"/>
        </w:rPr>
        <w:t xml:space="preserve">Información sobre </w:t>
      </w:r>
      <w:r w:rsidRPr="00513EEA">
        <w:rPr>
          <w:rFonts w:ascii="Times New Roman" w:hAnsi="Times New Roman"/>
          <w:b/>
          <w:sz w:val="36"/>
          <w:szCs w:val="36"/>
        </w:rPr>
        <w:t xml:space="preserve"> la </w:t>
      </w:r>
      <w:r>
        <w:rPr>
          <w:rFonts w:ascii="Times New Roman" w:hAnsi="Times New Roman"/>
          <w:b/>
          <w:sz w:val="36"/>
          <w:szCs w:val="36"/>
        </w:rPr>
        <w:t xml:space="preserve">importancia de la </w:t>
      </w:r>
      <w:r w:rsidRPr="00513EEA">
        <w:rPr>
          <w:rFonts w:ascii="Times New Roman" w:hAnsi="Times New Roman"/>
          <w:b/>
          <w:sz w:val="36"/>
          <w:szCs w:val="36"/>
        </w:rPr>
        <w:t xml:space="preserve">nutrición de la mujer </w:t>
      </w:r>
      <w:ins w:id="0" w:author="Valued Acer Customer" w:date="2011-05-04T12:58:00Z">
        <w:r w:rsidR="008900C5">
          <w:rPr>
            <w:rFonts w:ascii="Times New Roman" w:hAnsi="Times New Roman"/>
            <w:b/>
            <w:sz w:val="36"/>
            <w:szCs w:val="36"/>
          </w:rPr>
          <w:t>antes y durante el</w:t>
        </w:r>
      </w:ins>
      <w:del w:id="1" w:author="Valued Acer Customer" w:date="2011-05-04T12:58:00Z">
        <w:r w:rsidRPr="00513EEA" w:rsidDel="008900C5">
          <w:rPr>
            <w:rFonts w:ascii="Times New Roman" w:hAnsi="Times New Roman"/>
            <w:b/>
            <w:sz w:val="36"/>
            <w:szCs w:val="36"/>
          </w:rPr>
          <w:delText>en</w:delText>
        </w:r>
      </w:del>
      <w:r w:rsidRPr="00513EEA">
        <w:rPr>
          <w:rFonts w:ascii="Times New Roman" w:hAnsi="Times New Roman"/>
          <w:b/>
          <w:sz w:val="36"/>
          <w:szCs w:val="36"/>
        </w:rPr>
        <w:t xml:space="preserve"> proceso de gestación  en el centro de s</w:t>
      </w:r>
      <w:r>
        <w:rPr>
          <w:rFonts w:ascii="Times New Roman" w:hAnsi="Times New Roman"/>
          <w:b/>
          <w:sz w:val="36"/>
          <w:szCs w:val="36"/>
        </w:rPr>
        <w:t>alud de Jaihuayco</w:t>
      </w:r>
      <w:del w:id="2" w:author="Valued Acer Customer" w:date="2011-05-04T12:59:00Z">
        <w:r w:rsidDel="008900C5">
          <w:rPr>
            <w:rFonts w:ascii="Times New Roman" w:hAnsi="Times New Roman"/>
            <w:b/>
            <w:sz w:val="36"/>
            <w:szCs w:val="36"/>
          </w:rPr>
          <w:delText>, gestión 2011</w:delText>
        </w:r>
      </w:del>
      <w:r>
        <w:rPr>
          <w:rFonts w:ascii="Times New Roman" w:hAnsi="Times New Roman"/>
          <w:b/>
          <w:sz w:val="36"/>
          <w:szCs w:val="36"/>
        </w:rPr>
        <w:t>.</w:t>
      </w:r>
    </w:p>
    <w:p w:rsidR="000D046A" w:rsidRPr="00513EEA" w:rsidRDefault="000D046A" w:rsidP="000D046A">
      <w:pPr>
        <w:rPr>
          <w:rFonts w:ascii="Times New Roman" w:hAnsi="Times New Roman"/>
          <w:sz w:val="28"/>
          <w:szCs w:val="28"/>
        </w:rPr>
      </w:pPr>
    </w:p>
    <w:p w:rsidR="00A94A38" w:rsidRDefault="00A94A38"/>
    <w:p w:rsidR="000D046A" w:rsidRDefault="000D046A"/>
    <w:p w:rsidR="000D046A" w:rsidRPr="009F28B0" w:rsidRDefault="000D046A" w:rsidP="000D046A">
      <w:pPr>
        <w:pStyle w:val="TtulodeTDC"/>
        <w:spacing w:before="0" w:line="240" w:lineRule="auto"/>
        <w:jc w:val="center"/>
        <w:rPr>
          <w:rFonts w:ascii="Arial" w:hAnsi="Arial" w:cs="Arial"/>
          <w:color w:val="auto"/>
          <w:sz w:val="24"/>
          <w:szCs w:val="24"/>
        </w:rPr>
      </w:pPr>
      <w:r w:rsidRPr="009F28B0">
        <w:rPr>
          <w:rFonts w:ascii="Arial" w:hAnsi="Arial" w:cs="Arial"/>
          <w:color w:val="auto"/>
          <w:sz w:val="24"/>
          <w:szCs w:val="24"/>
        </w:rPr>
        <w:t>INDICE</w:t>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rsidRPr="00733930">
        <w:rPr>
          <w:rFonts w:ascii="Arial" w:hAnsi="Arial" w:cs="Arial"/>
          <w:b w:val="0"/>
          <w:bCs w:val="0"/>
          <w:caps w:val="0"/>
          <w:lang w:val="es-ES"/>
        </w:rPr>
        <w:fldChar w:fldCharType="begin"/>
      </w:r>
      <w:r w:rsidR="000D046A" w:rsidRPr="009F28B0">
        <w:rPr>
          <w:rFonts w:ascii="Arial" w:hAnsi="Arial" w:cs="Arial"/>
          <w:b w:val="0"/>
          <w:bCs w:val="0"/>
          <w:caps w:val="0"/>
          <w:lang w:val="es-ES"/>
        </w:rPr>
        <w:instrText xml:space="preserve"> TOC \o "1-4" \h \z \u </w:instrText>
      </w:r>
      <w:r w:rsidRPr="00733930">
        <w:rPr>
          <w:rFonts w:ascii="Arial" w:hAnsi="Arial" w:cs="Arial"/>
          <w:b w:val="0"/>
          <w:bCs w:val="0"/>
          <w:caps w:val="0"/>
          <w:lang w:val="es-ES"/>
        </w:rPr>
        <w:fldChar w:fldCharType="separate"/>
      </w:r>
      <w:hyperlink w:anchor="_Toc286835411" w:history="1">
        <w:r w:rsidR="000D046A" w:rsidRPr="009F28B0">
          <w:rPr>
            <w:rStyle w:val="Hipervnculo"/>
            <w:noProof/>
            <w:sz w:val="24"/>
            <w:szCs w:val="24"/>
          </w:rPr>
          <w:t>1.</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DATOS DE LA INSTITUCI</w:t>
        </w:r>
        <w:r w:rsidR="000D046A" w:rsidRPr="009F28B0">
          <w:rPr>
            <w:rStyle w:val="Hipervnculo"/>
            <w:noProof/>
            <w:sz w:val="24"/>
            <w:szCs w:val="24"/>
          </w:rPr>
          <w:t>ÓN</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_Toc286835411 \h </w:instrText>
        </w:r>
        <w:r w:rsidRPr="009F28B0">
          <w:rPr>
            <w:rFonts w:ascii="Arial" w:hAnsi="Arial" w:cs="Arial"/>
            <w:noProof/>
            <w:webHidden/>
          </w:rPr>
        </w:r>
        <w:r w:rsidRPr="009F28B0">
          <w:rPr>
            <w:rFonts w:ascii="Arial" w:hAnsi="Arial" w:cs="Arial"/>
            <w:noProof/>
            <w:webHidden/>
          </w:rPr>
          <w:fldChar w:fldCharType="separate"/>
        </w:r>
        <w:r w:rsidR="0066755D">
          <w:rPr>
            <w:rFonts w:ascii="Arial" w:hAnsi="Arial" w:cs="Arial"/>
            <w:noProof/>
            <w:webHidden/>
          </w:rPr>
          <w:t>4</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2" w:history="1">
        <w:r w:rsidR="000D046A" w:rsidRPr="009F28B0">
          <w:rPr>
            <w:rStyle w:val="Hipervnculo"/>
            <w:noProof/>
            <w:sz w:val="24"/>
            <w:szCs w:val="24"/>
          </w:rPr>
          <w:t>1.1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DATOS GENERALES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13" w:history="1">
        <w:r w:rsidR="000D046A" w:rsidRPr="009F28B0">
          <w:rPr>
            <w:rStyle w:val="Hipervnculo"/>
            <w:noProof/>
            <w:sz w:val="24"/>
            <w:szCs w:val="24"/>
          </w:rPr>
          <w:t>1.2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ANALISIS DE LA SITUACIÓN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14" w:history="1">
        <w:r w:rsidR="000D046A" w:rsidRPr="009F28B0">
          <w:rPr>
            <w:rStyle w:val="Hipervnculo"/>
            <w:noProof/>
            <w:sz w:val="24"/>
            <w:szCs w:val="24"/>
          </w:rPr>
          <w:t>1.2.1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Características geográficas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5" w:history="1">
        <w:r w:rsidR="000D046A" w:rsidRPr="009F28B0">
          <w:rPr>
            <w:rStyle w:val="Hipervnculo"/>
            <w:noProof/>
            <w:sz w:val="24"/>
            <w:szCs w:val="24"/>
          </w:rPr>
          <w:t>Limites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8" w:history="1">
        <w:r w:rsidR="000D046A" w:rsidRPr="009F28B0">
          <w:rPr>
            <w:rStyle w:val="Hipervnculo"/>
            <w:noProof/>
            <w:sz w:val="24"/>
            <w:szCs w:val="24"/>
          </w:rPr>
          <w:t>Clima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19" w:history="1">
        <w:r w:rsidR="000D046A" w:rsidRPr="009F28B0">
          <w:rPr>
            <w:rStyle w:val="Hipervnculo"/>
            <w:noProof/>
            <w:sz w:val="24"/>
            <w:szCs w:val="24"/>
          </w:rPr>
          <w:t>Geografía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_Toc286835419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0" w:history="1">
        <w:r w:rsidR="000D046A" w:rsidRPr="009F28B0">
          <w:rPr>
            <w:rStyle w:val="Hipervnculo"/>
            <w:noProof/>
            <w:sz w:val="24"/>
            <w:szCs w:val="24"/>
          </w:rPr>
          <w:t>Hidrografía.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1" w:history="1">
        <w:r w:rsidR="000D046A" w:rsidRPr="009F28B0">
          <w:rPr>
            <w:rStyle w:val="Hipervnculo"/>
            <w:noProof/>
            <w:sz w:val="24"/>
            <w:szCs w:val="24"/>
            <w:lang w:val="es-ES"/>
          </w:rPr>
          <w:t>Accesibilidad</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2" w:history="1">
        <w:r w:rsidR="000D046A" w:rsidRPr="009F28B0">
          <w:rPr>
            <w:rStyle w:val="Hipervnculo"/>
            <w:noProof/>
            <w:sz w:val="24"/>
            <w:szCs w:val="24"/>
            <w:lang w:val="es-ES"/>
          </w:rPr>
          <w:t>Economía.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4"/>
        <w:tabs>
          <w:tab w:val="right" w:leader="dot" w:pos="9395"/>
        </w:tabs>
        <w:rPr>
          <w:rFonts w:ascii="Arial" w:eastAsia="Times New Roman" w:hAnsi="Arial" w:cs="Arial"/>
          <w:noProof/>
          <w:sz w:val="24"/>
          <w:szCs w:val="24"/>
          <w:lang w:val="es-ES" w:eastAsia="es-ES"/>
        </w:rPr>
      </w:pPr>
      <w:hyperlink w:anchor="_Toc286835423" w:history="1">
        <w:r w:rsidR="000D046A" w:rsidRPr="009F28B0">
          <w:rPr>
            <w:rStyle w:val="Hipervnculo"/>
            <w:noProof/>
            <w:sz w:val="24"/>
            <w:szCs w:val="24"/>
          </w:rPr>
          <w:t>Funcional.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4" w:history="1">
        <w:r w:rsidR="000D046A" w:rsidRPr="009F28B0">
          <w:rPr>
            <w:rStyle w:val="Hipervnculo"/>
            <w:noProof/>
            <w:sz w:val="24"/>
            <w:szCs w:val="24"/>
            <w:lang w:val="es-ES"/>
          </w:rPr>
          <w:t>1.2.2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Características demográficas.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5</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"_Toc286835425"</w:instrText>
      </w:r>
      <w:r>
        <w:fldChar w:fldCharType="separate"/>
      </w:r>
      <w:r w:rsidR="000D046A" w:rsidRPr="009F28B0">
        <w:rPr>
          <w:rStyle w:val="Hipervnculo"/>
          <w:noProof/>
          <w:sz w:val="24"/>
          <w:szCs w:val="24"/>
          <w:lang w:val="es-ES"/>
        </w:rPr>
        <w:t>1.2.3</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Actividad productiva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 w:author="Fundación Waal" w:date="2011-05-04T11:16:00Z">
        <w:r w:rsidR="0066755D">
          <w:rPr>
            <w:rFonts w:ascii="Arial" w:hAnsi="Arial" w:cs="Arial"/>
            <w:noProof/>
            <w:webHidden/>
            <w:sz w:val="24"/>
            <w:szCs w:val="24"/>
          </w:rPr>
          <w:t>6</w:t>
        </w:r>
      </w:ins>
      <w:del w:id="4" w:author="Fundación Waal" w:date="2011-05-04T11:16:00Z">
        <w:r w:rsidR="000D046A" w:rsidRPr="009F28B0" w:rsidDel="0066755D">
          <w:rPr>
            <w:rFonts w:ascii="Arial" w:hAnsi="Arial" w:cs="Arial"/>
            <w:noProof/>
            <w:webHidden/>
            <w:sz w:val="24"/>
            <w:szCs w:val="24"/>
          </w:rPr>
          <w:delText>5</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6" w:history="1">
        <w:r w:rsidR="000D046A" w:rsidRPr="009F28B0">
          <w:rPr>
            <w:rStyle w:val="Hipervnculo"/>
            <w:noProof/>
            <w:sz w:val="24"/>
            <w:szCs w:val="24"/>
            <w:lang w:val="es-ES"/>
          </w:rPr>
          <w:t>1.2.4</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Actividad socioeconómica.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6</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7" w:history="1">
        <w:r w:rsidR="000D046A" w:rsidRPr="009F28B0">
          <w:rPr>
            <w:rStyle w:val="Hipervnculo"/>
            <w:noProof/>
            <w:sz w:val="24"/>
            <w:szCs w:val="24"/>
            <w:lang w:val="es-ES"/>
          </w:rPr>
          <w:t>1.2.5</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Tensiones sociales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8" w:history="1">
        <w:r w:rsidR="000D046A" w:rsidRPr="009F28B0">
          <w:rPr>
            <w:rStyle w:val="Hipervnculo"/>
            <w:noProof/>
            <w:sz w:val="24"/>
            <w:szCs w:val="24"/>
            <w:lang w:val="es-ES"/>
          </w:rPr>
          <w:t>1.2.6</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Práctica religiosa: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29" w:history="1">
        <w:r w:rsidR="000D046A" w:rsidRPr="009F28B0">
          <w:rPr>
            <w:rStyle w:val="Hipervnculo"/>
            <w:noProof/>
            <w:sz w:val="24"/>
            <w:szCs w:val="24"/>
            <w:lang w:val="es-ES"/>
          </w:rPr>
          <w:t>1.2.7</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Movimientos asociacionistas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_Toc286835429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hyperlink w:anchor="_Toc286835430" w:history="1">
        <w:r w:rsidR="000D046A" w:rsidRPr="009F28B0">
          <w:rPr>
            <w:rStyle w:val="Hipervnculo"/>
            <w:noProof/>
            <w:sz w:val="24"/>
            <w:szCs w:val="24"/>
            <w:lang w:val="es-ES"/>
          </w:rPr>
          <w:t>1.2.8</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Organizaciones estatales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7</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"_Toc286835431"</w:instrText>
      </w:r>
      <w:r>
        <w:fldChar w:fldCharType="separate"/>
      </w:r>
      <w:r w:rsidR="000D046A" w:rsidRPr="009F28B0">
        <w:rPr>
          <w:rStyle w:val="Hipervnculo"/>
          <w:noProof/>
          <w:sz w:val="24"/>
          <w:szCs w:val="24"/>
          <w:lang w:val="es-ES"/>
        </w:rPr>
        <w:t>1.2.9</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Organizaciones privadas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 w:author="Fundación Waal" w:date="2011-05-04T11:16:00Z">
        <w:r w:rsidR="0066755D">
          <w:rPr>
            <w:rFonts w:ascii="Arial" w:hAnsi="Arial" w:cs="Arial"/>
            <w:noProof/>
            <w:webHidden/>
            <w:sz w:val="24"/>
            <w:szCs w:val="24"/>
          </w:rPr>
          <w:t>8</w:t>
        </w:r>
      </w:ins>
      <w:del w:id="6" w:author="Fundación Waal" w:date="2011-05-04T11:16:00Z">
        <w:r w:rsidR="000D046A" w:rsidRPr="009F28B0" w:rsidDel="0066755D">
          <w:rPr>
            <w:rFonts w:ascii="Arial" w:hAnsi="Arial" w:cs="Arial"/>
            <w:noProof/>
            <w:webHidden/>
            <w:sz w:val="24"/>
            <w:szCs w:val="24"/>
          </w:rPr>
          <w:delText>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2" w:history="1">
        <w:r w:rsidR="000D046A" w:rsidRPr="009F28B0">
          <w:rPr>
            <w:rStyle w:val="Hipervnculo"/>
            <w:noProof/>
            <w:sz w:val="24"/>
            <w:szCs w:val="24"/>
            <w:lang w:val="es-ES"/>
          </w:rPr>
          <w:t>1.2.10</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Servicios del centro de salud</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8</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3" w:history="1">
        <w:r w:rsidR="000D046A" w:rsidRPr="009F28B0">
          <w:rPr>
            <w:rStyle w:val="Hipervnculo"/>
            <w:noProof/>
            <w:sz w:val="24"/>
            <w:szCs w:val="24"/>
            <w:lang w:val="es-ES"/>
          </w:rPr>
          <w:t>1.2.11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Infraestructura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9</w:t>
        </w:r>
        <w:r w:rsidRPr="009F28B0">
          <w:rPr>
            <w:rFonts w:ascii="Arial" w:hAnsi="Arial" w:cs="Arial"/>
            <w:noProof/>
            <w:webHidden/>
            <w:sz w:val="24"/>
            <w:szCs w:val="24"/>
          </w:rPr>
          <w:fldChar w:fldCharType="end"/>
        </w:r>
      </w:hyperlink>
    </w:p>
    <w:p w:rsidR="000D046A" w:rsidRPr="009F28B0" w:rsidRDefault="00733930" w:rsidP="000D046A">
      <w:pPr>
        <w:pStyle w:val="TDC3"/>
        <w:tabs>
          <w:tab w:val="left" w:pos="1100"/>
          <w:tab w:val="right" w:leader="dot" w:pos="9395"/>
        </w:tabs>
        <w:rPr>
          <w:rFonts w:ascii="Arial" w:eastAsia="Times New Roman" w:hAnsi="Arial" w:cs="Arial"/>
          <w:noProof/>
          <w:sz w:val="24"/>
          <w:szCs w:val="24"/>
          <w:lang w:val="es-ES" w:eastAsia="es-ES"/>
        </w:rPr>
      </w:pPr>
      <w:hyperlink w:anchor="_Toc286835434" w:history="1">
        <w:r w:rsidR="000D046A" w:rsidRPr="009F28B0">
          <w:rPr>
            <w:rStyle w:val="Hipervnculo"/>
            <w:noProof/>
            <w:sz w:val="24"/>
            <w:szCs w:val="24"/>
            <w:lang w:val="es-ES"/>
          </w:rPr>
          <w:t>1.2.12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val="es-ES"/>
          </w:rPr>
          <w:t>Personal del centro:</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_Toc286835434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10</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5" w:history="1">
        <w:r w:rsidR="000D046A" w:rsidRPr="009F28B0">
          <w:rPr>
            <w:rStyle w:val="Hipervnculo"/>
            <w:noProof/>
            <w:sz w:val="24"/>
            <w:szCs w:val="24"/>
          </w:rPr>
          <w:t>2.</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rPr>
          <w:t>SINTESIS DEL PROBLEMA: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_Toc286835435 \h </w:instrText>
        </w:r>
        <w:r w:rsidRPr="009F28B0">
          <w:rPr>
            <w:rFonts w:ascii="Arial" w:hAnsi="Arial" w:cs="Arial"/>
            <w:noProof/>
            <w:webHidden/>
          </w:rPr>
        </w:r>
        <w:r w:rsidRPr="009F28B0">
          <w:rPr>
            <w:rFonts w:ascii="Arial" w:hAnsi="Arial" w:cs="Arial"/>
            <w:noProof/>
            <w:webHidden/>
          </w:rPr>
          <w:fldChar w:fldCharType="separate"/>
        </w:r>
        <w:r w:rsidR="0066755D">
          <w:rPr>
            <w:rFonts w:ascii="Arial" w:hAnsi="Arial" w:cs="Arial"/>
            <w:noProof/>
            <w:webHidden/>
          </w:rPr>
          <w:t>10</w:t>
        </w:r>
        <w:r w:rsidRPr="009F28B0">
          <w:rPr>
            <w:rFonts w:ascii="Arial" w:hAnsi="Arial" w:cs="Arial"/>
            <w:noProof/>
            <w:webHidden/>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fldChar w:fldCharType="begin"/>
      </w:r>
      <w:r>
        <w:instrText>HYPERLINK \l "_Toc286835436"</w:instrText>
      </w:r>
      <w:r>
        <w:fldChar w:fldCharType="separate"/>
      </w:r>
      <w:r w:rsidR="000D046A" w:rsidRPr="009F28B0">
        <w:rPr>
          <w:rStyle w:val="Hipervnculo"/>
          <w:noProof/>
          <w:sz w:val="24"/>
          <w:szCs w:val="24"/>
        </w:rPr>
        <w:t>3.</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JUSTIFICACI</w:t>
      </w:r>
      <w:r w:rsidR="000D046A" w:rsidRPr="00AB1D2C">
        <w:rPr>
          <w:rStyle w:val="Hipervnculo"/>
          <w:noProof/>
          <w:sz w:val="24"/>
          <w:szCs w:val="24"/>
        </w:rPr>
        <w:t>Ó</w:t>
      </w:r>
      <w:r w:rsidR="000D046A" w:rsidRPr="009F28B0">
        <w:rPr>
          <w:rStyle w:val="Hipervnculo"/>
          <w:noProof/>
          <w:sz w:val="24"/>
          <w:szCs w:val="24"/>
        </w:rPr>
        <w:t>N</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_Toc286835436 \h </w:instrText>
      </w:r>
      <w:r w:rsidRPr="009F28B0">
        <w:rPr>
          <w:rFonts w:ascii="Arial" w:hAnsi="Arial" w:cs="Arial"/>
          <w:noProof/>
          <w:webHidden/>
        </w:rPr>
      </w:r>
      <w:r w:rsidRPr="009F28B0">
        <w:rPr>
          <w:rFonts w:ascii="Arial" w:hAnsi="Arial" w:cs="Arial"/>
          <w:noProof/>
          <w:webHidden/>
        </w:rPr>
        <w:fldChar w:fldCharType="separate"/>
      </w:r>
      <w:ins w:id="7" w:author="Fundación Waal" w:date="2011-05-04T11:16:00Z">
        <w:r w:rsidR="0066755D">
          <w:rPr>
            <w:rFonts w:ascii="Arial" w:hAnsi="Arial" w:cs="Arial"/>
            <w:noProof/>
            <w:webHidden/>
          </w:rPr>
          <w:t>13</w:t>
        </w:r>
      </w:ins>
      <w:del w:id="8" w:author="Fundación Waal" w:date="2011-05-04T11:16:00Z">
        <w:r w:rsidR="000D046A" w:rsidRPr="009F28B0" w:rsidDel="0066755D">
          <w:rPr>
            <w:rFonts w:ascii="Arial" w:hAnsi="Arial" w:cs="Arial"/>
            <w:noProof/>
            <w:webHidden/>
          </w:rPr>
          <w:delText>14</w:delText>
        </w:r>
      </w:del>
      <w:r w:rsidRPr="009F28B0">
        <w:rPr>
          <w:rFonts w:ascii="Arial" w:hAnsi="Arial" w:cs="Arial"/>
          <w:noProof/>
          <w:webHidden/>
        </w:rPr>
        <w:fldChar w:fldCharType="end"/>
      </w:r>
      <w:r>
        <w:fldChar w:fldCharType="end"/>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hyperlink w:anchor="_Toc286835437" w:history="1">
        <w:r w:rsidR="000D046A" w:rsidRPr="009F28B0">
          <w:rPr>
            <w:rStyle w:val="Hipervnculo"/>
            <w:noProof/>
            <w:sz w:val="24"/>
            <w:szCs w:val="24"/>
          </w:rPr>
          <w:t>4.</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rPr>
          <w:t>OBJETIVO</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_Toc286835437 \h </w:instrText>
        </w:r>
        <w:r w:rsidRPr="009F28B0">
          <w:rPr>
            <w:rFonts w:ascii="Arial" w:hAnsi="Arial" w:cs="Arial"/>
            <w:noProof/>
            <w:webHidden/>
          </w:rPr>
        </w:r>
        <w:r w:rsidRPr="009F28B0">
          <w:rPr>
            <w:rFonts w:ascii="Arial" w:hAnsi="Arial" w:cs="Arial"/>
            <w:noProof/>
            <w:webHidden/>
          </w:rPr>
          <w:fldChar w:fldCharType="separate"/>
        </w:r>
        <w:r w:rsidR="0066755D">
          <w:rPr>
            <w:rFonts w:ascii="Arial" w:hAnsi="Arial" w:cs="Arial"/>
            <w:noProof/>
            <w:webHidden/>
          </w:rPr>
          <w:t>15</w:t>
        </w:r>
        <w:r w:rsidRPr="009F28B0">
          <w:rPr>
            <w:rFonts w:ascii="Arial" w:hAnsi="Arial" w:cs="Arial"/>
            <w:noProof/>
            <w:webHidden/>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1" w:history="1">
        <w:r w:rsidR="000D046A" w:rsidRPr="009F28B0">
          <w:rPr>
            <w:rStyle w:val="Hipervnculo"/>
            <w:noProof/>
            <w:sz w:val="24"/>
            <w:szCs w:val="24"/>
          </w:rPr>
          <w:t>4.1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GENERAL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15</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"_Toc286835442"</w:instrText>
      </w:r>
      <w:r>
        <w:fldChar w:fldCharType="separate"/>
      </w:r>
      <w:r w:rsidR="000D046A" w:rsidRPr="009F28B0">
        <w:rPr>
          <w:rStyle w:val="Hipervnculo"/>
          <w:noProof/>
          <w:sz w:val="24"/>
          <w:szCs w:val="24"/>
        </w:rPr>
        <w:t>4.2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OBJETIVOS ESPECÍFICOS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9" w:author="Fundación Waal" w:date="2011-05-04T11:16:00Z">
        <w:r w:rsidR="0066755D">
          <w:rPr>
            <w:rFonts w:ascii="Arial" w:hAnsi="Arial" w:cs="Arial"/>
            <w:noProof/>
            <w:webHidden/>
            <w:sz w:val="24"/>
            <w:szCs w:val="24"/>
          </w:rPr>
          <w:t>15</w:t>
        </w:r>
      </w:ins>
      <w:del w:id="10" w:author="Fundación Waal" w:date="2011-05-04T11:16:00Z">
        <w:r w:rsidR="000D046A" w:rsidRPr="009F28B0" w:rsidDel="0066755D">
          <w:rPr>
            <w:rFonts w:ascii="Arial" w:hAnsi="Arial" w:cs="Arial"/>
            <w:noProof/>
            <w:webHidden/>
            <w:sz w:val="24"/>
            <w:szCs w:val="24"/>
          </w:rPr>
          <w:delText>16</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"_Toc286835443"</w:instrText>
      </w:r>
      <w:r>
        <w:fldChar w:fldCharType="separate"/>
      </w:r>
      <w:r w:rsidR="000D046A" w:rsidRPr="009F28B0">
        <w:rPr>
          <w:rStyle w:val="Hipervnculo"/>
          <w:noProof/>
          <w:sz w:val="24"/>
          <w:szCs w:val="24"/>
        </w:rPr>
        <w:t>4.3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 GENERAL  INSTITUCIONAL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1" w:author="Fundación Waal" w:date="2011-05-04T11:16:00Z">
        <w:r w:rsidR="0066755D">
          <w:rPr>
            <w:rFonts w:ascii="Arial" w:hAnsi="Arial" w:cs="Arial"/>
            <w:noProof/>
            <w:webHidden/>
            <w:sz w:val="24"/>
            <w:szCs w:val="24"/>
          </w:rPr>
          <w:t>15</w:t>
        </w:r>
      </w:ins>
      <w:del w:id="12" w:author="Fundación Waal" w:date="2011-05-04T11:16:00Z">
        <w:r w:rsidR="000D046A" w:rsidRPr="009F28B0" w:rsidDel="0066755D">
          <w:rPr>
            <w:rFonts w:ascii="Arial" w:hAnsi="Arial" w:cs="Arial"/>
            <w:noProof/>
            <w:webHidden/>
            <w:sz w:val="24"/>
            <w:szCs w:val="24"/>
          </w:rPr>
          <w:delText>16</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44" w:history="1">
        <w:r w:rsidR="000D046A" w:rsidRPr="009F28B0">
          <w:rPr>
            <w:rStyle w:val="Hipervnculo"/>
            <w:noProof/>
            <w:sz w:val="24"/>
            <w:szCs w:val="24"/>
          </w:rPr>
          <w:t>4.4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OBJETIVO ESPECIFICO INSTITUCIONAL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16</w:t>
        </w:r>
        <w:r w:rsidRPr="009F28B0">
          <w:rPr>
            <w:rFonts w:ascii="Arial" w:hAnsi="Arial" w:cs="Arial"/>
            <w:noProof/>
            <w:webHidden/>
            <w:sz w:val="24"/>
            <w:szCs w:val="24"/>
          </w:rPr>
          <w:fldChar w:fldCharType="end"/>
        </w:r>
      </w:hyperlink>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fldChar w:fldCharType="begin"/>
      </w:r>
      <w:r>
        <w:instrText>HYPERLINK \l "_Toc286835445"</w:instrText>
      </w:r>
      <w:r>
        <w:fldChar w:fldCharType="separate"/>
      </w:r>
      <w:r w:rsidR="000D046A" w:rsidRPr="009F28B0">
        <w:rPr>
          <w:rStyle w:val="Hipervnculo"/>
          <w:noProof/>
          <w:sz w:val="24"/>
          <w:szCs w:val="24"/>
        </w:rPr>
        <w:t>5.</w:t>
      </w:r>
      <w:r w:rsidR="000D046A" w:rsidRPr="009F28B0">
        <w:rPr>
          <w:rFonts w:ascii="Arial" w:eastAsia="Times New Roman" w:hAnsi="Arial" w:cs="Arial"/>
          <w:b w:val="0"/>
          <w:bCs w:val="0"/>
          <w:caps w:val="0"/>
          <w:noProof/>
          <w:lang w:val="es-ES" w:eastAsia="es-ES"/>
        </w:rPr>
        <w:tab/>
      </w:r>
      <w:r w:rsidR="000D046A">
        <w:rPr>
          <w:rStyle w:val="Hipervnculo"/>
          <w:noProof/>
          <w:sz w:val="24"/>
          <w:szCs w:val="24"/>
        </w:rPr>
        <w:t>MARCO TE</w:t>
      </w:r>
      <w:r w:rsidR="000D046A" w:rsidRPr="00AB1D2C">
        <w:rPr>
          <w:rStyle w:val="Hipervnculo"/>
          <w:noProof/>
          <w:sz w:val="24"/>
          <w:szCs w:val="24"/>
        </w:rPr>
        <w:t>Ó</w:t>
      </w:r>
      <w:r w:rsidR="000D046A" w:rsidRPr="009F28B0">
        <w:rPr>
          <w:rStyle w:val="Hipervnculo"/>
          <w:noProof/>
          <w:sz w:val="24"/>
          <w:szCs w:val="24"/>
        </w:rPr>
        <w:t>RICO</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_Toc286835445 \h </w:instrText>
      </w:r>
      <w:r w:rsidRPr="009F28B0">
        <w:rPr>
          <w:rFonts w:ascii="Arial" w:hAnsi="Arial" w:cs="Arial"/>
          <w:noProof/>
          <w:webHidden/>
        </w:rPr>
      </w:r>
      <w:r w:rsidRPr="009F28B0">
        <w:rPr>
          <w:rFonts w:ascii="Arial" w:hAnsi="Arial" w:cs="Arial"/>
          <w:noProof/>
          <w:webHidden/>
        </w:rPr>
        <w:fldChar w:fldCharType="separate"/>
      </w:r>
      <w:ins w:id="13" w:author="Fundación Waal" w:date="2011-05-04T11:16:00Z">
        <w:r w:rsidR="0066755D">
          <w:rPr>
            <w:rFonts w:ascii="Arial" w:hAnsi="Arial" w:cs="Arial"/>
            <w:noProof/>
            <w:webHidden/>
          </w:rPr>
          <w:t>16</w:t>
        </w:r>
      </w:ins>
      <w:del w:id="14" w:author="Fundación Waal" w:date="2011-05-04T11:16:00Z">
        <w:r w:rsidR="000D046A" w:rsidRPr="009F28B0" w:rsidDel="0066755D">
          <w:rPr>
            <w:rFonts w:ascii="Arial" w:hAnsi="Arial" w:cs="Arial"/>
            <w:noProof/>
            <w:webHidden/>
          </w:rPr>
          <w:delText>17</w:delText>
        </w:r>
      </w:del>
      <w:r w:rsidRPr="009F28B0">
        <w:rPr>
          <w:rFonts w:ascii="Arial" w:hAnsi="Arial" w:cs="Arial"/>
          <w:noProof/>
          <w:webHidden/>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"_Toc286835447"</w:instrText>
      </w:r>
      <w:r>
        <w:fldChar w:fldCharType="separate"/>
      </w:r>
      <w:r w:rsidR="000D046A" w:rsidRPr="009F28B0">
        <w:rPr>
          <w:rStyle w:val="Hipervnculo"/>
          <w:noProof/>
          <w:sz w:val="24"/>
          <w:szCs w:val="24"/>
        </w:rPr>
        <w:t>5.1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NUTRICION MATERNA Y EMBARAZO</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5" w:author="Fundación Waal" w:date="2011-05-04T11:16:00Z">
        <w:r w:rsidR="0066755D">
          <w:rPr>
            <w:rFonts w:ascii="Arial" w:hAnsi="Arial" w:cs="Arial"/>
            <w:noProof/>
            <w:webHidden/>
            <w:sz w:val="24"/>
            <w:szCs w:val="24"/>
          </w:rPr>
          <w:t>16</w:t>
        </w:r>
      </w:ins>
      <w:del w:id="16" w:author="Fundación Waal" w:date="2011-05-04T11:16:00Z">
        <w:r w:rsidR="000D046A" w:rsidRPr="009F28B0" w:rsidDel="0066755D">
          <w:rPr>
            <w:rFonts w:ascii="Arial" w:hAnsi="Arial" w:cs="Arial"/>
            <w:noProof/>
            <w:webHidden/>
            <w:sz w:val="24"/>
            <w:szCs w:val="24"/>
          </w:rPr>
          <w:delText>17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"_Toc286835448"</w:instrText>
      </w:r>
      <w:r>
        <w:fldChar w:fldCharType="separate"/>
      </w:r>
      <w:r w:rsidR="000D046A" w:rsidRPr="009F28B0">
        <w:rPr>
          <w:rStyle w:val="Hipervnculo"/>
          <w:noProof/>
          <w:sz w:val="24"/>
          <w:szCs w:val="24"/>
        </w:rPr>
        <w:t>5.2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REQUERIMIENTOS NUTRICIONALES DE LA EMBARAZADA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7" w:author="Fundación Waal" w:date="2011-05-04T11:16:00Z">
        <w:r w:rsidR="0066755D">
          <w:rPr>
            <w:rFonts w:ascii="Arial" w:hAnsi="Arial" w:cs="Arial"/>
            <w:noProof/>
            <w:webHidden/>
            <w:sz w:val="24"/>
            <w:szCs w:val="24"/>
          </w:rPr>
          <w:t>16</w:t>
        </w:r>
      </w:ins>
      <w:del w:id="18" w:author="Fundación Waal" w:date="2011-05-04T11:16:00Z">
        <w:r w:rsidR="000D046A" w:rsidRPr="009F28B0" w:rsidDel="0066755D">
          <w:rPr>
            <w:rFonts w:ascii="Arial" w:hAnsi="Arial" w:cs="Arial"/>
            <w:noProof/>
            <w:webHidden/>
            <w:sz w:val="24"/>
            <w:szCs w:val="24"/>
          </w:rPr>
          <w:delText>17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"_Toc286835449"</w:instrText>
      </w:r>
      <w:r>
        <w:fldChar w:fldCharType="separate"/>
      </w:r>
      <w:r w:rsidR="000D046A" w:rsidRPr="009F28B0">
        <w:rPr>
          <w:rStyle w:val="Hipervnculo"/>
          <w:noProof/>
          <w:sz w:val="24"/>
          <w:szCs w:val="24"/>
        </w:rPr>
        <w:t>5.3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DIAGNOSTICO Y MANEJO NUTRICIONAL DE LA EMBARAZADA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_Toc286835449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19" w:author="Fundación Waal" w:date="2011-05-04T11:16:00Z">
        <w:r w:rsidR="0066755D">
          <w:rPr>
            <w:rFonts w:ascii="Arial" w:hAnsi="Arial" w:cs="Arial"/>
            <w:noProof/>
            <w:webHidden/>
            <w:sz w:val="24"/>
            <w:szCs w:val="24"/>
          </w:rPr>
          <w:t>22</w:t>
        </w:r>
      </w:ins>
      <w:del w:id="20" w:author="Fundación Waal" w:date="2011-05-04T11:16:00Z">
        <w:r w:rsidR="000D046A" w:rsidRPr="009F28B0" w:rsidDel="0066755D">
          <w:rPr>
            <w:rFonts w:ascii="Arial" w:hAnsi="Arial" w:cs="Arial"/>
            <w:noProof/>
            <w:webHidden/>
            <w:sz w:val="24"/>
            <w:szCs w:val="24"/>
          </w:rPr>
          <w:delText>23</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"_Toc286835450"</w:instrText>
      </w:r>
      <w:r>
        <w:fldChar w:fldCharType="separate"/>
      </w:r>
      <w:r w:rsidR="000D046A" w:rsidRPr="009F28B0">
        <w:rPr>
          <w:rStyle w:val="Hipervnculo"/>
          <w:noProof/>
          <w:sz w:val="24"/>
          <w:szCs w:val="24"/>
        </w:rPr>
        <w:t>5.4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EFECTOS DE LA DESNUTRICION EN BOLIVIA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1" w:author="Fundación Waal" w:date="2011-05-04T11:16:00Z">
        <w:r w:rsidR="0066755D">
          <w:rPr>
            <w:rFonts w:ascii="Arial" w:hAnsi="Arial" w:cs="Arial"/>
            <w:noProof/>
            <w:webHidden/>
            <w:sz w:val="24"/>
            <w:szCs w:val="24"/>
          </w:rPr>
          <w:t>26</w:t>
        </w:r>
      </w:ins>
      <w:del w:id="22" w:author="Fundación Waal" w:date="2011-05-04T11:16:00Z">
        <w:r w:rsidR="000D046A" w:rsidRPr="009F28B0" w:rsidDel="0066755D">
          <w:rPr>
            <w:rFonts w:ascii="Arial" w:hAnsi="Arial" w:cs="Arial"/>
            <w:noProof/>
            <w:webHidden/>
            <w:sz w:val="24"/>
            <w:szCs w:val="24"/>
          </w:rPr>
          <w:delText>28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"_Toc286835451"</w:instrText>
      </w:r>
      <w:r>
        <w:fldChar w:fldCharType="separate"/>
      </w:r>
      <w:r w:rsidR="000D046A" w:rsidRPr="009F28B0">
        <w:rPr>
          <w:rStyle w:val="Hipervnculo"/>
          <w:noProof/>
          <w:sz w:val="24"/>
          <w:szCs w:val="24"/>
          <w:lang w:eastAsia="es-ES_tradnl"/>
        </w:rPr>
        <w:t>5.5</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ES_tradnl"/>
        </w:rPr>
        <w:t>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3" w:author="Fundación Waal" w:date="2011-05-04T11:16:00Z">
        <w:r w:rsidR="0066755D">
          <w:rPr>
            <w:rFonts w:ascii="Arial" w:hAnsi="Arial" w:cs="Arial"/>
            <w:noProof/>
            <w:webHidden/>
            <w:sz w:val="24"/>
            <w:szCs w:val="24"/>
          </w:rPr>
          <w:t>28</w:t>
        </w:r>
      </w:ins>
      <w:del w:id="24" w:author="Fundación Waal" w:date="2011-05-04T11:16:00Z">
        <w:r w:rsidR="000D046A" w:rsidRPr="009F28B0" w:rsidDel="0066755D">
          <w:rPr>
            <w:rFonts w:ascii="Arial" w:hAnsi="Arial" w:cs="Arial"/>
            <w:noProof/>
            <w:webHidden/>
            <w:sz w:val="24"/>
            <w:szCs w:val="24"/>
          </w:rPr>
          <w:delText>29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"_Toc286835452"</w:instrText>
      </w:r>
      <w:r>
        <w:fldChar w:fldCharType="separate"/>
      </w:r>
      <w:r w:rsidR="000D046A" w:rsidRPr="009F28B0">
        <w:rPr>
          <w:rStyle w:val="Hipervnculo"/>
          <w:noProof/>
          <w:sz w:val="24"/>
          <w:szCs w:val="24"/>
        </w:rPr>
        <w:t>5.6</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CARACTERÍSTICAS DE LA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5" w:author="Fundación Waal" w:date="2011-05-04T11:16:00Z">
        <w:r w:rsidR="0066755D">
          <w:rPr>
            <w:rFonts w:ascii="Arial" w:hAnsi="Arial" w:cs="Arial"/>
            <w:noProof/>
            <w:webHidden/>
            <w:sz w:val="24"/>
            <w:szCs w:val="24"/>
          </w:rPr>
          <w:t>28</w:t>
        </w:r>
      </w:ins>
      <w:del w:id="26" w:author="Fundación Waal" w:date="2011-05-04T11:16:00Z">
        <w:r w:rsidR="000D046A" w:rsidRPr="009F28B0" w:rsidDel="0066755D">
          <w:rPr>
            <w:rFonts w:ascii="Arial" w:hAnsi="Arial" w:cs="Arial"/>
            <w:noProof/>
            <w:webHidden/>
            <w:sz w:val="24"/>
            <w:szCs w:val="24"/>
          </w:rPr>
          <w:delText>29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"_Toc286835453"</w:instrText>
      </w:r>
      <w:r>
        <w:fldChar w:fldCharType="separate"/>
      </w:r>
      <w:r w:rsidR="000D046A" w:rsidRPr="009F28B0">
        <w:rPr>
          <w:rStyle w:val="Hipervnculo"/>
          <w:noProof/>
          <w:sz w:val="24"/>
          <w:szCs w:val="24"/>
        </w:rPr>
        <w:t>5.7</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TIPOS DE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7" w:author="Fundación Waal" w:date="2011-05-04T11:16:00Z">
        <w:r w:rsidR="0066755D">
          <w:rPr>
            <w:rFonts w:ascii="Arial" w:hAnsi="Arial" w:cs="Arial"/>
            <w:noProof/>
            <w:webHidden/>
            <w:sz w:val="24"/>
            <w:szCs w:val="24"/>
          </w:rPr>
          <w:t>29</w:t>
        </w:r>
      </w:ins>
      <w:del w:id="28" w:author="Fundación Waal" w:date="2011-05-04T11:16:00Z">
        <w:r w:rsidR="000D046A" w:rsidRPr="009F28B0" w:rsidDel="0066755D">
          <w:rPr>
            <w:rFonts w:ascii="Arial" w:hAnsi="Arial" w:cs="Arial"/>
            <w:noProof/>
            <w:webHidden/>
            <w:sz w:val="24"/>
            <w:szCs w:val="24"/>
          </w:rPr>
          <w:delText>30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"_Toc286835454"</w:instrText>
      </w:r>
      <w:r>
        <w:fldChar w:fldCharType="separate"/>
      </w:r>
      <w:r w:rsidR="000D046A" w:rsidRPr="009F28B0">
        <w:rPr>
          <w:rStyle w:val="Hipervnculo"/>
          <w:noProof/>
          <w:sz w:val="24"/>
          <w:szCs w:val="24"/>
        </w:rPr>
        <w:t>5.7.1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La Pobreza Absoluta: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29" w:author="Fundación Waal" w:date="2011-05-04T11:16:00Z">
        <w:r w:rsidR="0066755D">
          <w:rPr>
            <w:rFonts w:ascii="Arial" w:hAnsi="Arial" w:cs="Arial"/>
            <w:noProof/>
            <w:webHidden/>
            <w:sz w:val="24"/>
            <w:szCs w:val="24"/>
          </w:rPr>
          <w:t>29</w:t>
        </w:r>
      </w:ins>
      <w:del w:id="30" w:author="Fundación Waal" w:date="2011-05-04T11:16:00Z">
        <w:r w:rsidR="000D046A" w:rsidRPr="009F28B0" w:rsidDel="0066755D">
          <w:rPr>
            <w:rFonts w:ascii="Arial" w:hAnsi="Arial" w:cs="Arial"/>
            <w:noProof/>
            <w:webHidden/>
            <w:sz w:val="24"/>
            <w:szCs w:val="24"/>
          </w:rPr>
          <w:delText>30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"_Toc286835455"</w:instrText>
      </w:r>
      <w:r>
        <w:fldChar w:fldCharType="separate"/>
      </w:r>
      <w:r w:rsidR="000D046A" w:rsidRPr="009F28B0">
        <w:rPr>
          <w:rStyle w:val="Hipervnculo"/>
          <w:noProof/>
          <w:sz w:val="24"/>
          <w:szCs w:val="24"/>
        </w:rPr>
        <w:t>5.7.2</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Relativa: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1" w:author="Fundación Waal" w:date="2011-05-04T11:16:00Z">
        <w:r w:rsidR="0066755D">
          <w:rPr>
            <w:rFonts w:ascii="Arial" w:hAnsi="Arial" w:cs="Arial"/>
            <w:noProof/>
            <w:webHidden/>
            <w:sz w:val="24"/>
            <w:szCs w:val="24"/>
          </w:rPr>
          <w:t>29</w:t>
        </w:r>
      </w:ins>
      <w:del w:id="32" w:author="Fundación Waal" w:date="2011-05-04T11:16:00Z">
        <w:r w:rsidR="000D046A" w:rsidRPr="009F28B0" w:rsidDel="0066755D">
          <w:rPr>
            <w:rFonts w:ascii="Arial" w:hAnsi="Arial" w:cs="Arial"/>
            <w:noProof/>
            <w:webHidden/>
            <w:sz w:val="24"/>
            <w:szCs w:val="24"/>
          </w:rPr>
          <w:delText>30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"_Toc286835456"</w:instrText>
      </w:r>
      <w:r>
        <w:fldChar w:fldCharType="separate"/>
      </w:r>
      <w:r w:rsidR="000D046A" w:rsidRPr="009F28B0">
        <w:rPr>
          <w:rStyle w:val="Hipervnculo"/>
          <w:noProof/>
          <w:sz w:val="24"/>
          <w:szCs w:val="24"/>
        </w:rPr>
        <w:t>5.7.3</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Educativa: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3" w:author="Fundación Waal" w:date="2011-05-04T11:16:00Z">
        <w:r w:rsidR="0066755D">
          <w:rPr>
            <w:rFonts w:ascii="Arial" w:hAnsi="Arial" w:cs="Arial"/>
            <w:noProof/>
            <w:webHidden/>
            <w:sz w:val="24"/>
            <w:szCs w:val="24"/>
          </w:rPr>
          <w:t>30</w:t>
        </w:r>
      </w:ins>
      <w:del w:id="34"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"_Toc286835457"</w:instrText>
      </w:r>
      <w:r>
        <w:fldChar w:fldCharType="separate"/>
      </w:r>
      <w:r w:rsidR="000D046A" w:rsidRPr="009F28B0">
        <w:rPr>
          <w:rStyle w:val="Hipervnculo"/>
          <w:noProof/>
          <w:sz w:val="24"/>
          <w:szCs w:val="24"/>
        </w:rPr>
        <w:t>5.7.4</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Pobres Extremos Educativos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5" w:author="Fundación Waal" w:date="2011-05-04T11:16:00Z">
        <w:r w:rsidR="0066755D">
          <w:rPr>
            <w:rFonts w:ascii="Arial" w:hAnsi="Arial" w:cs="Arial"/>
            <w:noProof/>
            <w:webHidden/>
            <w:sz w:val="24"/>
            <w:szCs w:val="24"/>
          </w:rPr>
          <w:t>30</w:t>
        </w:r>
      </w:ins>
      <w:del w:id="36"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"_Toc286835458"</w:instrText>
      </w:r>
      <w:r>
        <w:fldChar w:fldCharType="separate"/>
      </w:r>
      <w:r w:rsidR="000D046A" w:rsidRPr="009F28B0">
        <w:rPr>
          <w:rStyle w:val="Hipervnculo"/>
          <w:noProof/>
          <w:sz w:val="24"/>
          <w:szCs w:val="24"/>
        </w:rPr>
        <w:t>5.7.5</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Pobres Moderados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7" w:author="Fundación Waal" w:date="2011-05-04T11:16:00Z">
        <w:r w:rsidR="0066755D">
          <w:rPr>
            <w:rFonts w:ascii="Arial" w:hAnsi="Arial" w:cs="Arial"/>
            <w:noProof/>
            <w:webHidden/>
            <w:sz w:val="24"/>
            <w:szCs w:val="24"/>
          </w:rPr>
          <w:t>30</w:t>
        </w:r>
      </w:ins>
      <w:del w:id="38"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"_Toc286835459"</w:instrText>
      </w:r>
      <w:r>
        <w:fldChar w:fldCharType="separate"/>
      </w:r>
      <w:r w:rsidR="000D046A" w:rsidRPr="009F28B0">
        <w:rPr>
          <w:rStyle w:val="Hipervnculo"/>
          <w:noProof/>
          <w:sz w:val="24"/>
          <w:szCs w:val="24"/>
        </w:rPr>
        <w:t>5.7.6</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rPr>
        <w:t>Pobreza de Espacio Habitacional</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_Toc286835459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39" w:author="Fundación Waal" w:date="2011-05-04T11:16:00Z">
        <w:r w:rsidR="0066755D">
          <w:rPr>
            <w:rFonts w:ascii="Arial" w:hAnsi="Arial" w:cs="Arial"/>
            <w:noProof/>
            <w:webHidden/>
            <w:sz w:val="24"/>
            <w:szCs w:val="24"/>
          </w:rPr>
          <w:t>30</w:t>
        </w:r>
      </w:ins>
      <w:del w:id="40"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"_Toc286835460"</w:instrText>
      </w:r>
      <w:r>
        <w:fldChar w:fldCharType="separate"/>
      </w:r>
      <w:r w:rsidR="000D046A" w:rsidRPr="009F28B0">
        <w:rPr>
          <w:rStyle w:val="Hipervnculo"/>
          <w:noProof/>
          <w:sz w:val="24"/>
          <w:szCs w:val="24"/>
        </w:rPr>
        <w:t>5.8</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FACTORES QUE INFLUYEN EN LA POBREZA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1" w:author="Fundación Waal" w:date="2011-05-04T11:16:00Z">
        <w:r w:rsidR="0066755D">
          <w:rPr>
            <w:rFonts w:ascii="Arial" w:hAnsi="Arial" w:cs="Arial"/>
            <w:noProof/>
            <w:webHidden/>
            <w:sz w:val="24"/>
            <w:szCs w:val="24"/>
          </w:rPr>
          <w:t>30</w:t>
        </w:r>
      </w:ins>
      <w:del w:id="42" w:author="Fundación Waal" w:date="2011-05-04T11:16:00Z">
        <w:r w:rsidR="000D046A" w:rsidRPr="009F28B0" w:rsidDel="0066755D">
          <w:rPr>
            <w:rFonts w:ascii="Arial" w:hAnsi="Arial" w:cs="Arial"/>
            <w:noProof/>
            <w:webHidden/>
            <w:sz w:val="24"/>
            <w:szCs w:val="24"/>
          </w:rPr>
          <w:delText>31</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"_Toc286835461"</w:instrText>
      </w:r>
      <w:r>
        <w:fldChar w:fldCharType="separate"/>
      </w:r>
      <w:r w:rsidR="000D046A" w:rsidRPr="009F28B0">
        <w:rPr>
          <w:rStyle w:val="Hipervnculo"/>
          <w:noProof/>
          <w:sz w:val="24"/>
          <w:szCs w:val="24"/>
        </w:rPr>
        <w:t>5.9</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GÉNERO Y DISCRIMINACION: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3" w:author="Fundación Waal" w:date="2011-05-04T11:16:00Z">
        <w:r w:rsidR="0066755D">
          <w:rPr>
            <w:rFonts w:ascii="Arial" w:hAnsi="Arial" w:cs="Arial"/>
            <w:noProof/>
            <w:webHidden/>
            <w:sz w:val="24"/>
            <w:szCs w:val="24"/>
          </w:rPr>
          <w:t>31</w:t>
        </w:r>
      </w:ins>
      <w:del w:id="44" w:author="Fundación Waal" w:date="2011-05-04T11:16:00Z">
        <w:r w:rsidR="000D046A" w:rsidRPr="009F28B0" w:rsidDel="0066755D">
          <w:rPr>
            <w:rFonts w:ascii="Arial" w:hAnsi="Arial" w:cs="Arial"/>
            <w:noProof/>
            <w:webHidden/>
            <w:sz w:val="24"/>
            <w:szCs w:val="24"/>
          </w:rPr>
          <w:delText>32</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"_Toc286835462"</w:instrText>
      </w:r>
      <w:r>
        <w:fldChar w:fldCharType="separate"/>
      </w:r>
      <w:r w:rsidR="000D046A" w:rsidRPr="009F28B0">
        <w:rPr>
          <w:rStyle w:val="Hipervnculo"/>
          <w:noProof/>
          <w:sz w:val="24"/>
          <w:szCs w:val="24"/>
        </w:rPr>
        <w:t>5.10</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kern w:val="36"/>
          <w:sz w:val="24"/>
          <w:szCs w:val="24"/>
          <w:lang w:val="es-ES"/>
        </w:rPr>
        <w:t>DISCRIMINACIÓN DE LA MUJER</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5" w:author="Fundación Waal" w:date="2011-05-04T11:16:00Z">
        <w:r w:rsidR="0066755D">
          <w:rPr>
            <w:rFonts w:ascii="Arial" w:hAnsi="Arial" w:cs="Arial"/>
            <w:noProof/>
            <w:webHidden/>
            <w:sz w:val="24"/>
            <w:szCs w:val="24"/>
          </w:rPr>
          <w:t>34</w:t>
        </w:r>
      </w:ins>
      <w:del w:id="46" w:author="Fundación Waal" w:date="2011-05-04T11:16:00Z">
        <w:r w:rsidR="000D046A" w:rsidRPr="009F28B0" w:rsidDel="0066755D">
          <w:rPr>
            <w:rFonts w:ascii="Arial" w:hAnsi="Arial" w:cs="Arial"/>
            <w:noProof/>
            <w:webHidden/>
            <w:sz w:val="24"/>
            <w:szCs w:val="24"/>
          </w:rPr>
          <w:delText>35</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"_Toc286835463"</w:instrText>
      </w:r>
      <w:r>
        <w:fldChar w:fldCharType="separate"/>
      </w:r>
      <w:r w:rsidR="000D046A" w:rsidRPr="009F28B0">
        <w:rPr>
          <w:rStyle w:val="Hipervnculo"/>
          <w:noProof/>
          <w:sz w:val="24"/>
          <w:szCs w:val="24"/>
        </w:rPr>
        <w:t>5.11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LA MUJER EN BOLIVIA.</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47" w:author="Fundación Waal" w:date="2011-05-04T11:16:00Z">
        <w:r w:rsidR="0066755D">
          <w:rPr>
            <w:rFonts w:ascii="Arial" w:hAnsi="Arial" w:cs="Arial"/>
            <w:noProof/>
            <w:webHidden/>
            <w:sz w:val="24"/>
            <w:szCs w:val="24"/>
          </w:rPr>
          <w:t>35</w:t>
        </w:r>
      </w:ins>
      <w:del w:id="48" w:author="Fundación Waal" w:date="2011-05-04T11:16:00Z">
        <w:r w:rsidR="000D046A" w:rsidRPr="009F28B0" w:rsidDel="0066755D">
          <w:rPr>
            <w:rFonts w:ascii="Arial" w:hAnsi="Arial" w:cs="Arial"/>
            <w:noProof/>
            <w:webHidden/>
            <w:sz w:val="24"/>
            <w:szCs w:val="24"/>
          </w:rPr>
          <w:delText>36</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1"/>
        <w:tabs>
          <w:tab w:val="left" w:pos="440"/>
          <w:tab w:val="right" w:leader="dot" w:pos="9395"/>
        </w:tabs>
        <w:rPr>
          <w:rFonts w:ascii="Arial" w:eastAsia="Times New Roman" w:hAnsi="Arial" w:cs="Arial"/>
          <w:b w:val="0"/>
          <w:bCs w:val="0"/>
          <w:caps w:val="0"/>
          <w:noProof/>
          <w:lang w:val="es-ES" w:eastAsia="es-ES"/>
        </w:rPr>
      </w:pPr>
      <w:r>
        <w:fldChar w:fldCharType="begin"/>
      </w:r>
      <w:r>
        <w:instrText>HYPERLINK \l "_Toc286835464"</w:instrText>
      </w:r>
      <w:r>
        <w:fldChar w:fldCharType="separate"/>
      </w:r>
      <w:r w:rsidR="000D046A" w:rsidRPr="009F28B0">
        <w:rPr>
          <w:rStyle w:val="Hipervnculo"/>
          <w:noProof/>
          <w:sz w:val="24"/>
          <w:szCs w:val="24"/>
          <w:lang w:eastAsia="es-BO"/>
        </w:rPr>
        <w:t>6.</w:t>
      </w:r>
      <w:r w:rsidR="000D046A" w:rsidRPr="009F28B0">
        <w:rPr>
          <w:rFonts w:ascii="Arial" w:eastAsia="Times New Roman" w:hAnsi="Arial" w:cs="Arial"/>
          <w:b w:val="0"/>
          <w:bCs w:val="0"/>
          <w:caps w:val="0"/>
          <w:noProof/>
          <w:lang w:val="es-ES" w:eastAsia="es-ES"/>
        </w:rPr>
        <w:tab/>
      </w:r>
      <w:r w:rsidR="000D046A" w:rsidRPr="009F28B0">
        <w:rPr>
          <w:rStyle w:val="Hipervnculo"/>
          <w:noProof/>
          <w:sz w:val="24"/>
          <w:szCs w:val="24"/>
          <w:lang w:eastAsia="es-BO"/>
        </w:rPr>
        <w:t>DESCRIPCION GENERAL DE LA PROPUESTA: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_Toc286835464 \h </w:instrText>
      </w:r>
      <w:r w:rsidRPr="009F28B0">
        <w:rPr>
          <w:rFonts w:ascii="Arial" w:hAnsi="Arial" w:cs="Arial"/>
          <w:noProof/>
          <w:webHidden/>
        </w:rPr>
      </w:r>
      <w:r w:rsidRPr="009F28B0">
        <w:rPr>
          <w:rFonts w:ascii="Arial" w:hAnsi="Arial" w:cs="Arial"/>
          <w:noProof/>
          <w:webHidden/>
        </w:rPr>
        <w:fldChar w:fldCharType="separate"/>
      </w:r>
      <w:ins w:id="49" w:author="Fundación Waal" w:date="2011-05-04T11:16:00Z">
        <w:r w:rsidR="0066755D">
          <w:rPr>
            <w:rFonts w:ascii="Arial" w:hAnsi="Arial" w:cs="Arial"/>
            <w:noProof/>
            <w:webHidden/>
          </w:rPr>
          <w:t>36</w:t>
        </w:r>
      </w:ins>
      <w:del w:id="50" w:author="Fundación Waal" w:date="2011-05-04T11:16:00Z">
        <w:r w:rsidR="000D046A" w:rsidRPr="009F28B0" w:rsidDel="0066755D">
          <w:rPr>
            <w:rFonts w:ascii="Arial" w:hAnsi="Arial" w:cs="Arial"/>
            <w:noProof/>
            <w:webHidden/>
          </w:rPr>
          <w:delText>37</w:delText>
        </w:r>
      </w:del>
      <w:r w:rsidRPr="009F28B0">
        <w:rPr>
          <w:rFonts w:ascii="Arial" w:hAnsi="Arial" w:cs="Arial"/>
          <w:noProof/>
          <w:webHidden/>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"_Toc286835466"</w:instrText>
      </w:r>
      <w:r>
        <w:fldChar w:fldCharType="separate"/>
      </w:r>
      <w:r w:rsidR="000D046A" w:rsidRPr="009F28B0">
        <w:rPr>
          <w:rStyle w:val="Hipervnculo"/>
          <w:noProof/>
          <w:sz w:val="24"/>
          <w:szCs w:val="24"/>
          <w:lang w:eastAsia="es-BO"/>
        </w:rPr>
        <w:t>6.1</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Estrategias para la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1" w:author="Fundación Waal" w:date="2011-05-04T11:16:00Z">
        <w:r w:rsidR="0066755D">
          <w:rPr>
            <w:rFonts w:ascii="Arial" w:hAnsi="Arial" w:cs="Arial"/>
            <w:noProof/>
            <w:webHidden/>
            <w:sz w:val="24"/>
            <w:szCs w:val="24"/>
          </w:rPr>
          <w:t>36</w:t>
        </w:r>
      </w:ins>
      <w:del w:id="52" w:author="Fundación Waal" w:date="2011-05-04T11:16:00Z">
        <w:r w:rsidR="000D046A" w:rsidRPr="009F28B0" w:rsidDel="0066755D">
          <w:rPr>
            <w:rFonts w:ascii="Arial" w:hAnsi="Arial" w:cs="Arial"/>
            <w:noProof/>
            <w:webHidden/>
            <w:sz w:val="24"/>
            <w:szCs w:val="24"/>
          </w:rPr>
          <w:delText>37</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"_Toc286835467"</w:instrText>
      </w:r>
      <w:r>
        <w:fldChar w:fldCharType="separate"/>
      </w:r>
      <w:r w:rsidR="000D046A" w:rsidRPr="009F28B0">
        <w:rPr>
          <w:rStyle w:val="Hipervnculo"/>
          <w:noProof/>
          <w:sz w:val="24"/>
          <w:szCs w:val="24"/>
          <w:lang w:eastAsia="es-BO"/>
        </w:rPr>
        <w:t>6.1.1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Estrategias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_Toc286835467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3" w:author="Fundación Waal" w:date="2011-05-04T11:16:00Z">
        <w:r w:rsidR="0066755D">
          <w:rPr>
            <w:rFonts w:ascii="Arial" w:hAnsi="Arial" w:cs="Arial"/>
            <w:noProof/>
            <w:webHidden/>
            <w:sz w:val="24"/>
            <w:szCs w:val="24"/>
          </w:rPr>
          <w:t>37</w:t>
        </w:r>
      </w:ins>
      <w:del w:id="54" w:author="Fundación Waal" w:date="2011-05-04T11:16:00Z">
        <w:r w:rsidR="000D046A" w:rsidRPr="009F28B0" w:rsidDel="0066755D">
          <w:rPr>
            <w:rFonts w:ascii="Arial" w:hAnsi="Arial" w:cs="Arial"/>
            <w:noProof/>
            <w:webHidden/>
            <w:sz w:val="24"/>
            <w:szCs w:val="24"/>
          </w:rPr>
          <w:delText>38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"_Toc286835468"</w:instrText>
      </w:r>
      <w:r>
        <w:fldChar w:fldCharType="separate"/>
      </w:r>
      <w:r w:rsidR="000D046A" w:rsidRPr="009F28B0">
        <w:rPr>
          <w:rStyle w:val="Hipervnculo"/>
          <w:noProof/>
          <w:sz w:val="24"/>
          <w:szCs w:val="24"/>
          <w:lang w:eastAsia="es-BO"/>
        </w:rPr>
        <w:t>6.2</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Actividades para la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_Toc286835468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5" w:author="Fundación Waal" w:date="2011-05-04T11:16:00Z">
        <w:r w:rsidR="0066755D">
          <w:rPr>
            <w:rFonts w:ascii="Arial" w:hAnsi="Arial" w:cs="Arial"/>
            <w:noProof/>
            <w:webHidden/>
            <w:sz w:val="24"/>
            <w:szCs w:val="24"/>
          </w:rPr>
          <w:t>37</w:t>
        </w:r>
      </w:ins>
      <w:del w:id="56" w:author="Fundación Waal" w:date="2011-05-04T11:16:00Z">
        <w:r w:rsidR="000D046A" w:rsidRPr="009F28B0" w:rsidDel="0066755D">
          <w:rPr>
            <w:rFonts w:ascii="Arial" w:hAnsi="Arial" w:cs="Arial"/>
            <w:noProof/>
            <w:webHidden/>
            <w:sz w:val="24"/>
            <w:szCs w:val="24"/>
          </w:rPr>
          <w:delText>38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"_Toc286835469"</w:instrText>
      </w:r>
      <w:r>
        <w:fldChar w:fldCharType="separate"/>
      </w:r>
      <w:r w:rsidR="000D046A" w:rsidRPr="009F28B0">
        <w:rPr>
          <w:rStyle w:val="Hipervnculo"/>
          <w:noProof/>
          <w:sz w:val="24"/>
          <w:szCs w:val="24"/>
          <w:lang w:eastAsia="es-BO"/>
        </w:rPr>
        <w:t>6.2.1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Actividades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_Toc286835469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7" w:author="Fundación Waal" w:date="2011-05-04T11:16:00Z">
        <w:r w:rsidR="0066755D">
          <w:rPr>
            <w:rFonts w:ascii="Arial" w:hAnsi="Arial" w:cs="Arial"/>
            <w:noProof/>
            <w:webHidden/>
            <w:sz w:val="24"/>
            <w:szCs w:val="24"/>
          </w:rPr>
          <w:t>37</w:t>
        </w:r>
      </w:ins>
      <w:del w:id="58" w:author="Fundación Waal" w:date="2011-05-04T11:16:00Z">
        <w:r w:rsidR="000D046A" w:rsidRPr="009F28B0" w:rsidDel="0066755D">
          <w:rPr>
            <w:rFonts w:ascii="Arial" w:hAnsi="Arial" w:cs="Arial"/>
            <w:noProof/>
            <w:webHidden/>
            <w:sz w:val="24"/>
            <w:szCs w:val="24"/>
          </w:rPr>
          <w:delText>38</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lastRenderedPageBreak/>
        <w:fldChar w:fldCharType="begin"/>
      </w:r>
      <w:r>
        <w:instrText>HYPERLINK \l "_Toc286835470"</w:instrText>
      </w:r>
      <w:r>
        <w:fldChar w:fldCharType="separate"/>
      </w:r>
      <w:r w:rsidR="000D046A" w:rsidRPr="009F28B0">
        <w:rPr>
          <w:rStyle w:val="Hipervnculo"/>
          <w:noProof/>
          <w:sz w:val="24"/>
          <w:szCs w:val="24"/>
          <w:lang w:eastAsia="es-BO"/>
        </w:rPr>
        <w:t>6.3</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Indicadores y medios de verificación población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_Toc286835470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59" w:author="Fundación Waal" w:date="2011-05-04T11:16:00Z">
        <w:r w:rsidR="0066755D">
          <w:rPr>
            <w:rFonts w:ascii="Arial" w:hAnsi="Arial" w:cs="Arial"/>
            <w:noProof/>
            <w:webHidden/>
            <w:sz w:val="24"/>
            <w:szCs w:val="24"/>
          </w:rPr>
          <w:t>38</w:t>
        </w:r>
      </w:ins>
      <w:del w:id="60"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"_Toc286835471"</w:instrText>
      </w:r>
      <w:r>
        <w:fldChar w:fldCharType="separate"/>
      </w:r>
      <w:r w:rsidR="000D046A" w:rsidRPr="009F28B0">
        <w:rPr>
          <w:rStyle w:val="Hipervnculo"/>
          <w:noProof/>
          <w:sz w:val="24"/>
          <w:szCs w:val="24"/>
          <w:lang w:eastAsia="es-BO"/>
        </w:rPr>
        <w:t>6.3.1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Indicadores y medios de verificación para la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_Toc286835471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1" w:author="Fundación Waal" w:date="2011-05-04T11:16:00Z">
        <w:r w:rsidR="0066755D">
          <w:rPr>
            <w:rFonts w:ascii="Arial" w:hAnsi="Arial" w:cs="Arial"/>
            <w:noProof/>
            <w:webHidden/>
            <w:sz w:val="24"/>
            <w:szCs w:val="24"/>
          </w:rPr>
          <w:t>38</w:t>
        </w:r>
      </w:ins>
      <w:del w:id="62"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"_Toc286835472"</w:instrText>
      </w:r>
      <w:r>
        <w:fldChar w:fldCharType="separate"/>
      </w:r>
      <w:r w:rsidR="000D046A" w:rsidRPr="009F28B0">
        <w:rPr>
          <w:rStyle w:val="Hipervnculo"/>
          <w:noProof/>
          <w:sz w:val="24"/>
          <w:szCs w:val="24"/>
          <w:lang w:eastAsia="es-BO"/>
        </w:rPr>
        <w:t>6.4</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Beneficiarios directos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_Toc286835472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3" w:author="Fundación Waal" w:date="2011-05-04T11:16:00Z">
        <w:r w:rsidR="0066755D">
          <w:rPr>
            <w:rFonts w:ascii="Arial" w:hAnsi="Arial" w:cs="Arial"/>
            <w:noProof/>
            <w:webHidden/>
            <w:sz w:val="24"/>
            <w:szCs w:val="24"/>
          </w:rPr>
          <w:t>38</w:t>
        </w:r>
      </w:ins>
      <w:del w:id="64"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3"/>
        <w:tabs>
          <w:tab w:val="left" w:pos="880"/>
          <w:tab w:val="right" w:leader="dot" w:pos="9395"/>
        </w:tabs>
        <w:rPr>
          <w:rFonts w:ascii="Arial" w:eastAsia="Times New Roman" w:hAnsi="Arial" w:cs="Arial"/>
          <w:noProof/>
          <w:sz w:val="24"/>
          <w:szCs w:val="24"/>
          <w:lang w:val="es-ES" w:eastAsia="es-ES"/>
        </w:rPr>
      </w:pPr>
      <w:r>
        <w:fldChar w:fldCharType="begin"/>
      </w:r>
      <w:r>
        <w:instrText>HYPERLINK \l "_Toc286835473"</w:instrText>
      </w:r>
      <w:r>
        <w:fldChar w:fldCharType="separate"/>
      </w:r>
      <w:r w:rsidR="000D046A" w:rsidRPr="009F28B0">
        <w:rPr>
          <w:rStyle w:val="Hipervnculo"/>
          <w:noProof/>
          <w:sz w:val="24"/>
          <w:szCs w:val="24"/>
          <w:lang w:eastAsia="es-BO"/>
        </w:rPr>
        <w:t>6.4.1</w:t>
      </w:r>
      <w:r w:rsidR="000D046A" w:rsidRPr="009F28B0">
        <w:rPr>
          <w:rFonts w:ascii="Arial" w:eastAsia="Times New Roman" w:hAnsi="Arial" w:cs="Arial"/>
          <w:noProof/>
          <w:sz w:val="24"/>
          <w:szCs w:val="24"/>
          <w:lang w:val="es-ES" w:eastAsia="es-ES"/>
        </w:rPr>
        <w:tab/>
      </w:r>
      <w:r w:rsidR="000D046A" w:rsidRPr="009F28B0">
        <w:rPr>
          <w:rStyle w:val="Hipervnculo"/>
          <w:noProof/>
          <w:sz w:val="24"/>
          <w:szCs w:val="24"/>
          <w:lang w:eastAsia="es-BO"/>
        </w:rPr>
        <w:t>Beneficiarios Indirectos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_Toc286835473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5" w:author="Fundación Waal" w:date="2011-05-04T11:16:00Z">
        <w:r w:rsidR="0066755D">
          <w:rPr>
            <w:rFonts w:ascii="Arial" w:hAnsi="Arial" w:cs="Arial"/>
            <w:noProof/>
            <w:webHidden/>
            <w:sz w:val="24"/>
            <w:szCs w:val="24"/>
          </w:rPr>
          <w:t>38</w:t>
        </w:r>
      </w:ins>
      <w:del w:id="66"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"_Toc286835474"</w:instrText>
      </w:r>
      <w:r>
        <w:fldChar w:fldCharType="separate"/>
      </w:r>
      <w:r w:rsidR="000D046A" w:rsidRPr="009F28B0">
        <w:rPr>
          <w:rStyle w:val="Hipervnculo"/>
          <w:noProof/>
          <w:sz w:val="24"/>
          <w:szCs w:val="24"/>
          <w:lang w:eastAsia="es-BO"/>
        </w:rPr>
        <w:t>6.5</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Presupuesto población e institución</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_Toc286835474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7" w:author="Fundación Waal" w:date="2011-05-04T11:16:00Z">
        <w:r w:rsidR="0066755D">
          <w:rPr>
            <w:rFonts w:ascii="Arial" w:hAnsi="Arial" w:cs="Arial"/>
            <w:noProof/>
            <w:webHidden/>
            <w:sz w:val="24"/>
            <w:szCs w:val="24"/>
          </w:rPr>
          <w:t>38</w:t>
        </w:r>
      </w:ins>
      <w:del w:id="68" w:author="Fundación Waal" w:date="2011-05-04T11:16:00Z">
        <w:r w:rsidR="000D046A" w:rsidRPr="009F28B0" w:rsidDel="0066755D">
          <w:rPr>
            <w:rFonts w:ascii="Arial" w:hAnsi="Arial" w:cs="Arial"/>
            <w:noProof/>
            <w:webHidden/>
            <w:sz w:val="24"/>
            <w:szCs w:val="24"/>
          </w:rPr>
          <w:delText>39</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"_Toc286835475"</w:instrText>
      </w:r>
      <w:r>
        <w:fldChar w:fldCharType="separate"/>
      </w:r>
      <w:r w:rsidR="000D046A" w:rsidRPr="009F28B0">
        <w:rPr>
          <w:rStyle w:val="Hipervnculo"/>
          <w:noProof/>
          <w:sz w:val="24"/>
          <w:szCs w:val="24"/>
          <w:lang w:eastAsia="es-BO"/>
        </w:rPr>
        <w:t>6.6</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Datos obtenidos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_Toc286835475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ins w:id="69" w:author="Fundación Waal" w:date="2011-05-04T11:16:00Z">
        <w:r w:rsidR="0066755D">
          <w:rPr>
            <w:rFonts w:ascii="Arial" w:hAnsi="Arial" w:cs="Arial"/>
            <w:noProof/>
            <w:webHidden/>
            <w:sz w:val="24"/>
            <w:szCs w:val="24"/>
          </w:rPr>
          <w:t>39</w:t>
        </w:r>
      </w:ins>
      <w:del w:id="70" w:author="Fundación Waal" w:date="2011-05-04T11:16:00Z">
        <w:r w:rsidR="000D046A" w:rsidRPr="009F28B0" w:rsidDel="0066755D">
          <w:rPr>
            <w:rFonts w:ascii="Arial" w:hAnsi="Arial" w:cs="Arial"/>
            <w:noProof/>
            <w:webHidden/>
            <w:sz w:val="24"/>
            <w:szCs w:val="24"/>
          </w:rPr>
          <w:delText>40</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hyperlink w:anchor="_Toc286835476" w:history="1">
        <w:r w:rsidR="000D046A" w:rsidRPr="009F28B0">
          <w:rPr>
            <w:rStyle w:val="Hipervnculo"/>
            <w:noProof/>
            <w:sz w:val="24"/>
            <w:szCs w:val="24"/>
          </w:rPr>
          <w:t>6.7</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rPr>
          <w:t>Cronograma de actividades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_Toc286835476 \h </w:instrText>
        </w:r>
        <w:r w:rsidRPr="009F28B0">
          <w:rPr>
            <w:rFonts w:ascii="Arial" w:hAnsi="Arial" w:cs="Arial"/>
            <w:noProof/>
            <w:webHidden/>
            <w:sz w:val="24"/>
            <w:szCs w:val="24"/>
          </w:rPr>
        </w:r>
        <w:r w:rsidRPr="009F28B0">
          <w:rPr>
            <w:rFonts w:ascii="Arial" w:hAnsi="Arial" w:cs="Arial"/>
            <w:noProof/>
            <w:webHidden/>
            <w:sz w:val="24"/>
            <w:szCs w:val="24"/>
          </w:rPr>
          <w:fldChar w:fldCharType="separate"/>
        </w:r>
        <w:r w:rsidR="0066755D">
          <w:rPr>
            <w:rFonts w:ascii="Arial" w:hAnsi="Arial" w:cs="Arial"/>
            <w:noProof/>
            <w:webHidden/>
            <w:sz w:val="24"/>
            <w:szCs w:val="24"/>
          </w:rPr>
          <w:t>42</w:t>
        </w:r>
        <w:r w:rsidRPr="009F28B0">
          <w:rPr>
            <w:rFonts w:ascii="Arial" w:hAnsi="Arial" w:cs="Arial"/>
            <w:noProof/>
            <w:webHidden/>
            <w:sz w:val="24"/>
            <w:szCs w:val="24"/>
          </w:rPr>
          <w:fldChar w:fldCharType="end"/>
        </w:r>
      </w:hyperlink>
    </w:p>
    <w:p w:rsidR="000D046A" w:rsidRPr="009F28B0" w:rsidRDefault="00733930" w:rsidP="000D046A">
      <w:pPr>
        <w:pStyle w:val="TDC2"/>
        <w:tabs>
          <w:tab w:val="left" w:pos="660"/>
          <w:tab w:val="right" w:leader="dot" w:pos="9395"/>
        </w:tabs>
        <w:rPr>
          <w:rFonts w:ascii="Arial" w:eastAsia="Times New Roman" w:hAnsi="Arial" w:cs="Arial"/>
          <w:b w:val="0"/>
          <w:bCs w:val="0"/>
          <w:noProof/>
          <w:sz w:val="24"/>
          <w:szCs w:val="24"/>
          <w:lang w:val="es-ES" w:eastAsia="es-ES"/>
        </w:rPr>
      </w:pPr>
      <w:r>
        <w:fldChar w:fldCharType="begin"/>
      </w:r>
      <w:r>
        <w:instrText>HYPERLINK \l "_Toc286835477"</w:instrText>
      </w:r>
      <w:r>
        <w:fldChar w:fldCharType="separate"/>
      </w:r>
      <w:r w:rsidR="000D046A" w:rsidRPr="009F28B0">
        <w:rPr>
          <w:rStyle w:val="Hipervnculo"/>
          <w:noProof/>
          <w:sz w:val="24"/>
          <w:szCs w:val="24"/>
          <w:lang w:eastAsia="es-BO"/>
        </w:rPr>
        <w:t>6.8</w:t>
      </w:r>
      <w:r w:rsidR="000D046A" w:rsidRPr="009F28B0">
        <w:rPr>
          <w:rFonts w:ascii="Arial" w:eastAsia="Times New Roman" w:hAnsi="Arial" w:cs="Arial"/>
          <w:b w:val="0"/>
          <w:bCs w:val="0"/>
          <w:noProof/>
          <w:sz w:val="24"/>
          <w:szCs w:val="24"/>
          <w:lang w:val="es-ES" w:eastAsia="es-ES"/>
        </w:rPr>
        <w:tab/>
      </w:r>
      <w:r w:rsidR="000D046A" w:rsidRPr="009F28B0">
        <w:rPr>
          <w:rStyle w:val="Hipervnculo"/>
          <w:noProof/>
          <w:sz w:val="24"/>
          <w:szCs w:val="24"/>
          <w:lang w:eastAsia="es-BO"/>
        </w:rPr>
        <w:t>Resultados obtenidos</w:t>
      </w:r>
      <w:r w:rsidR="000D046A" w:rsidRPr="009F28B0">
        <w:rPr>
          <w:rFonts w:ascii="Arial" w:hAnsi="Arial" w:cs="Arial"/>
          <w:noProof/>
          <w:webHidden/>
          <w:sz w:val="24"/>
          <w:szCs w:val="24"/>
        </w:rPr>
        <w:tab/>
      </w:r>
      <w:r w:rsidRPr="009F28B0">
        <w:rPr>
          <w:rFonts w:ascii="Arial" w:hAnsi="Arial" w:cs="Arial"/>
          <w:noProof/>
          <w:webHidden/>
          <w:sz w:val="24"/>
          <w:szCs w:val="24"/>
        </w:rPr>
        <w:fldChar w:fldCharType="begin"/>
      </w:r>
      <w:r w:rsidR="000D046A" w:rsidRPr="009F28B0">
        <w:rPr>
          <w:rFonts w:ascii="Arial" w:hAnsi="Arial" w:cs="Arial"/>
          <w:noProof/>
          <w:webHidden/>
          <w:sz w:val="24"/>
          <w:szCs w:val="24"/>
        </w:rPr>
        <w:instrText xml:space="preserve"> PAGEREF _Toc286835477 \h </w:instrText>
      </w:r>
      <w:r w:rsidRPr="009F28B0">
        <w:rPr>
          <w:rFonts w:ascii="Arial" w:hAnsi="Arial" w:cs="Arial"/>
          <w:noProof/>
          <w:webHidden/>
          <w:sz w:val="24"/>
          <w:szCs w:val="24"/>
        </w:rPr>
        <w:fldChar w:fldCharType="separate"/>
      </w:r>
      <w:ins w:id="71" w:author="Fundación Waal" w:date="2011-05-04T11:16:00Z">
        <w:r w:rsidR="0066755D">
          <w:rPr>
            <w:rFonts w:ascii="Arial" w:hAnsi="Arial" w:cs="Arial"/>
            <w:b w:val="0"/>
            <w:bCs w:val="0"/>
            <w:noProof/>
            <w:webHidden/>
            <w:sz w:val="24"/>
            <w:szCs w:val="24"/>
            <w:lang w:val="es-ES"/>
          </w:rPr>
          <w:t>¡Error! Marcador no definido.</w:t>
        </w:r>
      </w:ins>
      <w:del w:id="72" w:author="Fundación Waal" w:date="2011-05-04T11:16:00Z">
        <w:r w:rsidR="000D046A" w:rsidRPr="009F28B0" w:rsidDel="0066755D">
          <w:rPr>
            <w:rFonts w:ascii="Arial" w:hAnsi="Arial" w:cs="Arial"/>
            <w:noProof/>
            <w:webHidden/>
            <w:sz w:val="24"/>
            <w:szCs w:val="24"/>
          </w:rPr>
          <w:delText>44</w:delText>
        </w:r>
      </w:del>
      <w:r w:rsidRPr="009F28B0">
        <w:rPr>
          <w:rFonts w:ascii="Arial" w:hAnsi="Arial" w:cs="Arial"/>
          <w:noProof/>
          <w:webHidden/>
          <w:sz w:val="24"/>
          <w:szCs w:val="24"/>
        </w:rPr>
        <w:fldChar w:fldCharType="end"/>
      </w:r>
      <w:r>
        <w:fldChar w:fldCharType="end"/>
      </w:r>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r>
        <w:fldChar w:fldCharType="begin"/>
      </w:r>
      <w:r>
        <w:instrText>HYPERLINK \l "_Toc286835478"</w:instrText>
      </w:r>
      <w:r>
        <w:fldChar w:fldCharType="separate"/>
      </w:r>
      <w:r w:rsidR="000D046A" w:rsidRPr="009F28B0">
        <w:rPr>
          <w:rStyle w:val="Hipervnculo"/>
          <w:noProof/>
          <w:sz w:val="24"/>
          <w:szCs w:val="24"/>
          <w:lang w:eastAsia="es-BO"/>
        </w:rPr>
        <w:t>CONCLUSIONES</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_Toc286835478 \h </w:instrText>
      </w:r>
      <w:r w:rsidRPr="009F28B0">
        <w:rPr>
          <w:rFonts w:ascii="Arial" w:hAnsi="Arial" w:cs="Arial"/>
          <w:noProof/>
          <w:webHidden/>
        </w:rPr>
      </w:r>
      <w:r w:rsidRPr="009F28B0">
        <w:rPr>
          <w:rFonts w:ascii="Arial" w:hAnsi="Arial" w:cs="Arial"/>
          <w:noProof/>
          <w:webHidden/>
        </w:rPr>
        <w:fldChar w:fldCharType="separate"/>
      </w:r>
      <w:ins w:id="73" w:author="Fundación Waal" w:date="2011-05-04T11:16:00Z">
        <w:r w:rsidR="0066755D">
          <w:rPr>
            <w:rFonts w:ascii="Arial" w:hAnsi="Arial" w:cs="Arial"/>
            <w:noProof/>
            <w:webHidden/>
          </w:rPr>
          <w:t>40</w:t>
        </w:r>
      </w:ins>
      <w:del w:id="74" w:author="Fundación Waal" w:date="2011-05-04T11:16:00Z">
        <w:r w:rsidR="000D046A" w:rsidRPr="009F28B0" w:rsidDel="0066755D">
          <w:rPr>
            <w:rFonts w:ascii="Arial" w:hAnsi="Arial" w:cs="Arial"/>
            <w:noProof/>
            <w:webHidden/>
          </w:rPr>
          <w:delText>52</w:delText>
        </w:r>
      </w:del>
      <w:r w:rsidRPr="009F28B0">
        <w:rPr>
          <w:rFonts w:ascii="Arial" w:hAnsi="Arial" w:cs="Arial"/>
          <w:noProof/>
          <w:webHidden/>
        </w:rPr>
        <w:fldChar w:fldCharType="end"/>
      </w:r>
      <w:r>
        <w:fldChar w:fldCharType="end"/>
      </w:r>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r>
        <w:fldChar w:fldCharType="begin"/>
      </w:r>
      <w:r>
        <w:instrText>HYPERLINK \l "_Toc286835479"</w:instrText>
      </w:r>
      <w:r>
        <w:fldChar w:fldCharType="separate"/>
      </w:r>
      <w:r w:rsidR="000D046A" w:rsidRPr="009F28B0">
        <w:rPr>
          <w:rStyle w:val="Hipervnculo"/>
          <w:noProof/>
          <w:sz w:val="24"/>
          <w:szCs w:val="24"/>
          <w:lang w:eastAsia="es-BO"/>
        </w:rPr>
        <w:t>ANEXOS</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_Toc286835479 \h </w:instrText>
      </w:r>
      <w:r w:rsidRPr="009F28B0">
        <w:rPr>
          <w:rFonts w:ascii="Arial" w:hAnsi="Arial" w:cs="Arial"/>
          <w:noProof/>
          <w:webHidden/>
        </w:rPr>
      </w:r>
      <w:r w:rsidRPr="009F28B0">
        <w:rPr>
          <w:rFonts w:ascii="Arial" w:hAnsi="Arial" w:cs="Arial"/>
          <w:noProof/>
          <w:webHidden/>
        </w:rPr>
        <w:fldChar w:fldCharType="separate"/>
      </w:r>
      <w:ins w:id="75" w:author="Fundación Waal" w:date="2011-05-04T11:16:00Z">
        <w:r w:rsidR="0066755D">
          <w:rPr>
            <w:rFonts w:ascii="Arial" w:hAnsi="Arial" w:cs="Arial"/>
            <w:noProof/>
            <w:webHidden/>
          </w:rPr>
          <w:t>45</w:t>
        </w:r>
      </w:ins>
      <w:del w:id="76" w:author="Fundación Waal" w:date="2011-05-04T11:16:00Z">
        <w:r w:rsidR="000D046A" w:rsidRPr="009F28B0" w:rsidDel="0066755D">
          <w:rPr>
            <w:rFonts w:ascii="Arial" w:hAnsi="Arial" w:cs="Arial"/>
            <w:noProof/>
            <w:webHidden/>
          </w:rPr>
          <w:delText>54</w:delText>
        </w:r>
      </w:del>
      <w:r w:rsidRPr="009F28B0">
        <w:rPr>
          <w:rFonts w:ascii="Arial" w:hAnsi="Arial" w:cs="Arial"/>
          <w:noProof/>
          <w:webHidden/>
        </w:rPr>
        <w:fldChar w:fldCharType="end"/>
      </w:r>
      <w:r>
        <w:fldChar w:fldCharType="end"/>
      </w:r>
    </w:p>
    <w:p w:rsidR="000D046A" w:rsidRPr="009F28B0" w:rsidRDefault="00733930" w:rsidP="000D046A">
      <w:pPr>
        <w:pStyle w:val="TDC1"/>
        <w:tabs>
          <w:tab w:val="right" w:leader="dot" w:pos="9395"/>
        </w:tabs>
        <w:rPr>
          <w:rFonts w:ascii="Arial" w:eastAsia="Times New Roman" w:hAnsi="Arial" w:cs="Arial"/>
          <w:b w:val="0"/>
          <w:bCs w:val="0"/>
          <w:caps w:val="0"/>
          <w:noProof/>
          <w:lang w:val="es-ES" w:eastAsia="es-ES"/>
        </w:rPr>
      </w:pPr>
      <w:r>
        <w:fldChar w:fldCharType="begin"/>
      </w:r>
      <w:r>
        <w:instrText>HYPERLINK \l "_Toc286835480"</w:instrText>
      </w:r>
      <w:r>
        <w:fldChar w:fldCharType="separate"/>
      </w:r>
      <w:r w:rsidR="000D046A" w:rsidRPr="009F28B0">
        <w:rPr>
          <w:rStyle w:val="Hipervnculo"/>
          <w:noProof/>
          <w:sz w:val="24"/>
          <w:szCs w:val="24"/>
        </w:rPr>
        <w:t>BIBLIOGRAFIA</w:t>
      </w:r>
      <w:r w:rsidR="000D046A" w:rsidRPr="009F28B0">
        <w:rPr>
          <w:rFonts w:ascii="Arial" w:hAnsi="Arial" w:cs="Arial"/>
          <w:noProof/>
          <w:webHidden/>
        </w:rPr>
        <w:tab/>
      </w:r>
      <w:r w:rsidRPr="009F28B0">
        <w:rPr>
          <w:rFonts w:ascii="Arial" w:hAnsi="Arial" w:cs="Arial"/>
          <w:noProof/>
          <w:webHidden/>
        </w:rPr>
        <w:fldChar w:fldCharType="begin"/>
      </w:r>
      <w:r w:rsidR="000D046A" w:rsidRPr="009F28B0">
        <w:rPr>
          <w:rFonts w:ascii="Arial" w:hAnsi="Arial" w:cs="Arial"/>
          <w:noProof/>
          <w:webHidden/>
        </w:rPr>
        <w:instrText xml:space="preserve"> PAGEREF _Toc286835480 \h </w:instrText>
      </w:r>
      <w:r w:rsidRPr="009F28B0">
        <w:rPr>
          <w:rFonts w:ascii="Arial" w:hAnsi="Arial" w:cs="Arial"/>
          <w:noProof/>
          <w:webHidden/>
        </w:rPr>
      </w:r>
      <w:r w:rsidRPr="009F28B0">
        <w:rPr>
          <w:rFonts w:ascii="Arial" w:hAnsi="Arial" w:cs="Arial"/>
          <w:noProof/>
          <w:webHidden/>
        </w:rPr>
        <w:fldChar w:fldCharType="separate"/>
      </w:r>
      <w:ins w:id="77" w:author="Fundación Waal" w:date="2011-05-04T11:16:00Z">
        <w:r w:rsidR="0066755D">
          <w:rPr>
            <w:rFonts w:ascii="Arial" w:hAnsi="Arial" w:cs="Arial"/>
            <w:noProof/>
            <w:webHidden/>
          </w:rPr>
          <w:t>57</w:t>
        </w:r>
      </w:ins>
      <w:del w:id="78" w:author="Fundación Waal" w:date="2011-05-04T11:16:00Z">
        <w:r w:rsidR="000D046A" w:rsidRPr="009F28B0" w:rsidDel="0066755D">
          <w:rPr>
            <w:rFonts w:ascii="Arial" w:hAnsi="Arial" w:cs="Arial"/>
            <w:noProof/>
            <w:webHidden/>
          </w:rPr>
          <w:delText>66</w:delText>
        </w:r>
      </w:del>
      <w:r w:rsidRPr="009F28B0">
        <w:rPr>
          <w:rFonts w:ascii="Arial" w:hAnsi="Arial" w:cs="Arial"/>
          <w:noProof/>
          <w:webHidden/>
        </w:rPr>
        <w:fldChar w:fldCharType="end"/>
      </w:r>
      <w:r>
        <w:fldChar w:fldCharType="end"/>
      </w:r>
    </w:p>
    <w:p w:rsidR="000D046A" w:rsidRPr="00D05D3E" w:rsidRDefault="00733930" w:rsidP="000D046A">
      <w:pPr>
        <w:spacing w:line="360" w:lineRule="auto"/>
        <w:rPr>
          <w:rFonts w:ascii="Cambria" w:hAnsi="Cambria"/>
          <w:b/>
          <w:bCs/>
          <w:caps/>
          <w:sz w:val="24"/>
          <w:szCs w:val="24"/>
          <w:lang w:val="es-ES"/>
        </w:rPr>
      </w:pPr>
      <w:r w:rsidRPr="009F28B0">
        <w:rPr>
          <w:rFonts w:ascii="Arial" w:hAnsi="Arial" w:cs="Arial"/>
          <w:b/>
          <w:bCs/>
          <w:caps/>
          <w:sz w:val="24"/>
          <w:szCs w:val="24"/>
          <w:lang w:val="es-ES"/>
        </w:rPr>
        <w:fldChar w:fldCharType="end"/>
      </w:r>
    </w:p>
    <w:p w:rsidR="000D046A" w:rsidRPr="00D05D3E" w:rsidRDefault="000D046A" w:rsidP="000D046A">
      <w:pPr>
        <w:spacing w:line="360" w:lineRule="auto"/>
        <w:rPr>
          <w:lang w:val="es-ES"/>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spacing w:after="0" w:line="360" w:lineRule="auto"/>
        <w:jc w:val="center"/>
        <w:rPr>
          <w:rFonts w:ascii="Arial" w:hAnsi="Arial" w:cs="Arial"/>
          <w:b/>
        </w:rPr>
      </w:pPr>
    </w:p>
    <w:p w:rsidR="000D046A" w:rsidRPr="00D05D3E" w:rsidRDefault="000D046A" w:rsidP="000D046A">
      <w:pPr>
        <w:pStyle w:val="Ttulo1"/>
        <w:spacing w:before="0"/>
      </w:pPr>
      <w:bookmarkStart w:id="79" w:name="_Toc285446038"/>
      <w:bookmarkStart w:id="80" w:name="_Toc285447023"/>
      <w:bookmarkStart w:id="81" w:name="_Toc286835411"/>
      <w:r w:rsidRPr="00D05D3E">
        <w:lastRenderedPageBreak/>
        <w:t>DATOS DE LA INSTITUCIÓN</w:t>
      </w:r>
      <w:bookmarkEnd w:id="79"/>
      <w:bookmarkEnd w:id="80"/>
      <w:bookmarkEnd w:id="81"/>
      <w:r w:rsidR="00733930" w:rsidRPr="00D05D3E">
        <w:rPr>
          <w:rStyle w:val="normal0"/>
        </w:rPr>
        <w:fldChar w:fldCharType="begin"/>
      </w:r>
      <w:r w:rsidRPr="00D05D3E">
        <w:rPr>
          <w:rStyle w:val="normal0"/>
        </w:rPr>
        <w:instrText xml:space="preserve"> XE "</w:instrText>
      </w:r>
      <w:r w:rsidRPr="00D05D3E">
        <w:instrText>DATOS DE LA INSTITUCION</w:instrText>
      </w:r>
      <w:r w:rsidRPr="00D05D3E">
        <w:rPr>
          <w:rStyle w:val="normal0"/>
        </w:rPr>
        <w:instrText xml:space="preserve">" \b </w:instrText>
      </w:r>
      <w:r w:rsidR="00733930" w:rsidRPr="00D05D3E">
        <w:rPr>
          <w:rStyle w:val="normal0"/>
        </w:rPr>
        <w:fldChar w:fldCharType="end"/>
      </w:r>
    </w:p>
    <w:p w:rsidR="000D046A" w:rsidRPr="00D05D3E" w:rsidRDefault="000D046A" w:rsidP="000D046A">
      <w:pPr>
        <w:pStyle w:val="Ttulo2"/>
        <w:spacing w:before="0" w:line="360" w:lineRule="auto"/>
        <w:ind w:left="1134" w:hanging="567"/>
        <w:rPr>
          <w:rStyle w:val="normal0"/>
          <w:rFonts w:cs="Arial"/>
          <w:szCs w:val="22"/>
        </w:rPr>
      </w:pPr>
      <w:bookmarkStart w:id="82" w:name="_Toc285443892"/>
      <w:bookmarkStart w:id="83" w:name="_Toc285445379"/>
      <w:bookmarkStart w:id="84" w:name="_Toc285445677"/>
      <w:bookmarkStart w:id="85" w:name="_Toc285445699"/>
      <w:bookmarkStart w:id="86" w:name="_Toc285446039"/>
      <w:bookmarkStart w:id="87" w:name="_Toc285447024"/>
      <w:bookmarkStart w:id="88" w:name="_Toc286835412"/>
      <w:r w:rsidRPr="00D05D3E">
        <w:rPr>
          <w:rStyle w:val="normal0"/>
          <w:rFonts w:cs="Arial"/>
          <w:szCs w:val="22"/>
        </w:rPr>
        <w:t>DATOS GENERALES</w:t>
      </w:r>
      <w:bookmarkEnd w:id="82"/>
      <w:bookmarkEnd w:id="83"/>
      <w:bookmarkEnd w:id="84"/>
      <w:bookmarkEnd w:id="85"/>
      <w:bookmarkEnd w:id="86"/>
      <w:bookmarkEnd w:id="87"/>
      <w:bookmarkEnd w:id="88"/>
      <w:r w:rsidR="00733930"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733930" w:rsidRPr="00D05D3E">
        <w:rPr>
          <w:rStyle w:val="normal0"/>
          <w:rFonts w:cs="Arial"/>
          <w:szCs w:val="22"/>
        </w:rPr>
        <w:fldChar w:fldCharType="end"/>
      </w:r>
      <w:r w:rsidR="00733930" w:rsidRPr="00D05D3E">
        <w:rPr>
          <w:rStyle w:val="normal0"/>
          <w:rFonts w:cs="Arial"/>
          <w:szCs w:val="22"/>
        </w:rPr>
        <w:fldChar w:fldCharType="begin"/>
      </w:r>
      <w:r w:rsidRPr="00D05D3E">
        <w:rPr>
          <w:rStyle w:val="normal0"/>
          <w:rFonts w:cs="Arial"/>
          <w:szCs w:val="22"/>
        </w:rPr>
        <w:instrText xml:space="preserve"> XE "</w:instrText>
      </w:r>
      <w:r w:rsidRPr="00D05D3E">
        <w:rPr>
          <w:rFonts w:cs="Arial"/>
          <w:szCs w:val="22"/>
        </w:rPr>
        <w:instrText>DATOS DE LA INSTITUCION</w:instrText>
      </w:r>
      <w:r w:rsidRPr="00D05D3E">
        <w:rPr>
          <w:rStyle w:val="normal0"/>
          <w:rFonts w:cs="Arial"/>
          <w:szCs w:val="22"/>
        </w:rPr>
        <w:instrText xml:space="preserve">" </w:instrText>
      </w:r>
      <w:r w:rsidR="00733930" w:rsidRPr="00D05D3E">
        <w:rPr>
          <w:rStyle w:val="normal0"/>
          <w:rFonts w:cs="Arial"/>
          <w:szCs w:val="22"/>
        </w:rPr>
        <w:fldChar w:fldCharType="end"/>
      </w:r>
      <w:r w:rsidR="00733930" w:rsidRPr="00D05D3E">
        <w:rPr>
          <w:rStyle w:val="normal0"/>
          <w:rFonts w:cs="Arial"/>
          <w:szCs w:val="22"/>
        </w:rPr>
        <w:fldChar w:fldCharType="begin"/>
      </w:r>
      <w:r w:rsidRPr="00D05D3E">
        <w:rPr>
          <w:rStyle w:val="normal0"/>
          <w:rFonts w:cs="Arial"/>
          <w:szCs w:val="22"/>
        </w:rPr>
        <w:instrText xml:space="preserve"> XE "DATOS DE LA INSTITUCION" </w:instrText>
      </w:r>
      <w:r w:rsidR="00733930" w:rsidRPr="00D05D3E">
        <w:rPr>
          <w:rStyle w:val="normal0"/>
          <w:rFonts w:cs="Arial"/>
          <w:szCs w:val="22"/>
        </w:rPr>
        <w:fldChar w:fldCharType="end"/>
      </w:r>
    </w:p>
    <w:p w:rsidR="000D046A" w:rsidRPr="00D05D3E" w:rsidRDefault="000D046A" w:rsidP="000D046A">
      <w:pPr>
        <w:spacing w:line="360" w:lineRule="auto"/>
        <w:rPr>
          <w:rFonts w:ascii="Arial" w:hAnsi="Arial" w:cs="Arial"/>
          <w:lang w:val="es-ES"/>
        </w:rPr>
      </w:pPr>
      <w:r w:rsidRPr="00D05D3E">
        <w:rPr>
          <w:rFonts w:ascii="Arial" w:hAnsi="Arial" w:cs="Arial"/>
          <w:lang w:val="es-ES"/>
        </w:rPr>
        <w:t>El centro de salud de Jaihuayco es un centro de atención  primer nivel  en el cual los horarios de atención son de 8:00 am a 14:00 pm.</w:t>
      </w:r>
    </w:p>
    <w:p w:rsidR="000D046A" w:rsidRPr="00D05D3E" w:rsidRDefault="000D046A" w:rsidP="000D046A">
      <w:pPr>
        <w:spacing w:line="360" w:lineRule="auto"/>
        <w:rPr>
          <w:rFonts w:ascii="Arial" w:hAnsi="Arial" w:cs="Arial"/>
          <w:lang w:val="es-ES"/>
        </w:rPr>
      </w:pPr>
      <w:r w:rsidRPr="00D05D3E">
        <w:rPr>
          <w:rFonts w:ascii="Arial" w:hAnsi="Arial" w:cs="Arial"/>
          <w:lang w:val="es-ES"/>
        </w:rPr>
        <w:t>Se encuentra bajo la siguiente descripción:</w:t>
      </w:r>
    </w:p>
    <w:p w:rsidR="000D046A" w:rsidRPr="00D05D3E" w:rsidRDefault="000D046A" w:rsidP="000D046A">
      <w:pPr>
        <w:spacing w:line="360" w:lineRule="auto"/>
        <w:rPr>
          <w:rFonts w:ascii="Arial" w:hAnsi="Arial" w:cs="Arial"/>
          <w:lang w:val="es-ES"/>
        </w:rPr>
      </w:pPr>
      <w:r w:rsidRPr="00D05D3E">
        <w:rPr>
          <w:rFonts w:ascii="Arial" w:hAnsi="Arial" w:cs="Arial"/>
          <w:lang w:val="es-ES"/>
        </w:rPr>
        <w:t>Departamento: Cochabamba</w:t>
      </w:r>
    </w:p>
    <w:p w:rsidR="000D046A" w:rsidRPr="00D05D3E" w:rsidRDefault="000D046A" w:rsidP="000D046A">
      <w:pPr>
        <w:spacing w:line="360" w:lineRule="auto"/>
        <w:rPr>
          <w:rFonts w:ascii="Arial" w:hAnsi="Arial" w:cs="Arial"/>
          <w:lang w:val="es-ES"/>
        </w:rPr>
      </w:pPr>
      <w:r w:rsidRPr="00D05D3E">
        <w:rPr>
          <w:rFonts w:ascii="Arial" w:hAnsi="Arial" w:cs="Arial"/>
          <w:lang w:val="es-ES"/>
        </w:rPr>
        <w:t>Municipio: Cercado</w:t>
      </w:r>
    </w:p>
    <w:p w:rsidR="000D046A" w:rsidRPr="00D05D3E" w:rsidRDefault="000D046A" w:rsidP="000D046A">
      <w:pPr>
        <w:spacing w:line="360" w:lineRule="auto"/>
        <w:rPr>
          <w:rFonts w:ascii="Arial" w:hAnsi="Arial" w:cs="Arial"/>
          <w:lang w:val="es-ES"/>
        </w:rPr>
      </w:pPr>
      <w:r w:rsidRPr="00D05D3E">
        <w:rPr>
          <w:rFonts w:ascii="Arial" w:hAnsi="Arial" w:cs="Arial"/>
          <w:lang w:val="es-ES"/>
        </w:rPr>
        <w:t>Distrito: metropolitano sud</w:t>
      </w:r>
    </w:p>
    <w:p w:rsidR="000D046A" w:rsidRPr="00D05D3E" w:rsidRDefault="000D046A" w:rsidP="000D046A">
      <w:pPr>
        <w:spacing w:line="360" w:lineRule="auto"/>
        <w:rPr>
          <w:rFonts w:ascii="Arial" w:hAnsi="Arial" w:cs="Arial"/>
          <w:lang w:val="es-ES"/>
        </w:rPr>
      </w:pPr>
      <w:r w:rsidRPr="00D05D3E">
        <w:rPr>
          <w:rFonts w:ascii="Arial" w:hAnsi="Arial" w:cs="Arial"/>
          <w:lang w:val="es-ES"/>
        </w:rPr>
        <w:t>Dirección: Chimoré entre Mamoré y Juntas</w:t>
      </w:r>
    </w:p>
    <w:p w:rsidR="000D046A" w:rsidRDefault="000D046A" w:rsidP="000D046A">
      <w:pPr>
        <w:spacing w:line="360" w:lineRule="auto"/>
        <w:rPr>
          <w:rFonts w:ascii="Arial" w:hAnsi="Arial" w:cs="Arial"/>
          <w:lang w:val="es-ES"/>
        </w:rPr>
      </w:pPr>
      <w:r w:rsidRPr="00D05D3E">
        <w:rPr>
          <w:rFonts w:ascii="Arial" w:hAnsi="Arial" w:cs="Arial"/>
          <w:lang w:val="es-ES"/>
        </w:rPr>
        <w:t>Teléfono: 4590637</w:t>
      </w:r>
    </w:p>
    <w:p w:rsidR="000D046A" w:rsidRPr="00AB1D2C" w:rsidRDefault="000D046A" w:rsidP="000D046A">
      <w:pPr>
        <w:pStyle w:val="Ttulo2"/>
        <w:rPr>
          <w:rFonts w:cs="Arial"/>
          <w:lang w:val="es-ES"/>
        </w:rPr>
      </w:pPr>
      <w:bookmarkStart w:id="89" w:name="_Toc285443893"/>
      <w:bookmarkStart w:id="90" w:name="_Toc285445380"/>
      <w:bookmarkStart w:id="91" w:name="_Toc285445678"/>
      <w:bookmarkStart w:id="92" w:name="_Toc285445700"/>
      <w:bookmarkStart w:id="93" w:name="_Toc285446040"/>
      <w:bookmarkStart w:id="94" w:name="_Toc285447025"/>
      <w:bookmarkStart w:id="95" w:name="_Toc286835413"/>
      <w:r w:rsidRPr="00D05D3E">
        <w:t xml:space="preserve">ANALISIS DE </w:t>
      </w:r>
      <w:smartTag w:uri="urn:schemas-microsoft-com:office:smarttags" w:element="PersonName">
        <w:smartTagPr>
          <w:attr w:name="ProductID" w:val="LA SITUACIￓN"/>
        </w:smartTagPr>
        <w:r w:rsidRPr="00D05D3E">
          <w:t>LA SITUACIÓN</w:t>
        </w:r>
      </w:smartTag>
      <w:bookmarkEnd w:id="89"/>
      <w:bookmarkEnd w:id="90"/>
      <w:bookmarkEnd w:id="91"/>
      <w:bookmarkEnd w:id="92"/>
      <w:bookmarkEnd w:id="93"/>
      <w:bookmarkEnd w:id="94"/>
      <w:bookmarkEnd w:id="95"/>
    </w:p>
    <w:p w:rsidR="000D046A" w:rsidRPr="00D05D3E" w:rsidRDefault="000D046A" w:rsidP="000D046A">
      <w:pPr>
        <w:pStyle w:val="Ttulo3"/>
        <w:spacing w:before="0" w:line="360" w:lineRule="auto"/>
        <w:ind w:left="1418"/>
        <w:rPr>
          <w:rStyle w:val="normal0"/>
          <w:rFonts w:cs="Arial"/>
          <w:szCs w:val="22"/>
        </w:rPr>
      </w:pPr>
      <w:bookmarkStart w:id="96" w:name="_Toc286835414"/>
      <w:r w:rsidRPr="00D05D3E">
        <w:rPr>
          <w:rStyle w:val="normal0"/>
          <w:rFonts w:cs="Arial"/>
          <w:szCs w:val="22"/>
        </w:rPr>
        <w:t>Características geográficas</w:t>
      </w:r>
      <w:bookmarkEnd w:id="96"/>
    </w:p>
    <w:p w:rsidR="000D046A" w:rsidRPr="00D05D3E" w:rsidRDefault="000D046A" w:rsidP="000D046A">
      <w:pPr>
        <w:pStyle w:val="Ttulo4"/>
        <w:numPr>
          <w:ilvl w:val="0"/>
          <w:numId w:val="0"/>
        </w:numPr>
        <w:spacing w:before="0" w:line="360" w:lineRule="auto"/>
        <w:ind w:left="864" w:hanging="864"/>
        <w:rPr>
          <w:rStyle w:val="normal0"/>
          <w:rFonts w:cs="Arial"/>
          <w:szCs w:val="22"/>
        </w:rPr>
      </w:pPr>
      <w:bookmarkStart w:id="97" w:name="_Toc286835415"/>
      <w:r w:rsidRPr="00D05D3E">
        <w:rPr>
          <w:rStyle w:val="normal0"/>
          <w:rFonts w:cs="Arial"/>
          <w:szCs w:val="22"/>
        </w:rPr>
        <w:t>Limites</w:t>
      </w:r>
      <w:bookmarkEnd w:id="97"/>
      <w:r w:rsidRPr="00D05D3E">
        <w:rPr>
          <w:rStyle w:val="normal0"/>
          <w:rFonts w:cs="Arial"/>
          <w:szCs w:val="22"/>
        </w:rPr>
        <w:t xml:space="preserve">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Norte: Línea férrea</w:t>
      </w:r>
    </w:p>
    <w:p w:rsidR="000D046A" w:rsidRPr="00D05D3E" w:rsidRDefault="000D046A" w:rsidP="000D046A">
      <w:pPr>
        <w:tabs>
          <w:tab w:val="center" w:pos="1701"/>
        </w:tabs>
        <w:spacing w:line="360" w:lineRule="auto"/>
        <w:rPr>
          <w:rFonts w:ascii="Arial" w:hAnsi="Arial" w:cs="Arial"/>
          <w:lang w:val="es-ES"/>
        </w:rPr>
      </w:pPr>
      <w:r w:rsidRPr="00D05D3E">
        <w:rPr>
          <w:rFonts w:ascii="Arial" w:hAnsi="Arial" w:cs="Arial"/>
          <w:lang w:val="es-ES"/>
        </w:rPr>
        <w:t xml:space="preserve">Sud: Av. Virreyra y Santa Bárbara </w:t>
      </w:r>
      <w:r w:rsidRPr="00D05D3E">
        <w:rPr>
          <w:rFonts w:ascii="Arial" w:hAnsi="Arial" w:cs="Arial"/>
          <w:lang w:val="es-ES"/>
        </w:rPr>
        <w:tab/>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Este: línea </w:t>
      </w:r>
      <w:del w:id="98" w:author="Fundación Waal" w:date="2011-05-04T11:01:00Z">
        <w:r w:rsidRPr="00D05D3E" w:rsidDel="00F97063">
          <w:rPr>
            <w:rFonts w:ascii="Arial" w:hAnsi="Arial" w:cs="Arial"/>
            <w:lang w:val="es-ES"/>
          </w:rPr>
          <w:delText>Ferrea</w:delText>
        </w:r>
      </w:del>
      <w:ins w:id="99" w:author="Fundación Waal" w:date="2011-05-04T11:01:00Z">
        <w:r w:rsidR="00F97063" w:rsidRPr="00D05D3E">
          <w:rPr>
            <w:rFonts w:ascii="Arial" w:hAnsi="Arial" w:cs="Arial"/>
            <w:lang w:val="es-ES"/>
          </w:rPr>
          <w:t>Férrea</w:t>
        </w:r>
      </w:ins>
      <w:r w:rsidRPr="00D05D3E">
        <w:rPr>
          <w:rFonts w:ascii="Arial" w:hAnsi="Arial" w:cs="Arial"/>
          <w:lang w:val="es-ES"/>
        </w:rPr>
        <w:t xml:space="preserve"> y Av. Independencia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Oeste: alambrado del aeropuerto</w:t>
      </w:r>
    </w:p>
    <w:p w:rsidR="000D046A" w:rsidRPr="00D05D3E" w:rsidRDefault="000D046A" w:rsidP="000D046A">
      <w:pPr>
        <w:pStyle w:val="Prrafodelista"/>
        <w:keepNext/>
        <w:numPr>
          <w:ilvl w:val="0"/>
          <w:numId w:val="4"/>
        </w:numPr>
        <w:spacing w:after="60" w:line="360" w:lineRule="auto"/>
        <w:contextualSpacing w:val="0"/>
        <w:outlineLvl w:val="1"/>
        <w:rPr>
          <w:rFonts w:ascii="Arial" w:eastAsia="Times New Roman" w:hAnsi="Arial" w:cs="Arial"/>
          <w:b/>
          <w:bCs/>
          <w:iCs/>
          <w:vanish/>
        </w:rPr>
      </w:pPr>
      <w:bookmarkStart w:id="100" w:name="_Toc285450347"/>
      <w:bookmarkStart w:id="101" w:name="_Toc285450875"/>
      <w:bookmarkStart w:id="102" w:name="_Toc285450936"/>
      <w:bookmarkStart w:id="103" w:name="_Toc285451236"/>
      <w:bookmarkStart w:id="104" w:name="_Toc286057272"/>
      <w:bookmarkStart w:id="105" w:name="_Toc286564316"/>
      <w:bookmarkStart w:id="106" w:name="_Toc286577154"/>
      <w:bookmarkStart w:id="107" w:name="_Toc286835346"/>
      <w:bookmarkStart w:id="108" w:name="_Toc286835416"/>
      <w:bookmarkEnd w:id="100"/>
      <w:bookmarkEnd w:id="101"/>
      <w:bookmarkEnd w:id="102"/>
      <w:bookmarkEnd w:id="103"/>
      <w:bookmarkEnd w:id="104"/>
      <w:bookmarkEnd w:id="105"/>
      <w:bookmarkEnd w:id="106"/>
      <w:bookmarkEnd w:id="107"/>
      <w:bookmarkEnd w:id="108"/>
    </w:p>
    <w:p w:rsidR="000D046A" w:rsidRPr="00D05D3E" w:rsidRDefault="000D046A" w:rsidP="000D046A">
      <w:pPr>
        <w:pStyle w:val="Prrafodelista"/>
        <w:keepNext/>
        <w:numPr>
          <w:ilvl w:val="2"/>
          <w:numId w:val="4"/>
        </w:numPr>
        <w:spacing w:after="60" w:line="360" w:lineRule="auto"/>
        <w:contextualSpacing w:val="0"/>
        <w:outlineLvl w:val="2"/>
        <w:rPr>
          <w:rFonts w:ascii="Arial" w:eastAsia="Times New Roman" w:hAnsi="Arial" w:cs="Arial"/>
          <w:b/>
          <w:bCs/>
          <w:vanish/>
        </w:rPr>
      </w:pPr>
      <w:bookmarkStart w:id="109" w:name="_Toc285450348"/>
      <w:bookmarkStart w:id="110" w:name="_Toc285450876"/>
      <w:bookmarkStart w:id="111" w:name="_Toc285450937"/>
      <w:bookmarkStart w:id="112" w:name="_Toc285451237"/>
      <w:bookmarkStart w:id="113" w:name="_Toc286057273"/>
      <w:bookmarkStart w:id="114" w:name="_Toc286564317"/>
      <w:bookmarkStart w:id="115" w:name="_Toc286577155"/>
      <w:bookmarkStart w:id="116" w:name="_Toc286835347"/>
      <w:bookmarkStart w:id="117" w:name="_Toc286835417"/>
      <w:bookmarkEnd w:id="109"/>
      <w:bookmarkEnd w:id="110"/>
      <w:bookmarkEnd w:id="111"/>
      <w:bookmarkEnd w:id="112"/>
      <w:bookmarkEnd w:id="113"/>
      <w:bookmarkEnd w:id="114"/>
      <w:bookmarkEnd w:id="115"/>
      <w:bookmarkEnd w:id="116"/>
      <w:bookmarkEnd w:id="117"/>
    </w:p>
    <w:p w:rsidR="000D046A" w:rsidRPr="00D05D3E" w:rsidRDefault="000D046A" w:rsidP="000D046A">
      <w:pPr>
        <w:pStyle w:val="Ttulo4"/>
        <w:numPr>
          <w:ilvl w:val="0"/>
          <w:numId w:val="0"/>
        </w:numPr>
        <w:spacing w:before="0" w:line="360" w:lineRule="auto"/>
        <w:ind w:left="864" w:hanging="864"/>
      </w:pPr>
      <w:bookmarkStart w:id="118" w:name="_Toc286835418"/>
      <w:r w:rsidRPr="00D05D3E">
        <w:t>Clima</w:t>
      </w:r>
      <w:bookmarkEnd w:id="118"/>
    </w:p>
    <w:p w:rsidR="000D046A" w:rsidRPr="00D05D3E" w:rsidRDefault="000D046A" w:rsidP="000D046A">
      <w:pPr>
        <w:tabs>
          <w:tab w:val="left" w:pos="1134"/>
        </w:tabs>
        <w:spacing w:line="360" w:lineRule="auto"/>
        <w:rPr>
          <w:rFonts w:ascii="Arial" w:hAnsi="Arial" w:cs="Arial"/>
          <w:lang w:val="es-ES"/>
        </w:rPr>
      </w:pPr>
      <w:r w:rsidRPr="007F725A">
        <w:rPr>
          <w:rFonts w:ascii="Arial" w:hAnsi="Arial" w:cs="Arial"/>
          <w:lang w:val="es-ES"/>
          <w:rPrChange w:id="119" w:author="Fundación Waal" w:date="2011-05-04T11:02:00Z">
            <w:rPr>
              <w:rFonts w:ascii="Arial" w:hAnsi="Arial" w:cs="Arial"/>
              <w:b/>
              <w:lang w:val="es-ES"/>
            </w:rPr>
          </w:rPrChange>
        </w:rPr>
        <w:t>T</w:t>
      </w:r>
      <w:r w:rsidRPr="00D05D3E">
        <w:rPr>
          <w:rFonts w:ascii="Arial" w:hAnsi="Arial" w:cs="Arial"/>
          <w:lang w:val="es-ES"/>
        </w:rPr>
        <w:t>emplado de acuerdo al cambio ambiental de las estaciones del año.</w:t>
      </w:r>
    </w:p>
    <w:p w:rsidR="000D046A" w:rsidRPr="00D05D3E" w:rsidRDefault="000D046A" w:rsidP="000D046A">
      <w:pPr>
        <w:pStyle w:val="Ttulo4"/>
        <w:numPr>
          <w:ilvl w:val="0"/>
          <w:numId w:val="0"/>
        </w:numPr>
        <w:spacing w:before="0" w:line="360" w:lineRule="auto"/>
        <w:ind w:left="864" w:hanging="864"/>
      </w:pPr>
      <w:bookmarkStart w:id="120" w:name="_Toc286835419"/>
      <w:r w:rsidRPr="00D05D3E">
        <w:t>Geografía</w:t>
      </w:r>
      <w:bookmarkEnd w:id="120"/>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A pesar de ser una zona periférica tiene buena accesibilidad tiene calles asfaltadas por la que transitan varios medios de transporte como micros, trufis y taxis.</w:t>
      </w:r>
    </w:p>
    <w:p w:rsidR="000D046A" w:rsidRPr="00D05D3E" w:rsidRDefault="000D046A" w:rsidP="000D046A">
      <w:pPr>
        <w:pStyle w:val="Ttulo4"/>
        <w:numPr>
          <w:ilvl w:val="0"/>
          <w:numId w:val="0"/>
        </w:numPr>
        <w:spacing w:before="0" w:line="360" w:lineRule="auto"/>
        <w:ind w:left="864" w:hanging="864"/>
      </w:pPr>
      <w:bookmarkStart w:id="121" w:name="_Toc286835420"/>
      <w:r w:rsidRPr="00D05D3E">
        <w:t>Hidrografía.</w:t>
      </w:r>
      <w:bookmarkEnd w:id="121"/>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Solo cuenta con el rio seco héroes de la democracia, rio Rocha</w:t>
      </w:r>
    </w:p>
    <w:p w:rsidR="000D046A" w:rsidRPr="00D05D3E" w:rsidRDefault="000D046A" w:rsidP="000D046A">
      <w:pPr>
        <w:pStyle w:val="Ttulo4"/>
        <w:numPr>
          <w:ilvl w:val="0"/>
          <w:numId w:val="0"/>
        </w:numPr>
        <w:spacing w:before="0" w:line="360" w:lineRule="auto"/>
        <w:ind w:left="864" w:hanging="864"/>
        <w:rPr>
          <w:lang w:val="es-ES"/>
        </w:rPr>
      </w:pPr>
      <w:bookmarkStart w:id="122" w:name="_Toc286835421"/>
      <w:r w:rsidRPr="00D05D3E">
        <w:rPr>
          <w:lang w:val="es-ES"/>
        </w:rPr>
        <w:lastRenderedPageBreak/>
        <w:t>Accesibilidad</w:t>
      </w:r>
      <w:bookmarkEnd w:id="122"/>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De transporte.- los medios de transporte que pasan por el sector son micros F – U.  trufis </w:t>
      </w:r>
      <w:del w:id="123" w:author="Valued Acer Customer" w:date="2011-05-04T15:19:00Z">
        <w:r w:rsidRPr="00D05D3E" w:rsidDel="007358AB">
          <w:rPr>
            <w:rFonts w:ascii="Arial" w:hAnsi="Arial" w:cs="Arial"/>
            <w:lang w:val="es-ES"/>
          </w:rPr>
          <w:delText>9 ,</w:delText>
        </w:r>
      </w:del>
      <w:ins w:id="124" w:author="Valued Acer Customer" w:date="2011-05-04T15:19:00Z">
        <w:r w:rsidR="007358AB" w:rsidRPr="00D05D3E">
          <w:rPr>
            <w:rFonts w:ascii="Arial" w:hAnsi="Arial" w:cs="Arial"/>
            <w:lang w:val="es-ES"/>
          </w:rPr>
          <w:t>9,</w:t>
        </w:r>
      </w:ins>
      <w:r w:rsidRPr="00D05D3E">
        <w:rPr>
          <w:rFonts w:ascii="Arial" w:hAnsi="Arial" w:cs="Arial"/>
          <w:lang w:val="es-ES"/>
        </w:rPr>
        <w:t xml:space="preserve"> 36, 233, 202. Taxi trufi 102, tomando en cuenta el traslado del casco viejo a Jaihuayco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15 minutos y de la periferia </w:t>
      </w:r>
      <w:smartTag w:uri="urn:schemas-microsoft-com:office:smarttags" w:element="metricconverter">
        <w:smartTagPr>
          <w:attr w:name="ProductID" w:val="30 a"/>
        </w:smartTagPr>
        <w:r w:rsidRPr="00D05D3E">
          <w:rPr>
            <w:rFonts w:ascii="Arial" w:hAnsi="Arial" w:cs="Arial"/>
            <w:lang w:val="es-ES"/>
          </w:rPr>
          <w:t>30 a</w:t>
        </w:r>
      </w:smartTag>
      <w:r w:rsidRPr="00D05D3E">
        <w:rPr>
          <w:rFonts w:ascii="Arial" w:hAnsi="Arial" w:cs="Arial"/>
          <w:lang w:val="es-ES"/>
        </w:rPr>
        <w:t xml:space="preserve"> 45 minutos.</w:t>
      </w:r>
    </w:p>
    <w:p w:rsidR="000D046A" w:rsidRPr="00D05D3E" w:rsidRDefault="000D046A" w:rsidP="000D046A">
      <w:pPr>
        <w:pStyle w:val="Ttulo4"/>
        <w:numPr>
          <w:ilvl w:val="0"/>
          <w:numId w:val="0"/>
        </w:numPr>
        <w:spacing w:before="0" w:line="360" w:lineRule="auto"/>
        <w:ind w:left="864" w:hanging="864"/>
        <w:rPr>
          <w:lang w:val="es-ES"/>
        </w:rPr>
      </w:pPr>
      <w:bookmarkStart w:id="125" w:name="_Toc286835422"/>
      <w:r w:rsidRPr="00D05D3E">
        <w:rPr>
          <w:lang w:val="es-ES"/>
        </w:rPr>
        <w:t>Economía de la institución.</w:t>
      </w:r>
      <w:bookmarkEnd w:id="125"/>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Los precios de consultas y venta de medicamentos así como curación e inyectables, etc. Son de acuerdo al ingreso económico de la población.</w:t>
      </w:r>
    </w:p>
    <w:p w:rsidR="000D046A" w:rsidRPr="00D05D3E" w:rsidRDefault="000D046A" w:rsidP="000D046A">
      <w:pPr>
        <w:pStyle w:val="Ttulo4"/>
        <w:numPr>
          <w:ilvl w:val="0"/>
          <w:numId w:val="0"/>
        </w:numPr>
        <w:spacing w:before="0" w:line="360" w:lineRule="auto"/>
        <w:ind w:left="864" w:hanging="864"/>
      </w:pPr>
      <w:bookmarkStart w:id="126" w:name="_Toc286835423"/>
      <w:r w:rsidRPr="00D05D3E">
        <w:t>Funcional.</w:t>
      </w:r>
      <w:bookmarkEnd w:id="126"/>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Presta horas diurnas en la atención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Cultural y religioso: presta atención a toda la población en general sin distinción de cultura o religión </w:t>
      </w:r>
    </w:p>
    <w:p w:rsidR="000D046A" w:rsidRPr="00D05D3E" w:rsidRDefault="000D046A" w:rsidP="000D046A">
      <w:pPr>
        <w:pStyle w:val="Prrafodelista"/>
        <w:numPr>
          <w:ilvl w:val="0"/>
          <w:numId w:val="2"/>
        </w:numPr>
        <w:tabs>
          <w:tab w:val="left" w:pos="2785"/>
        </w:tabs>
        <w:spacing w:line="360" w:lineRule="auto"/>
        <w:rPr>
          <w:rFonts w:ascii="Arial" w:hAnsi="Arial" w:cs="Arial"/>
          <w:b/>
          <w:vanish/>
          <w:lang w:val="es-ES"/>
        </w:rPr>
      </w:pPr>
    </w:p>
    <w:p w:rsidR="000D046A" w:rsidRPr="00D05D3E" w:rsidRDefault="000D046A" w:rsidP="000D046A">
      <w:pPr>
        <w:pStyle w:val="Prrafodelista"/>
        <w:numPr>
          <w:ilvl w:val="1"/>
          <w:numId w:val="2"/>
        </w:numPr>
        <w:tabs>
          <w:tab w:val="left" w:pos="2785"/>
        </w:tabs>
        <w:spacing w:line="360" w:lineRule="auto"/>
        <w:rPr>
          <w:rFonts w:ascii="Arial" w:hAnsi="Arial" w:cs="Arial"/>
          <w:b/>
          <w:vanish/>
          <w:lang w:val="es-ES"/>
        </w:rPr>
      </w:pPr>
    </w:p>
    <w:p w:rsidR="000D046A" w:rsidRPr="00D05D3E" w:rsidRDefault="000D046A" w:rsidP="000D046A">
      <w:pPr>
        <w:pStyle w:val="Prrafodelista"/>
        <w:numPr>
          <w:ilvl w:val="1"/>
          <w:numId w:val="2"/>
        </w:numPr>
        <w:tabs>
          <w:tab w:val="left" w:pos="2785"/>
        </w:tabs>
        <w:spacing w:line="360" w:lineRule="auto"/>
        <w:rPr>
          <w:rFonts w:ascii="Arial" w:hAnsi="Arial" w:cs="Arial"/>
          <w:b/>
          <w:vanish/>
          <w:lang w:val="es-ES"/>
        </w:rPr>
      </w:pPr>
    </w:p>
    <w:p w:rsidR="000D046A" w:rsidRPr="00D05D3E" w:rsidRDefault="000D046A" w:rsidP="000D046A">
      <w:pPr>
        <w:pStyle w:val="Ttulo3"/>
        <w:spacing w:before="0" w:line="360" w:lineRule="auto"/>
        <w:ind w:left="1134"/>
        <w:rPr>
          <w:lang w:val="es-ES"/>
        </w:rPr>
      </w:pPr>
      <w:bookmarkStart w:id="127" w:name="_Toc286835424"/>
      <w:r w:rsidRPr="00D05D3E">
        <w:rPr>
          <w:lang w:val="es-ES"/>
        </w:rPr>
        <w:t>Características demográficas.</w:t>
      </w:r>
      <w:bookmarkEnd w:id="127"/>
    </w:p>
    <w:p w:rsidR="000D046A" w:rsidRPr="00D05D3E" w:rsidRDefault="000D046A" w:rsidP="000D046A">
      <w:pPr>
        <w:spacing w:line="360" w:lineRule="auto"/>
        <w:rPr>
          <w:lang w:val="es-ES"/>
        </w:rPr>
      </w:pP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Población </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Población total.- 40806</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1 año.- 1002</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1 ano.- 1001</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2 años.- 2004</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 a"/>
        </w:smartTagPr>
        <w:r w:rsidRPr="00D05D3E">
          <w:rPr>
            <w:rFonts w:ascii="Arial" w:hAnsi="Arial" w:cs="Arial"/>
            <w:lang w:val="es-ES"/>
          </w:rPr>
          <w:t>2 a</w:t>
        </w:r>
      </w:smartTag>
      <w:r w:rsidRPr="00D05D3E">
        <w:rPr>
          <w:rFonts w:ascii="Arial" w:hAnsi="Arial" w:cs="Arial"/>
          <w:lang w:val="es-ES"/>
        </w:rPr>
        <w:t xml:space="preserve"> 4 años.- 3029</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Menores de 5 años.- 5033</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5 a"/>
        </w:smartTagPr>
        <w:r w:rsidRPr="00D05D3E">
          <w:rPr>
            <w:rFonts w:ascii="Arial" w:hAnsi="Arial" w:cs="Arial"/>
            <w:lang w:val="es-ES"/>
          </w:rPr>
          <w:t>5 a</w:t>
        </w:r>
      </w:smartTag>
      <w:r w:rsidRPr="00D05D3E">
        <w:rPr>
          <w:rFonts w:ascii="Arial" w:hAnsi="Arial" w:cs="Arial"/>
          <w:lang w:val="es-ES"/>
        </w:rPr>
        <w:t xml:space="preserve"> 9 años.- 4797</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10 a"/>
        </w:smartTagPr>
        <w:r w:rsidRPr="00D05D3E">
          <w:rPr>
            <w:rFonts w:ascii="Arial" w:hAnsi="Arial" w:cs="Arial"/>
            <w:lang w:val="es-ES"/>
          </w:rPr>
          <w:t>10 a</w:t>
        </w:r>
      </w:smartTag>
      <w:r w:rsidRPr="00D05D3E">
        <w:rPr>
          <w:rFonts w:ascii="Arial" w:hAnsi="Arial" w:cs="Arial"/>
          <w:lang w:val="es-ES"/>
        </w:rPr>
        <w:t xml:space="preserve"> 20 años.- 11143</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21 a"/>
        </w:smartTagPr>
        <w:r w:rsidRPr="00D05D3E">
          <w:rPr>
            <w:rFonts w:ascii="Arial" w:hAnsi="Arial" w:cs="Arial"/>
            <w:lang w:val="es-ES"/>
          </w:rPr>
          <w:t>21 a</w:t>
        </w:r>
      </w:smartTag>
      <w:r w:rsidRPr="00D05D3E">
        <w:rPr>
          <w:rFonts w:ascii="Arial" w:hAnsi="Arial" w:cs="Arial"/>
          <w:lang w:val="es-ES"/>
        </w:rPr>
        <w:t xml:space="preserve"> 59 anos.- 22596</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De 60 años y más.-3238</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Mujeres en edad fértil.- 13621</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Embarazos esperados.- 1674</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Partos esperados.- 1472</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Nacimientos esperados.- 1470</w:t>
      </w: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numPr>
          <w:ilvl w:val="1"/>
          <w:numId w:val="1"/>
        </w:numPr>
        <w:tabs>
          <w:tab w:val="left" w:pos="1701"/>
        </w:tabs>
        <w:spacing w:line="360" w:lineRule="auto"/>
        <w:contextualSpacing w:val="0"/>
        <w:rPr>
          <w:rFonts w:ascii="Arial" w:hAnsi="Arial" w:cs="Arial"/>
          <w:b/>
          <w:vanish/>
          <w:lang w:val="es-ES"/>
        </w:rPr>
      </w:pPr>
    </w:p>
    <w:p w:rsidR="000D046A" w:rsidRPr="00D05D3E" w:rsidRDefault="000D046A" w:rsidP="000D046A">
      <w:pPr>
        <w:pStyle w:val="Ttulo3"/>
        <w:spacing w:before="0" w:after="0" w:line="360" w:lineRule="auto"/>
        <w:ind w:left="1134"/>
        <w:rPr>
          <w:lang w:val="es-ES"/>
        </w:rPr>
      </w:pPr>
      <w:bookmarkStart w:id="128" w:name="_Toc286835425"/>
      <w:r w:rsidRPr="00D05D3E">
        <w:rPr>
          <w:lang w:val="es-ES"/>
        </w:rPr>
        <w:t>Actividad productiva</w:t>
      </w:r>
      <w:bookmarkEnd w:id="128"/>
    </w:p>
    <w:p w:rsidR="000D046A" w:rsidRPr="00D05D3E" w:rsidRDefault="000D046A" w:rsidP="000D046A">
      <w:pPr>
        <w:tabs>
          <w:tab w:val="left" w:pos="2785"/>
        </w:tabs>
        <w:spacing w:after="0" w:line="360" w:lineRule="auto"/>
        <w:rPr>
          <w:rFonts w:ascii="Arial" w:hAnsi="Arial" w:cs="Arial"/>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lang w:val="es-ES"/>
        </w:rPr>
        <w:t>La comunidad se dedica o realiza diferentes actividades para su desarrollo productivo y familiar los cuales son:</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Economía informal</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Artesanía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Transporte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Profesionales técnicos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Albañiles y plomeros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Comerciantes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Carpinteros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Ladrilleros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Mecánicos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Amas de casa</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Chaperos</w:t>
      </w:r>
    </w:p>
    <w:p w:rsidR="000D046A" w:rsidRPr="00D05D3E" w:rsidRDefault="000D046A" w:rsidP="000D046A">
      <w:pPr>
        <w:pStyle w:val="Prrafodelista"/>
        <w:tabs>
          <w:tab w:val="left" w:pos="2785"/>
        </w:tabs>
        <w:spacing w:after="0" w:line="360" w:lineRule="auto"/>
        <w:rPr>
          <w:rFonts w:ascii="Arial" w:hAnsi="Arial" w:cs="Arial"/>
          <w:lang w:val="es-ES"/>
        </w:rPr>
      </w:pPr>
      <w:r w:rsidRPr="00D05D3E">
        <w:rPr>
          <w:rFonts w:ascii="Arial" w:hAnsi="Arial" w:cs="Arial"/>
          <w:lang w:val="es-ES"/>
        </w:rPr>
        <w:t>Atención en chicherías, tiendas y pensiones.</w:t>
      </w:r>
    </w:p>
    <w:p w:rsidR="000D046A" w:rsidRPr="00D05D3E" w:rsidRDefault="000D046A" w:rsidP="000D046A">
      <w:pPr>
        <w:pStyle w:val="Prrafodelista"/>
        <w:tabs>
          <w:tab w:val="left" w:pos="2785"/>
        </w:tabs>
        <w:spacing w:after="0" w:line="360" w:lineRule="auto"/>
        <w:rPr>
          <w:rFonts w:ascii="Arial" w:hAnsi="Arial" w:cs="Arial"/>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Prrafodelista"/>
        <w:numPr>
          <w:ilvl w:val="1"/>
          <w:numId w:val="1"/>
        </w:numPr>
        <w:tabs>
          <w:tab w:val="left" w:pos="1985"/>
        </w:tabs>
        <w:spacing w:after="0" w:line="360" w:lineRule="auto"/>
        <w:contextualSpacing w:val="0"/>
        <w:rPr>
          <w:rFonts w:ascii="Arial" w:hAnsi="Arial" w:cs="Arial"/>
          <w:b/>
          <w:vanish/>
          <w:lang w:val="es-ES"/>
        </w:rPr>
      </w:pPr>
    </w:p>
    <w:p w:rsidR="000D046A" w:rsidRPr="00D05D3E" w:rsidRDefault="000D046A" w:rsidP="000D046A">
      <w:pPr>
        <w:pStyle w:val="Ttulo3"/>
        <w:spacing w:before="0" w:after="0" w:line="360" w:lineRule="auto"/>
        <w:ind w:left="1134"/>
        <w:rPr>
          <w:lang w:val="es-ES"/>
        </w:rPr>
      </w:pPr>
      <w:bookmarkStart w:id="129" w:name="_Toc286835426"/>
      <w:r w:rsidRPr="00D05D3E">
        <w:rPr>
          <w:lang w:val="es-ES"/>
        </w:rPr>
        <w:t>Actividad socioeconómica.</w:t>
      </w:r>
      <w:bookmarkEnd w:id="129"/>
    </w:p>
    <w:p w:rsidR="000D046A" w:rsidRPr="00D05D3E" w:rsidRDefault="000D046A" w:rsidP="000D046A">
      <w:pPr>
        <w:tabs>
          <w:tab w:val="left" w:pos="2785"/>
        </w:tabs>
        <w:spacing w:after="0" w:line="360" w:lineRule="auto"/>
        <w:rPr>
          <w:rFonts w:ascii="Arial" w:hAnsi="Arial" w:cs="Arial"/>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lang w:val="es-ES"/>
        </w:rPr>
        <w:t>Medios de comunicación.- Televisión, radio, prensa, perifoneo de la iglesia.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Ideología de los dirigentes.- pese a que todos conocen la realidad del sector se muestran indiferentes a la salud en general de la población.</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Sistema educativo.- cuenta con doce unidades educativas que son:</w:t>
      </w:r>
    </w:p>
    <w:p w:rsidR="000D046A" w:rsidRPr="00D05D3E" w:rsidRDefault="000D046A" w:rsidP="000D046A">
      <w:pPr>
        <w:pStyle w:val="Prrafodelista"/>
        <w:tabs>
          <w:tab w:val="left" w:pos="2785"/>
        </w:tabs>
        <w:spacing w:line="360" w:lineRule="auto"/>
        <w:ind w:left="0"/>
        <w:rPr>
          <w:rFonts w:ascii="Arial" w:hAnsi="Arial" w:cs="Arial"/>
          <w:b/>
          <w:lang w:val="es-ES"/>
        </w:rPr>
      </w:pPr>
      <w:r w:rsidRPr="00D05D3E">
        <w:rPr>
          <w:rFonts w:ascii="Arial" w:hAnsi="Arial" w:cs="Arial"/>
          <w:lang w:val="es-ES"/>
        </w:rPr>
        <w:t xml:space="preserve">             </w:t>
      </w:r>
      <w:r w:rsidRPr="00D05D3E">
        <w:rPr>
          <w:rFonts w:ascii="Arial" w:hAnsi="Arial" w:cs="Arial"/>
          <w:b/>
          <w:lang w:val="es-ES"/>
        </w:rPr>
        <w:t>Unidad educativa</w:t>
      </w:r>
      <w:r w:rsidRPr="00D05D3E">
        <w:rPr>
          <w:rFonts w:ascii="Arial" w:hAnsi="Arial" w:cs="Arial"/>
          <w:b/>
          <w:lang w:val="es-ES"/>
        </w:rPr>
        <w:tab/>
        <w:t xml:space="preserve">                                    Primaria  y secundaria</w:t>
      </w:r>
    </w:p>
    <w:p w:rsidR="000D046A" w:rsidRPr="00D05D3E" w:rsidRDefault="000D046A" w:rsidP="000D046A">
      <w:pPr>
        <w:pStyle w:val="Prrafodelista"/>
        <w:tabs>
          <w:tab w:val="left" w:pos="2785"/>
          <w:tab w:val="left" w:pos="5387"/>
          <w:tab w:val="left" w:pos="5529"/>
        </w:tabs>
        <w:spacing w:line="360" w:lineRule="auto"/>
        <w:rPr>
          <w:rFonts w:ascii="Arial" w:hAnsi="Arial" w:cs="Arial"/>
          <w:lang w:val="es-ES"/>
        </w:rPr>
      </w:pPr>
      <w:r w:rsidRPr="00D05D3E">
        <w:rPr>
          <w:rFonts w:ascii="Arial" w:hAnsi="Arial" w:cs="Arial"/>
          <w:lang w:val="es-ES"/>
        </w:rPr>
        <w:t>Santo Domingo Savio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Víctor cabrera Lozada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Sergio Almaraz paz.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Sagrada familia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República del Perú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Ismael Vázquez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Particular san Joaquín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Jaihuayco                                          </w:t>
      </w:r>
      <w:ins w:id="130" w:author="Valued Acer Customer" w:date="2011-05-04T13:00:00Z">
        <w:r w:rsidR="008900C5">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Yugoslavia                        </w:t>
      </w:r>
      <w:r w:rsidRPr="00D05D3E">
        <w:rPr>
          <w:rFonts w:ascii="Arial" w:hAnsi="Arial" w:cs="Arial"/>
          <w:lang w:val="es-ES"/>
        </w:rPr>
        <w:tab/>
      </w:r>
      <w:r w:rsidRPr="00D05D3E">
        <w:rPr>
          <w:rFonts w:ascii="Arial" w:hAnsi="Arial" w:cs="Arial"/>
          <w:lang w:val="es-ES"/>
        </w:rPr>
        <w:tab/>
      </w:r>
      <w:r w:rsidRPr="00D05D3E">
        <w:rPr>
          <w:rFonts w:ascii="Arial" w:hAnsi="Arial" w:cs="Arial"/>
          <w:lang w:val="es-ES"/>
        </w:rPr>
        <w:tab/>
        <w:t xml:space="preserve"> </w:t>
      </w:r>
      <w:ins w:id="131" w:author="Valued Acer Customer" w:date="2011-05-04T13:01:00Z">
        <w:r w:rsidR="008900C5">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Honorato Salazar                                          </w:t>
      </w:r>
      <w:ins w:id="132" w:author="Valued Acer Customer" w:date="2011-05-04T13:01:00Z">
        <w:r w:rsidR="008900C5">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lastRenderedPageBreak/>
        <w:t>Estados U</w:t>
      </w:r>
      <w:r w:rsidRPr="00D05D3E">
        <w:rPr>
          <w:rFonts w:ascii="Arial" w:hAnsi="Arial" w:cs="Arial"/>
          <w:lang w:val="es-ES"/>
        </w:rPr>
        <w:t>nidos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Marisc</w:t>
      </w:r>
      <w:r>
        <w:rPr>
          <w:rFonts w:ascii="Arial" w:hAnsi="Arial" w:cs="Arial"/>
          <w:lang w:val="es-ES"/>
        </w:rPr>
        <w:t>al S</w:t>
      </w:r>
      <w:r w:rsidRPr="00D05D3E">
        <w:rPr>
          <w:rFonts w:ascii="Arial" w:hAnsi="Arial" w:cs="Arial"/>
          <w:lang w:val="es-ES"/>
        </w:rPr>
        <w:t xml:space="preserve">anta cruz                                      </w:t>
      </w:r>
      <w:ins w:id="133" w:author="Admin" w:date="2011-05-04T12:12:00Z">
        <w:r w:rsidR="006C6047">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Fuerzas A</w:t>
      </w:r>
      <w:r w:rsidRPr="00D05D3E">
        <w:rPr>
          <w:rFonts w:ascii="Arial" w:hAnsi="Arial" w:cs="Arial"/>
          <w:lang w:val="es-ES"/>
        </w:rPr>
        <w:t xml:space="preserve">rmadas                                         </w:t>
      </w:r>
      <w:ins w:id="134" w:author="Admin" w:date="2011-05-04T12:12:00Z">
        <w:r w:rsidR="006C6047">
          <w:rPr>
            <w:rFonts w:ascii="Arial" w:hAnsi="Arial" w:cs="Arial"/>
            <w:lang w:val="es-ES"/>
          </w:rPr>
          <w:t xml:space="preserve"> </w:t>
        </w:r>
      </w:ins>
      <w:r w:rsidRPr="00D05D3E">
        <w:rPr>
          <w:rFonts w:ascii="Arial" w:hAnsi="Arial" w:cs="Arial"/>
          <w:lang w:val="es-ES"/>
        </w:rPr>
        <w:t>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Rafael Canedo                                            </w:t>
      </w:r>
      <w:ins w:id="135" w:author="Admin" w:date="2011-05-04T12:12:00Z">
        <w:r w:rsidR="006C6047">
          <w:rPr>
            <w:rFonts w:ascii="Arial" w:hAnsi="Arial" w:cs="Arial"/>
            <w:lang w:val="es-ES"/>
          </w:rPr>
          <w:t xml:space="preserve"> </w:t>
        </w:r>
      </w:ins>
      <w:r w:rsidRPr="00D05D3E">
        <w:rPr>
          <w:rFonts w:ascii="Arial" w:hAnsi="Arial" w:cs="Arial"/>
          <w:lang w:val="es-ES"/>
        </w:rPr>
        <w:t xml:space="preserve"> Mañana y tarde</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Kínder Loreto </w:t>
      </w:r>
      <w:r w:rsidRPr="00D05D3E">
        <w:rPr>
          <w:rFonts w:ascii="Arial" w:hAnsi="Arial" w:cs="Arial"/>
          <w:lang w:val="es-ES"/>
        </w:rPr>
        <w:tab/>
        <w:t xml:space="preserve">                                    Mañana y tarde</w:t>
      </w:r>
    </w:p>
    <w:p w:rsidR="000D046A" w:rsidRPr="00D05D3E" w:rsidRDefault="000D046A" w:rsidP="000D046A">
      <w:pPr>
        <w:pStyle w:val="Prrafodelista"/>
        <w:tabs>
          <w:tab w:val="left" w:pos="2785"/>
        </w:tabs>
        <w:spacing w:line="360" w:lineRule="auto"/>
        <w:ind w:left="0"/>
        <w:jc w:val="both"/>
        <w:rPr>
          <w:rFonts w:ascii="Arial" w:hAnsi="Arial" w:cs="Arial"/>
          <w:b/>
          <w:lang w:val="es-ES"/>
        </w:rPr>
      </w:pPr>
    </w:p>
    <w:p w:rsidR="000D046A" w:rsidRPr="00D05D3E" w:rsidRDefault="000D046A" w:rsidP="000D046A">
      <w:pPr>
        <w:pStyle w:val="Prrafodelista"/>
        <w:numPr>
          <w:ilvl w:val="1"/>
          <w:numId w:val="1"/>
        </w:numPr>
        <w:tabs>
          <w:tab w:val="left" w:pos="1985"/>
        </w:tabs>
        <w:spacing w:line="360" w:lineRule="auto"/>
        <w:rPr>
          <w:rFonts w:ascii="Arial" w:hAnsi="Arial" w:cs="Arial"/>
          <w:b/>
          <w:vanish/>
          <w:lang w:val="es-ES"/>
        </w:rPr>
      </w:pPr>
    </w:p>
    <w:p w:rsidR="000D046A" w:rsidRPr="00D05D3E" w:rsidRDefault="000D046A" w:rsidP="000D046A">
      <w:pPr>
        <w:pStyle w:val="Ttulo3"/>
        <w:spacing w:before="0" w:line="360" w:lineRule="auto"/>
        <w:ind w:left="1134"/>
        <w:rPr>
          <w:lang w:val="es-ES"/>
        </w:rPr>
      </w:pPr>
      <w:bookmarkStart w:id="136" w:name="_Toc286835427"/>
      <w:r w:rsidRPr="00D05D3E">
        <w:rPr>
          <w:lang w:val="es-ES"/>
        </w:rPr>
        <w:t>Tensiones sociales</w:t>
      </w:r>
      <w:bookmarkEnd w:id="136"/>
    </w:p>
    <w:p w:rsidR="000D046A" w:rsidRPr="00D05D3E" w:rsidRDefault="000D046A" w:rsidP="000D046A">
      <w:pPr>
        <w:pStyle w:val="Prrafodelista"/>
        <w:tabs>
          <w:tab w:val="left" w:pos="2785"/>
        </w:tabs>
        <w:spacing w:line="360" w:lineRule="auto"/>
        <w:ind w:left="0"/>
        <w:rPr>
          <w:rFonts w:ascii="Arial" w:hAnsi="Arial" w:cs="Arial"/>
          <w:lang w:val="es-ES"/>
        </w:rPr>
      </w:pP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Existe delincuencia juvenil, falta de educación vial, alcoholismo, desempleo y pobreza. </w:t>
      </w:r>
    </w:p>
    <w:p w:rsidR="000D046A" w:rsidRPr="00D05D3E" w:rsidRDefault="000D046A" w:rsidP="000D046A">
      <w:pPr>
        <w:pStyle w:val="Ttulo3"/>
        <w:spacing w:before="0" w:line="360" w:lineRule="auto"/>
        <w:ind w:left="1134"/>
        <w:rPr>
          <w:lang w:val="es-ES"/>
        </w:rPr>
      </w:pPr>
      <w:bookmarkStart w:id="137" w:name="_Toc286835428"/>
      <w:r w:rsidRPr="00D05D3E">
        <w:rPr>
          <w:lang w:val="es-ES"/>
        </w:rPr>
        <w:t>Práctica religiosa:</w:t>
      </w:r>
      <w:bookmarkEnd w:id="137"/>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La religión católica no activos</w:t>
      </w:r>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 xml:space="preserve">Religión </w:t>
      </w:r>
      <w:del w:id="138" w:author="Fundación Waal" w:date="2011-05-04T11:03:00Z">
        <w:r w:rsidDel="009E117B">
          <w:rPr>
            <w:rFonts w:ascii="Arial" w:hAnsi="Arial" w:cs="Arial"/>
            <w:lang w:val="es-ES"/>
          </w:rPr>
          <w:delText>E</w:delText>
        </w:r>
        <w:r w:rsidRPr="00D05D3E" w:rsidDel="009E117B">
          <w:rPr>
            <w:rFonts w:ascii="Arial" w:hAnsi="Arial" w:cs="Arial"/>
            <w:lang w:val="es-ES"/>
          </w:rPr>
          <w:delText>vangelica</w:delText>
        </w:r>
      </w:del>
      <w:ins w:id="139" w:author="Fundación Waal" w:date="2011-05-04T11:03:00Z">
        <w:r w:rsidR="009E117B">
          <w:rPr>
            <w:rFonts w:ascii="Arial" w:hAnsi="Arial" w:cs="Arial"/>
            <w:lang w:val="es-ES"/>
          </w:rPr>
          <w:t>E</w:t>
        </w:r>
        <w:r w:rsidR="009E117B" w:rsidRPr="00D05D3E">
          <w:rPr>
            <w:rFonts w:ascii="Arial" w:hAnsi="Arial" w:cs="Arial"/>
            <w:lang w:val="es-ES"/>
          </w:rPr>
          <w:t>vangélica</w:t>
        </w:r>
      </w:ins>
    </w:p>
    <w:p w:rsidR="000D046A" w:rsidRPr="00D05D3E" w:rsidRDefault="000D046A" w:rsidP="000D046A">
      <w:pPr>
        <w:pStyle w:val="Prrafodelista"/>
        <w:tabs>
          <w:tab w:val="left" w:pos="2785"/>
        </w:tabs>
        <w:spacing w:line="360" w:lineRule="auto"/>
        <w:rPr>
          <w:rFonts w:ascii="Arial" w:hAnsi="Arial" w:cs="Arial"/>
          <w:lang w:val="es-ES"/>
        </w:rPr>
      </w:pPr>
      <w:r>
        <w:rPr>
          <w:rFonts w:ascii="Arial" w:hAnsi="Arial" w:cs="Arial"/>
          <w:lang w:val="es-ES"/>
        </w:rPr>
        <w:t xml:space="preserve">Testigos de </w:t>
      </w:r>
      <w:del w:id="140" w:author="Fundación Waal" w:date="2011-05-04T11:03:00Z">
        <w:r w:rsidDel="00305F28">
          <w:rPr>
            <w:rFonts w:ascii="Arial" w:hAnsi="Arial" w:cs="Arial"/>
            <w:lang w:val="es-ES"/>
          </w:rPr>
          <w:delText>J</w:delText>
        </w:r>
        <w:r w:rsidRPr="00D05D3E" w:rsidDel="00305F28">
          <w:rPr>
            <w:rFonts w:ascii="Arial" w:hAnsi="Arial" w:cs="Arial"/>
            <w:lang w:val="es-ES"/>
          </w:rPr>
          <w:delText>ehova</w:delText>
        </w:r>
      </w:del>
      <w:ins w:id="141" w:author="Fundación Waal" w:date="2011-05-04T11:03:00Z">
        <w:r w:rsidR="00305F28">
          <w:rPr>
            <w:rFonts w:ascii="Arial" w:hAnsi="Arial" w:cs="Arial"/>
            <w:lang w:val="es-ES"/>
          </w:rPr>
          <w:t>J</w:t>
        </w:r>
        <w:r w:rsidR="00305F28" w:rsidRPr="00D05D3E">
          <w:rPr>
            <w:rFonts w:ascii="Arial" w:hAnsi="Arial" w:cs="Arial"/>
            <w:lang w:val="es-ES"/>
          </w:rPr>
          <w:t>ehová</w:t>
        </w:r>
      </w:ins>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Mormones</w:t>
      </w:r>
    </w:p>
    <w:p w:rsidR="000D046A" w:rsidRPr="00D05D3E" w:rsidRDefault="000D046A" w:rsidP="000D046A">
      <w:pPr>
        <w:pStyle w:val="Prrafodelista"/>
        <w:tabs>
          <w:tab w:val="left" w:pos="2785"/>
        </w:tabs>
        <w:spacing w:line="360" w:lineRule="auto"/>
        <w:rPr>
          <w:rFonts w:ascii="Arial" w:hAnsi="Arial" w:cs="Arial"/>
          <w:lang w:val="es-ES"/>
        </w:rPr>
      </w:pPr>
    </w:p>
    <w:p w:rsidR="000D046A" w:rsidRPr="00D05D3E" w:rsidRDefault="000D046A" w:rsidP="000D046A">
      <w:pPr>
        <w:pStyle w:val="Ttulo3"/>
        <w:spacing w:before="0" w:line="360" w:lineRule="auto"/>
        <w:ind w:left="1134"/>
        <w:rPr>
          <w:lang w:val="es-ES"/>
        </w:rPr>
      </w:pPr>
      <w:bookmarkStart w:id="142" w:name="_Toc286835429"/>
      <w:r w:rsidRPr="00D05D3E">
        <w:rPr>
          <w:lang w:val="es-ES"/>
        </w:rPr>
        <w:t>Movimientos asociacionistas</w:t>
      </w:r>
      <w:bookmarkEnd w:id="142"/>
    </w:p>
    <w:p w:rsidR="000D046A" w:rsidRPr="00D05D3E" w:rsidRDefault="000D046A" w:rsidP="000D046A">
      <w:pPr>
        <w:pStyle w:val="Prrafodelista"/>
        <w:tabs>
          <w:tab w:val="left" w:pos="2785"/>
        </w:tabs>
        <w:spacing w:line="360" w:lineRule="auto"/>
        <w:ind w:left="0"/>
        <w:rPr>
          <w:rFonts w:ascii="Arial" w:hAnsi="Arial" w:cs="Arial"/>
          <w:b/>
          <w:lang w:val="es-ES"/>
        </w:rPr>
      </w:pPr>
    </w:p>
    <w:p w:rsidR="000D046A" w:rsidRPr="00D05D3E" w:rsidRDefault="000D046A" w:rsidP="000D046A">
      <w:pPr>
        <w:pStyle w:val="Prrafodelista"/>
        <w:tabs>
          <w:tab w:val="left" w:pos="1843"/>
        </w:tabs>
        <w:spacing w:line="360" w:lineRule="auto"/>
        <w:rPr>
          <w:rFonts w:ascii="Arial" w:hAnsi="Arial" w:cs="Arial"/>
          <w:lang w:val="es-ES"/>
        </w:rPr>
      </w:pPr>
      <w:r w:rsidRPr="00D05D3E">
        <w:rPr>
          <w:rFonts w:ascii="Arial" w:hAnsi="Arial" w:cs="Arial"/>
          <w:lang w:val="es-ES"/>
        </w:rPr>
        <w:t>OTB:   Marcelo Quiroga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Tercera villa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Barrio lindo</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Kanata</w:t>
      </w:r>
    </w:p>
    <w:p w:rsidR="000D046A" w:rsidRPr="00D05D3E" w:rsidRDefault="000D046A" w:rsidP="000D046A">
      <w:pPr>
        <w:pStyle w:val="Prrafodelista"/>
        <w:tabs>
          <w:tab w:val="left" w:pos="2785"/>
        </w:tabs>
        <w:spacing w:line="360" w:lineRule="auto"/>
        <w:ind w:left="1440"/>
        <w:rPr>
          <w:rFonts w:ascii="Arial" w:hAnsi="Arial" w:cs="Arial"/>
          <w:lang w:val="es-ES"/>
        </w:rPr>
      </w:pPr>
      <w:r w:rsidRPr="00D05D3E">
        <w:rPr>
          <w:rFonts w:ascii="Arial" w:hAnsi="Arial" w:cs="Arial"/>
          <w:lang w:val="es-ES"/>
        </w:rPr>
        <w:t>Panamericana</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Grupos juveniles: Jaihuayco y Bayer</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Club de madres: Barrio lindo y evangélico</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 xml:space="preserve">ONG.- </w:t>
      </w:r>
      <w:del w:id="143" w:author="Fundación Waal" w:date="2011-05-04T11:03:00Z">
        <w:r w:rsidRPr="00D05D3E" w:rsidDel="00D119E3">
          <w:rPr>
            <w:rFonts w:ascii="Arial" w:hAnsi="Arial" w:cs="Arial"/>
            <w:lang w:val="es-ES"/>
          </w:rPr>
          <w:delText>p</w:delText>
        </w:r>
      </w:del>
      <w:ins w:id="144" w:author="Fundación Waal" w:date="2011-05-04T11:03:00Z">
        <w:r w:rsidR="00D119E3">
          <w:rPr>
            <w:rFonts w:ascii="Arial" w:hAnsi="Arial" w:cs="Arial"/>
            <w:lang w:val="es-ES"/>
          </w:rPr>
          <w:t>P</w:t>
        </w:r>
      </w:ins>
      <w:r w:rsidRPr="00D05D3E">
        <w:rPr>
          <w:rFonts w:ascii="Arial" w:hAnsi="Arial" w:cs="Arial"/>
          <w:lang w:val="es-ES"/>
        </w:rPr>
        <w:t xml:space="preserve">ro </w:t>
      </w:r>
      <w:del w:id="145" w:author="Fundación Waal" w:date="2011-05-04T11:03:00Z">
        <w:r w:rsidRPr="00D05D3E" w:rsidDel="00D119E3">
          <w:rPr>
            <w:rFonts w:ascii="Arial" w:hAnsi="Arial" w:cs="Arial"/>
            <w:lang w:val="es-ES"/>
          </w:rPr>
          <w:delText>m</w:delText>
        </w:r>
      </w:del>
      <w:ins w:id="146" w:author="Fundación Waal" w:date="2011-05-04T11:03:00Z">
        <w:r w:rsidR="00D119E3">
          <w:rPr>
            <w:rFonts w:ascii="Arial" w:hAnsi="Arial" w:cs="Arial"/>
            <w:lang w:val="es-ES"/>
          </w:rPr>
          <w:t>M</w:t>
        </w:r>
      </w:ins>
      <w:r w:rsidRPr="00D05D3E">
        <w:rPr>
          <w:rFonts w:ascii="Arial" w:hAnsi="Arial" w:cs="Arial"/>
          <w:lang w:val="es-ES"/>
        </w:rPr>
        <w:t>ujer</w:t>
      </w:r>
    </w:p>
    <w:p w:rsidR="000D046A" w:rsidRPr="00D05D3E" w:rsidRDefault="000D046A" w:rsidP="000D046A">
      <w:pPr>
        <w:pStyle w:val="Ttulo3"/>
        <w:spacing w:before="0" w:after="0" w:line="360" w:lineRule="auto"/>
        <w:ind w:left="1134"/>
        <w:rPr>
          <w:lang w:val="es-ES"/>
        </w:rPr>
      </w:pPr>
      <w:bookmarkStart w:id="147" w:name="_Toc286835430"/>
      <w:r w:rsidRPr="00D05D3E">
        <w:rPr>
          <w:lang w:val="es-ES"/>
        </w:rPr>
        <w:t>Organizaciones estatales</w:t>
      </w:r>
      <w:bookmarkEnd w:id="147"/>
      <w:r w:rsidRPr="00D05D3E">
        <w:rPr>
          <w:lang w:val="es-ES"/>
        </w:rPr>
        <w:t xml:space="preserve"> </w:t>
      </w:r>
    </w:p>
    <w:p w:rsidR="000D046A" w:rsidRPr="00D05D3E" w:rsidRDefault="000D046A" w:rsidP="000D046A">
      <w:pPr>
        <w:spacing w:after="0" w:line="360" w:lineRule="auto"/>
        <w:rPr>
          <w:lang w:val="es-ES"/>
        </w:rPr>
      </w:pPr>
    </w:p>
    <w:p w:rsidR="000D046A" w:rsidRPr="00D05D3E" w:rsidRDefault="000D046A" w:rsidP="000D046A">
      <w:pPr>
        <w:pStyle w:val="Prrafodelista"/>
        <w:tabs>
          <w:tab w:val="left" w:pos="2785"/>
        </w:tabs>
        <w:spacing w:after="0" w:line="360" w:lineRule="auto"/>
        <w:rPr>
          <w:rFonts w:ascii="Arial" w:hAnsi="Arial" w:cs="Arial"/>
          <w:lang w:val="es-ES"/>
        </w:rPr>
      </w:pPr>
      <w:r w:rsidRPr="00D05D3E">
        <w:rPr>
          <w:rFonts w:ascii="Arial" w:hAnsi="Arial" w:cs="Arial"/>
          <w:lang w:val="es-ES"/>
        </w:rPr>
        <w:t>Unidades educativas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Juntas vecinales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Mercados de abasto</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Bibliotecas.</w:t>
      </w:r>
    </w:p>
    <w:p w:rsidR="000D046A" w:rsidRPr="00D05D3E" w:rsidRDefault="000D046A" w:rsidP="000D046A">
      <w:pPr>
        <w:pStyle w:val="Ttulo3"/>
        <w:spacing w:before="0" w:after="0" w:line="360" w:lineRule="auto"/>
        <w:ind w:left="1134"/>
        <w:rPr>
          <w:lang w:val="es-ES"/>
        </w:rPr>
      </w:pPr>
      <w:bookmarkStart w:id="148" w:name="_Toc286835431"/>
      <w:r w:rsidRPr="00D05D3E">
        <w:rPr>
          <w:lang w:val="es-ES"/>
        </w:rPr>
        <w:lastRenderedPageBreak/>
        <w:t>Organizaciones privadas</w:t>
      </w:r>
      <w:bookmarkEnd w:id="148"/>
    </w:p>
    <w:p w:rsidR="000D046A" w:rsidRPr="00D05D3E" w:rsidRDefault="000D046A" w:rsidP="000D046A">
      <w:pPr>
        <w:spacing w:after="0" w:line="360" w:lineRule="auto"/>
        <w:rPr>
          <w:lang w:val="es-ES"/>
        </w:rPr>
      </w:pPr>
    </w:p>
    <w:p w:rsidR="000D046A" w:rsidRPr="00D05D3E" w:rsidRDefault="000D046A" w:rsidP="000D046A">
      <w:pPr>
        <w:pStyle w:val="Prrafodelista"/>
        <w:tabs>
          <w:tab w:val="left" w:pos="2785"/>
        </w:tabs>
        <w:spacing w:after="0" w:line="360" w:lineRule="auto"/>
        <w:rPr>
          <w:rFonts w:ascii="Arial" w:hAnsi="Arial" w:cs="Arial"/>
          <w:b/>
          <w:lang w:val="es-ES"/>
        </w:rPr>
      </w:pPr>
      <w:r w:rsidRPr="00D05D3E">
        <w:rPr>
          <w:rFonts w:ascii="Arial" w:hAnsi="Arial" w:cs="Arial"/>
          <w:b/>
          <w:lang w:val="es-ES"/>
        </w:rPr>
        <w:t>Farmacias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Consultorios dentales</w:t>
      </w:r>
    </w:p>
    <w:p w:rsidR="000D046A" w:rsidRPr="00D05D3E" w:rsidRDefault="000D046A" w:rsidP="000D046A">
      <w:pPr>
        <w:pStyle w:val="Prrafodelista"/>
        <w:tabs>
          <w:tab w:val="left" w:pos="2785"/>
        </w:tabs>
        <w:spacing w:line="360" w:lineRule="auto"/>
        <w:rPr>
          <w:rFonts w:ascii="Arial" w:hAnsi="Arial" w:cs="Arial"/>
          <w:lang w:val="es-ES"/>
        </w:rPr>
      </w:pPr>
      <w:r w:rsidRPr="00D05D3E">
        <w:rPr>
          <w:rFonts w:ascii="Arial" w:hAnsi="Arial" w:cs="Arial"/>
          <w:lang w:val="es-ES"/>
        </w:rPr>
        <w:t xml:space="preserve">Consultorios médicos privados. </w:t>
      </w:r>
    </w:p>
    <w:tbl>
      <w:tblPr>
        <w:tblW w:w="0" w:type="auto"/>
        <w:tblInd w:w="828" w:type="dxa"/>
        <w:tblLook w:val="04A0"/>
        <w:tblPrChange w:id="149" w:author="Fundación Waal" w:date="2011-05-04T11:04:00Z">
          <w:tblPr>
            <w:tblW w:w="0" w:type="auto"/>
            <w:tblInd w:w="828" w:type="dxa"/>
            <w:tblLook w:val="04A0"/>
          </w:tblPr>
        </w:tblPrChange>
      </w:tblPr>
      <w:tblGrid>
        <w:gridCol w:w="3598"/>
        <w:gridCol w:w="3598"/>
        <w:tblGridChange w:id="150">
          <w:tblGrid>
            <w:gridCol w:w="3598"/>
            <w:gridCol w:w="461"/>
            <w:gridCol w:w="3137"/>
          </w:tblGrid>
        </w:tblGridChange>
      </w:tblGrid>
      <w:tr w:rsidR="000D046A" w:rsidRPr="00D05D3E">
        <w:trPr>
          <w:trHeight w:val="239"/>
          <w:trPrChange w:id="151" w:author="Fundación Waal" w:date="2011-05-04T11:04:00Z">
            <w:trPr>
              <w:trHeight w:val="239"/>
            </w:trPr>
          </w:trPrChange>
        </w:trPr>
        <w:tc>
          <w:tcPr>
            <w:tcW w:w="3598" w:type="dxa"/>
            <w:tcPrChange w:id="152" w:author="Fundación Waal" w:date="2011-05-04T11:04:00Z">
              <w:tcPr>
                <w:tcW w:w="4059" w:type="dxa"/>
                <w:gridSpan w:val="2"/>
              </w:tcPr>
            </w:tcPrChange>
          </w:tcPr>
          <w:p w:rsidR="000D046A" w:rsidRPr="00D05D3E" w:rsidRDefault="000D046A" w:rsidP="006D2CE6">
            <w:pPr>
              <w:tabs>
                <w:tab w:val="left" w:pos="2785"/>
              </w:tabs>
              <w:spacing w:line="360" w:lineRule="auto"/>
              <w:rPr>
                <w:rFonts w:ascii="Arial" w:hAnsi="Arial" w:cs="Arial"/>
                <w:b/>
                <w:lang w:val="es-ES"/>
              </w:rPr>
            </w:pPr>
            <w:r w:rsidRPr="00D05D3E">
              <w:rPr>
                <w:rFonts w:ascii="Arial" w:hAnsi="Arial" w:cs="Arial"/>
                <w:b/>
                <w:lang w:val="es-ES"/>
              </w:rPr>
              <w:t xml:space="preserve">Nombre de la clínica </w:t>
            </w:r>
          </w:p>
        </w:tc>
        <w:tc>
          <w:tcPr>
            <w:tcW w:w="3598" w:type="dxa"/>
            <w:tcPrChange w:id="153" w:author="Fundación Waal" w:date="2011-05-04T11:04:00Z">
              <w:tcPr>
                <w:tcW w:w="3137" w:type="dxa"/>
              </w:tcPr>
            </w:tcPrChange>
          </w:tcPr>
          <w:p w:rsidR="000D046A" w:rsidRPr="00D05D3E" w:rsidRDefault="000D046A" w:rsidP="006D2CE6">
            <w:pPr>
              <w:tabs>
                <w:tab w:val="left" w:pos="2785"/>
              </w:tabs>
              <w:spacing w:line="360" w:lineRule="auto"/>
              <w:rPr>
                <w:rFonts w:ascii="Arial" w:hAnsi="Arial" w:cs="Arial"/>
                <w:b/>
                <w:lang w:val="es-ES"/>
              </w:rPr>
            </w:pPr>
            <w:r w:rsidRPr="00D05D3E">
              <w:rPr>
                <w:rFonts w:ascii="Arial" w:hAnsi="Arial" w:cs="Arial"/>
                <w:b/>
                <w:lang w:val="es-ES"/>
              </w:rPr>
              <w:t xml:space="preserve">Horario de atención </w:t>
            </w:r>
          </w:p>
        </w:tc>
      </w:tr>
      <w:tr w:rsidR="000D046A" w:rsidRPr="00D05D3E">
        <w:trPr>
          <w:trHeight w:val="4388"/>
        </w:trPr>
        <w:tc>
          <w:tcPr>
            <w:tcW w:w="3598" w:type="dxa"/>
          </w:tcPr>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Brasil</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 Miguel</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Burgos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 Joaquín</w:t>
            </w:r>
          </w:p>
          <w:p w:rsidR="000D046A" w:rsidRPr="00D05D3E" w:rsidRDefault="000D046A" w:rsidP="006D2CE6">
            <w:pPr>
              <w:tabs>
                <w:tab w:val="left" w:pos="2785"/>
              </w:tabs>
              <w:spacing w:line="360" w:lineRule="auto"/>
              <w:rPr>
                <w:rFonts w:ascii="Arial" w:hAnsi="Arial" w:cs="Arial"/>
                <w:lang w:val="es-ES"/>
              </w:rPr>
            </w:pPr>
            <w:del w:id="154" w:author="Fundación Waal" w:date="2011-05-04T11:16:00Z">
              <w:r w:rsidRPr="00D05D3E" w:rsidDel="0066755D">
                <w:rPr>
                  <w:rFonts w:ascii="Arial" w:hAnsi="Arial" w:cs="Arial"/>
                  <w:lang w:val="es-ES"/>
                </w:rPr>
                <w:delText>Policonsultorio</w:delText>
              </w:r>
            </w:del>
            <w:ins w:id="155" w:author="Fundación Waal" w:date="2011-05-04T11:16:00Z">
              <w:r w:rsidR="0066755D" w:rsidRPr="00D05D3E">
                <w:rPr>
                  <w:rFonts w:ascii="Arial" w:hAnsi="Arial" w:cs="Arial"/>
                  <w:lang w:val="es-ES"/>
                </w:rPr>
                <w:t>Poli consultorio</w:t>
              </w:r>
            </w:ins>
            <w:r w:rsidRPr="00D05D3E">
              <w:rPr>
                <w:rFonts w:ascii="Arial" w:hAnsi="Arial" w:cs="Arial"/>
                <w:lang w:val="es-ES"/>
              </w:rPr>
              <w:t xml:space="preserve"> </w:t>
            </w:r>
            <w:r>
              <w:rPr>
                <w:rFonts w:ascii="Arial" w:hAnsi="Arial" w:cs="Arial"/>
                <w:lang w:val="es-ES"/>
              </w:rPr>
              <w:t>K</w:t>
            </w:r>
            <w:r w:rsidRPr="00D05D3E">
              <w:rPr>
                <w:rFonts w:ascii="Arial" w:hAnsi="Arial" w:cs="Arial"/>
                <w:lang w:val="es-ES"/>
              </w:rPr>
              <w:t>anata</w:t>
            </w:r>
          </w:p>
          <w:p w:rsidR="000D046A" w:rsidRPr="00D05D3E" w:rsidRDefault="000D046A" w:rsidP="006D2CE6">
            <w:pPr>
              <w:tabs>
                <w:tab w:val="left" w:pos="2785"/>
              </w:tabs>
              <w:spacing w:line="360" w:lineRule="auto"/>
              <w:rPr>
                <w:rFonts w:ascii="Arial" w:hAnsi="Arial" w:cs="Arial"/>
                <w:lang w:val="es-ES"/>
              </w:rPr>
            </w:pPr>
            <w:del w:id="156" w:author="Fundación Waal" w:date="2011-05-04T11:16:00Z">
              <w:r w:rsidRPr="00D05D3E" w:rsidDel="0066755D">
                <w:rPr>
                  <w:rFonts w:ascii="Arial" w:hAnsi="Arial" w:cs="Arial"/>
                  <w:lang w:val="es-ES"/>
                </w:rPr>
                <w:delText>Policonsultorio</w:delText>
              </w:r>
            </w:del>
            <w:ins w:id="157" w:author="Fundación Waal" w:date="2011-05-04T11:16:00Z">
              <w:r w:rsidR="0066755D" w:rsidRPr="00D05D3E">
                <w:rPr>
                  <w:rFonts w:ascii="Arial" w:hAnsi="Arial" w:cs="Arial"/>
                  <w:lang w:val="es-ES"/>
                </w:rPr>
                <w:t>Poli consultorio</w:t>
              </w:r>
            </w:ins>
            <w:r w:rsidRPr="00D05D3E">
              <w:rPr>
                <w:rFonts w:ascii="Arial" w:hAnsi="Arial" w:cs="Arial"/>
                <w:lang w:val="es-ES"/>
              </w:rPr>
              <w:t xml:space="preserve"> Loreto</w:t>
            </w:r>
          </w:p>
          <w:p w:rsidR="000D046A" w:rsidRPr="00D05D3E" w:rsidRDefault="000D046A" w:rsidP="006D2CE6">
            <w:pPr>
              <w:tabs>
                <w:tab w:val="left" w:pos="2785"/>
              </w:tabs>
              <w:spacing w:line="360" w:lineRule="auto"/>
              <w:rPr>
                <w:rFonts w:ascii="Arial" w:hAnsi="Arial" w:cs="Arial"/>
                <w:lang w:val="es-ES"/>
              </w:rPr>
            </w:pPr>
            <w:r>
              <w:rPr>
                <w:rFonts w:ascii="Arial" w:hAnsi="Arial" w:cs="Arial"/>
                <w:lang w:val="es-ES"/>
              </w:rPr>
              <w:t>Clínica C</w:t>
            </w:r>
            <w:r w:rsidRPr="00D05D3E">
              <w:rPr>
                <w:rFonts w:ascii="Arial" w:hAnsi="Arial" w:cs="Arial"/>
                <w:lang w:val="es-ES"/>
              </w:rPr>
              <w:t>ubana</w:t>
            </w:r>
          </w:p>
          <w:p w:rsidR="000D046A" w:rsidRPr="00D05D3E" w:rsidRDefault="000D046A" w:rsidP="006D2CE6">
            <w:pPr>
              <w:tabs>
                <w:tab w:val="left" w:pos="2785"/>
              </w:tabs>
              <w:spacing w:line="360" w:lineRule="auto"/>
              <w:rPr>
                <w:rFonts w:ascii="Arial" w:hAnsi="Arial" w:cs="Arial"/>
                <w:lang w:val="es-ES"/>
              </w:rPr>
            </w:pPr>
            <w:r>
              <w:rPr>
                <w:rFonts w:ascii="Arial" w:hAnsi="Arial" w:cs="Arial"/>
                <w:lang w:val="es-ES"/>
              </w:rPr>
              <w:t>San P</w:t>
            </w:r>
            <w:r w:rsidRPr="00D05D3E">
              <w:rPr>
                <w:rFonts w:ascii="Arial" w:hAnsi="Arial" w:cs="Arial"/>
                <w:lang w:val="es-ES"/>
              </w:rPr>
              <w:t>ablo</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Santa Mónica</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Clínica de especialidades. </w:t>
            </w:r>
          </w:p>
        </w:tc>
        <w:tc>
          <w:tcPr>
            <w:tcW w:w="3598" w:type="dxa"/>
          </w:tcPr>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 xml:space="preserve">De </w:t>
            </w:r>
            <w:smartTag w:uri="urn:schemas-microsoft-com:office:smarttags" w:element="metricconverter">
              <w:smartTagPr>
                <w:attr w:name="ProductID" w:val="8 a"/>
              </w:smartTagPr>
              <w:r w:rsidRPr="00D05D3E">
                <w:rPr>
                  <w:rFonts w:ascii="Arial" w:hAnsi="Arial" w:cs="Arial"/>
                  <w:lang w:val="es-ES"/>
                </w:rPr>
                <w:t>8 a</w:t>
              </w:r>
            </w:smartTag>
            <w:r w:rsidRPr="00D05D3E">
              <w:rPr>
                <w:rFonts w:ascii="Arial" w:hAnsi="Arial" w:cs="Arial"/>
                <w:lang w:val="es-ES"/>
              </w:rPr>
              <w:t xml:space="preserve"> 18</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p w:rsidR="000D046A" w:rsidRPr="00D05D3E" w:rsidRDefault="000D046A" w:rsidP="006D2CE6">
            <w:pPr>
              <w:tabs>
                <w:tab w:val="left" w:pos="2785"/>
              </w:tabs>
              <w:spacing w:line="360" w:lineRule="auto"/>
              <w:rPr>
                <w:rFonts w:ascii="Arial" w:hAnsi="Arial" w:cs="Arial"/>
                <w:lang w:val="es-ES"/>
              </w:rPr>
            </w:pPr>
            <w:r w:rsidRPr="00D05D3E">
              <w:rPr>
                <w:rFonts w:ascii="Arial" w:hAnsi="Arial" w:cs="Arial"/>
                <w:lang w:val="es-ES"/>
              </w:rPr>
              <w:t>24 horas</w:t>
            </w:r>
          </w:p>
        </w:tc>
      </w:tr>
    </w:tbl>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Información referente a los servicios del centro de salud.</w:t>
      </w:r>
    </w:p>
    <w:p w:rsidR="000D046A" w:rsidRPr="00D05D3E" w:rsidRDefault="000D046A" w:rsidP="000D046A">
      <w:pPr>
        <w:pStyle w:val="Ttulo3"/>
        <w:spacing w:before="0" w:line="360" w:lineRule="auto"/>
        <w:ind w:left="1134"/>
        <w:rPr>
          <w:lang w:val="es-ES"/>
        </w:rPr>
      </w:pPr>
      <w:bookmarkStart w:id="158" w:name="_Toc286835432"/>
      <w:r w:rsidRPr="00D05D3E">
        <w:rPr>
          <w:lang w:val="es-ES"/>
        </w:rPr>
        <w:t>Servicios del centro de salud</w:t>
      </w:r>
      <w:bookmarkEnd w:id="158"/>
      <w:r w:rsidRPr="00D05D3E">
        <w:rPr>
          <w:lang w:val="es-ES"/>
        </w:rPr>
        <w:t xml:space="preserve"> </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Medicina general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Pediatría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Ginecología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Odontología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Medicina familiar</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Farmacia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Enfermería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Laboratorio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lastRenderedPageBreak/>
        <w:t>Curaciones ambulatorias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Programa de seguro de salud que ofrece los siguientes servicios.</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b/>
          <w:lang w:val="es-ES"/>
        </w:rPr>
        <w:t>Para la mujer</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Control prenatal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Vacu</w:t>
      </w:r>
      <w:ins w:id="159" w:author="Fundación Waal" w:date="2011-05-04T11:04:00Z">
        <w:r w:rsidR="0075268B">
          <w:rPr>
            <w:rFonts w:ascii="Arial" w:hAnsi="Arial" w:cs="Arial"/>
            <w:lang w:val="es-ES"/>
          </w:rPr>
          <w:t>n</w:t>
        </w:r>
      </w:ins>
      <w:r w:rsidRPr="00D05D3E">
        <w:rPr>
          <w:rFonts w:ascii="Arial" w:hAnsi="Arial" w:cs="Arial"/>
          <w:lang w:val="es-ES"/>
        </w:rPr>
        <w:t>a contra el tétanos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Papanicolaou</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Planificación familiar</w:t>
      </w:r>
    </w:p>
    <w:p w:rsidR="000D046A" w:rsidRPr="00D05D3E" w:rsidRDefault="000D046A" w:rsidP="000D046A">
      <w:pPr>
        <w:tabs>
          <w:tab w:val="left" w:pos="2785"/>
        </w:tabs>
        <w:spacing w:line="360" w:lineRule="auto"/>
        <w:rPr>
          <w:rFonts w:ascii="Arial" w:hAnsi="Arial" w:cs="Arial"/>
          <w:b/>
          <w:lang w:val="es-ES"/>
        </w:rPr>
      </w:pPr>
      <w:r w:rsidRPr="00D05D3E">
        <w:rPr>
          <w:rFonts w:ascii="Arial" w:hAnsi="Arial" w:cs="Arial"/>
          <w:b/>
          <w:lang w:val="es-ES"/>
        </w:rPr>
        <w:t>Para la población en general</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tuberculosis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rabia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heridas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Curaciones menores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de ITS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odontológica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Atención y tratamiento de chagas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VIH Laboratorios. </w:t>
      </w:r>
    </w:p>
    <w:p w:rsidR="000D046A" w:rsidRPr="00D05D3E" w:rsidRDefault="000D046A" w:rsidP="000D046A">
      <w:pPr>
        <w:pStyle w:val="Ttulo3"/>
        <w:spacing w:before="0" w:after="0" w:line="360" w:lineRule="auto"/>
        <w:ind w:left="1134"/>
        <w:rPr>
          <w:lang w:val="es-ES"/>
        </w:rPr>
      </w:pPr>
      <w:bookmarkStart w:id="160" w:name="_Toc286835433"/>
      <w:r w:rsidRPr="00D05D3E">
        <w:rPr>
          <w:lang w:val="es-ES"/>
        </w:rPr>
        <w:t>Infraestructura</w:t>
      </w:r>
      <w:bookmarkEnd w:id="160"/>
      <w:r w:rsidRPr="00D05D3E">
        <w:rPr>
          <w:lang w:val="es-ES"/>
        </w:rPr>
        <w:t xml:space="preserve"> </w:t>
      </w:r>
    </w:p>
    <w:p w:rsidR="000D046A" w:rsidRPr="00D05D3E" w:rsidRDefault="000D046A" w:rsidP="000D046A">
      <w:pPr>
        <w:spacing w:after="0" w:line="360" w:lineRule="auto"/>
        <w:rPr>
          <w:lang w:val="es-ES"/>
        </w:rPr>
      </w:pPr>
    </w:p>
    <w:p w:rsidR="000D046A" w:rsidRPr="00D05D3E" w:rsidRDefault="000D046A" w:rsidP="000D046A">
      <w:pPr>
        <w:tabs>
          <w:tab w:val="left" w:pos="2785"/>
        </w:tabs>
        <w:spacing w:after="0" w:line="360" w:lineRule="auto"/>
        <w:rPr>
          <w:rFonts w:ascii="Arial" w:hAnsi="Arial" w:cs="Arial"/>
          <w:lang w:val="es-ES"/>
        </w:rPr>
      </w:pPr>
      <w:r w:rsidRPr="00D05D3E">
        <w:rPr>
          <w:rFonts w:ascii="Arial" w:hAnsi="Arial" w:cs="Arial"/>
          <w:b/>
          <w:lang w:val="es-ES"/>
        </w:rPr>
        <w:t>Estructura física.-</w:t>
      </w:r>
      <w:r w:rsidRPr="00D05D3E">
        <w:rPr>
          <w:rFonts w:ascii="Arial" w:hAnsi="Arial" w:cs="Arial"/>
          <w:lang w:val="es-ES"/>
        </w:rPr>
        <w:t xml:space="preserve"> cuenta con:</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3 consultorios médicos equipados</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odontológico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auditorio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admisión</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enfermería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consultorio de farmacia</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sala de laboratorio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1 casillero con baño</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1 sala computación </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PAI</w:t>
      </w:r>
    </w:p>
    <w:p w:rsidR="000D046A" w:rsidRPr="00D05D3E" w:rsidRDefault="000D046A" w:rsidP="000D046A">
      <w:pPr>
        <w:pStyle w:val="Prrafodelista"/>
        <w:tabs>
          <w:tab w:val="left" w:pos="2785"/>
        </w:tabs>
        <w:spacing w:line="360" w:lineRule="auto"/>
        <w:ind w:left="0"/>
        <w:rPr>
          <w:rFonts w:ascii="Arial" w:hAnsi="Arial" w:cs="Arial"/>
          <w:lang w:val="es-ES"/>
        </w:rPr>
      </w:pPr>
      <w:r w:rsidRPr="00D05D3E">
        <w:rPr>
          <w:rFonts w:ascii="Arial" w:hAnsi="Arial" w:cs="Arial"/>
          <w:lang w:val="es-ES"/>
        </w:rPr>
        <w:t xml:space="preserve">Recepción </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Horario de atención: 8:00 am hasta 14:00 pm atención en general.</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Tarifas de los servicios:</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lastRenderedPageBreak/>
        <w:t>Medicina general.- 5 bs (no cubierto por el seguro)</w:t>
      </w:r>
    </w:p>
    <w:p w:rsidR="000D046A" w:rsidRPr="00D05D3E" w:rsidRDefault="000D046A" w:rsidP="000D046A">
      <w:pPr>
        <w:tabs>
          <w:tab w:val="left" w:pos="2785"/>
        </w:tabs>
        <w:spacing w:line="360" w:lineRule="auto"/>
        <w:rPr>
          <w:rFonts w:ascii="Arial" w:hAnsi="Arial" w:cs="Arial"/>
          <w:lang w:val="es-ES"/>
        </w:rPr>
      </w:pPr>
      <w:r w:rsidRPr="00D05D3E">
        <w:rPr>
          <w:rFonts w:ascii="Arial" w:hAnsi="Arial" w:cs="Arial"/>
          <w:lang w:val="es-ES"/>
        </w:rPr>
        <w:t>Pediatría.- Cubierto por el seguro</w:t>
      </w:r>
    </w:p>
    <w:p w:rsidR="000D046A" w:rsidRPr="00D05D3E" w:rsidRDefault="000D046A" w:rsidP="000D046A">
      <w:pPr>
        <w:pStyle w:val="Ttulo3"/>
        <w:spacing w:before="0" w:after="0" w:line="360" w:lineRule="auto"/>
        <w:ind w:left="1134"/>
        <w:rPr>
          <w:lang w:val="es-ES"/>
        </w:rPr>
      </w:pPr>
      <w:bookmarkStart w:id="161" w:name="_Toc286835434"/>
      <w:r w:rsidRPr="00D05D3E">
        <w:rPr>
          <w:lang w:val="es-ES"/>
        </w:rPr>
        <w:t>Personal del centro:</w:t>
      </w:r>
      <w:bookmarkEnd w:id="161"/>
    </w:p>
    <w:p w:rsidR="000D046A" w:rsidRPr="00D05D3E" w:rsidRDefault="000D046A" w:rsidP="000D046A">
      <w:pPr>
        <w:spacing w:after="0" w:line="360" w:lineRule="auto"/>
        <w:rPr>
          <w:lang w:val="es-ES"/>
        </w:rPr>
      </w:pPr>
    </w:p>
    <w:p w:rsidR="000D046A" w:rsidRPr="00D05D3E" w:rsidRDefault="000D046A" w:rsidP="000D046A">
      <w:pPr>
        <w:pStyle w:val="Prrafodelista"/>
        <w:spacing w:after="0" w:line="360" w:lineRule="auto"/>
        <w:ind w:left="0"/>
        <w:rPr>
          <w:rFonts w:ascii="Arial" w:hAnsi="Arial" w:cs="Arial"/>
          <w:lang w:val="es-ES"/>
        </w:rPr>
      </w:pPr>
      <w:r w:rsidRPr="00D05D3E">
        <w:rPr>
          <w:rFonts w:ascii="Arial" w:hAnsi="Arial" w:cs="Arial"/>
          <w:lang w:val="es-ES"/>
        </w:rPr>
        <w:t>Director: Dra. Carmen Amaya</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Ginecología: Dra. Gladis Alanís</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 xml:space="preserve">Medico de planta: Víctor Quispe </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Enfermería: Lic. Beatriz Méndez</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Aux. Enf. Etelvina Villegas</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Aux. Enf. Yolanda Romero</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Laboratorio: tec. Paula Pérez.</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 xml:space="preserve">Farmacia: Betzabe </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Odontología: Dr. Fernando Tapia</w:t>
      </w:r>
    </w:p>
    <w:p w:rsidR="000D046A" w:rsidRPr="00D05D3E" w:rsidRDefault="000D046A" w:rsidP="000D046A">
      <w:pPr>
        <w:pStyle w:val="Prrafodelista"/>
        <w:spacing w:line="360" w:lineRule="auto"/>
        <w:ind w:left="0"/>
        <w:rPr>
          <w:rFonts w:ascii="Arial" w:hAnsi="Arial" w:cs="Arial"/>
          <w:lang w:val="es-ES"/>
        </w:rPr>
      </w:pPr>
      <w:r w:rsidRPr="00D05D3E">
        <w:rPr>
          <w:rFonts w:ascii="Arial" w:hAnsi="Arial" w:cs="Arial"/>
          <w:lang w:val="es-ES"/>
        </w:rPr>
        <w:t>Médicos provinciales: Jhoana Pinto</w:t>
      </w:r>
    </w:p>
    <w:p w:rsidR="000D046A" w:rsidRPr="00D05D3E" w:rsidRDefault="000D046A" w:rsidP="000D046A">
      <w:pPr>
        <w:spacing w:line="360" w:lineRule="auto"/>
        <w:rPr>
          <w:rFonts w:ascii="Arial" w:hAnsi="Arial" w:cs="Arial"/>
          <w:lang w:val="es-ES"/>
        </w:rPr>
      </w:pPr>
      <w:r w:rsidRPr="00D05D3E">
        <w:rPr>
          <w:rFonts w:ascii="Arial" w:hAnsi="Arial" w:cs="Arial"/>
          <w:lang w:val="es-ES"/>
        </w:rPr>
        <w:t xml:space="preserve">                                    Cecilia Veizaga</w:t>
      </w:r>
    </w:p>
    <w:p w:rsidR="000D046A" w:rsidRPr="00D05D3E" w:rsidRDefault="000D046A" w:rsidP="000D046A">
      <w:pPr>
        <w:pStyle w:val="Prrafodelista"/>
        <w:spacing w:line="360" w:lineRule="auto"/>
        <w:ind w:left="360"/>
        <w:rPr>
          <w:rFonts w:ascii="Arial" w:hAnsi="Arial" w:cs="Arial"/>
          <w:lang w:val="es-ES"/>
        </w:rPr>
      </w:pPr>
      <w:r w:rsidRPr="00D05D3E">
        <w:rPr>
          <w:rFonts w:ascii="Arial" w:hAnsi="Arial" w:cs="Arial"/>
          <w:lang w:val="es-ES"/>
        </w:rPr>
        <w:t>Recepción: Nelly Caballero</w:t>
      </w:r>
    </w:p>
    <w:p w:rsidR="000D046A" w:rsidRPr="00D05D3E" w:rsidRDefault="000D046A" w:rsidP="000D046A">
      <w:pPr>
        <w:pStyle w:val="Prrafodelista"/>
        <w:spacing w:line="360" w:lineRule="auto"/>
        <w:ind w:left="360"/>
        <w:rPr>
          <w:rFonts w:ascii="Arial" w:hAnsi="Arial" w:cs="Arial"/>
          <w:lang w:val="es-ES"/>
        </w:rPr>
      </w:pPr>
      <w:r w:rsidRPr="00D05D3E">
        <w:rPr>
          <w:rFonts w:ascii="Arial" w:hAnsi="Arial" w:cs="Arial"/>
          <w:lang w:val="es-ES"/>
        </w:rPr>
        <w:t>Portería: Claudia Castro</w:t>
      </w:r>
    </w:p>
    <w:p w:rsidR="000D046A" w:rsidRPr="00D05D3E" w:rsidRDefault="000D046A" w:rsidP="000D046A">
      <w:pPr>
        <w:pStyle w:val="Prrafodelista"/>
        <w:spacing w:line="360" w:lineRule="auto"/>
        <w:ind w:left="360"/>
        <w:rPr>
          <w:rFonts w:ascii="Arial" w:hAnsi="Arial" w:cs="Arial"/>
          <w:lang w:val="es-ES"/>
        </w:rPr>
      </w:pPr>
    </w:p>
    <w:p w:rsidR="000D046A" w:rsidRPr="00D05D3E" w:rsidRDefault="000D046A" w:rsidP="000D046A">
      <w:pPr>
        <w:pStyle w:val="Ttulo1"/>
        <w:spacing w:before="0" w:after="0"/>
        <w:ind w:left="426" w:hanging="426"/>
      </w:pPr>
      <w:bookmarkStart w:id="162" w:name="_Toc286835435"/>
      <w:r w:rsidRPr="00D05D3E">
        <w:t xml:space="preserve"> SINTESIS DEL PROBLEMA:</w:t>
      </w:r>
      <w:bookmarkEnd w:id="162"/>
    </w:p>
    <w:p w:rsidR="000D046A" w:rsidRPr="00D05D3E" w:rsidRDefault="000D046A" w:rsidP="000D046A">
      <w:pPr>
        <w:spacing w:line="360" w:lineRule="auto"/>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La creencia de</w:t>
      </w:r>
      <w:del w:id="163" w:author="Valued Acer Customer" w:date="2011-05-04T13:04:00Z">
        <w:r w:rsidRPr="00D05D3E" w:rsidDel="00B26DDA">
          <w:rPr>
            <w:rFonts w:ascii="Arial" w:hAnsi="Arial" w:cs="Arial"/>
          </w:rPr>
          <w:delText>l</w:delText>
        </w:r>
      </w:del>
      <w:r w:rsidRPr="00D05D3E">
        <w:rPr>
          <w:rFonts w:ascii="Arial" w:hAnsi="Arial" w:cs="Arial"/>
        </w:rPr>
        <w:t xml:space="preserve"> </w:t>
      </w:r>
      <w:r w:rsidRPr="00B26DDA">
        <w:rPr>
          <w:rFonts w:ascii="Arial" w:hAnsi="Arial" w:cs="Arial"/>
        </w:rPr>
        <w:t>hombre</w:t>
      </w:r>
      <w:ins w:id="164" w:author="Valued Acer Customer" w:date="2011-05-04T13:04:00Z">
        <w:r w:rsidR="00B26DDA">
          <w:rPr>
            <w:rFonts w:ascii="Arial" w:hAnsi="Arial" w:cs="Arial"/>
          </w:rPr>
          <w:t>s y mujeres</w:t>
        </w:r>
      </w:ins>
      <w:r w:rsidRPr="00D05D3E">
        <w:rPr>
          <w:rFonts w:ascii="Arial" w:hAnsi="Arial" w:cs="Arial"/>
        </w:rPr>
        <w:t xml:space="preserve"> de que no es un factor importante la nutrición antes</w:t>
      </w:r>
      <w:ins w:id="165" w:author="Valued Acer Customer" w:date="2011-05-04T13:03:00Z">
        <w:r w:rsidR="00B26DDA">
          <w:rPr>
            <w:rFonts w:ascii="Arial" w:hAnsi="Arial" w:cs="Arial"/>
          </w:rPr>
          <w:t xml:space="preserve"> y</w:t>
        </w:r>
      </w:ins>
      <w:del w:id="166" w:author="Valued Acer Customer" w:date="2011-05-04T13:03:00Z">
        <w:r w:rsidRPr="00D05D3E" w:rsidDel="00B26DDA">
          <w:rPr>
            <w:rFonts w:ascii="Arial" w:hAnsi="Arial" w:cs="Arial"/>
          </w:rPr>
          <w:delText>,</w:delText>
        </w:r>
      </w:del>
      <w:r w:rsidRPr="00D05D3E">
        <w:rPr>
          <w:rFonts w:ascii="Arial" w:hAnsi="Arial" w:cs="Arial"/>
        </w:rPr>
        <w:t xml:space="preserve"> durante el embarazo puede ser una de las causas que  puede ocasionar discapacidades de tipo motor, cognitiva, u  otros, determinando un riesgo para el bebé</w:t>
      </w:r>
      <w:del w:id="167" w:author="Valued Acer Customer" w:date="2011-05-04T13:03:00Z">
        <w:r w:rsidRPr="00D05D3E" w:rsidDel="00B26DDA">
          <w:rPr>
            <w:rFonts w:ascii="Arial" w:hAnsi="Arial" w:cs="Arial"/>
          </w:rPr>
          <w:delText xml:space="preserve"> y la madre</w:delText>
        </w:r>
      </w:del>
      <w:r w:rsidRPr="00D05D3E">
        <w:rPr>
          <w:rFonts w:ascii="Arial" w:hAnsi="Arial" w:cs="Arial"/>
        </w:rPr>
        <w:t xml:space="preserve">. </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El nivel socioeconómico de las familias, la disminución de fuentes laborales, son factores que en la sociedad influyen dentro la alimentación de cada familia.</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commentRangeStart w:id="168"/>
      <w:del w:id="169" w:author="Valued Acer Customer" w:date="2011-05-04T14:18:00Z">
        <w:r w:rsidRPr="00D05D3E" w:rsidDel="00C42179">
          <w:rPr>
            <w:rStyle w:val="normal0"/>
            <w:rFonts w:ascii="Arial" w:hAnsi="Arial" w:cs="Arial"/>
          </w:rPr>
          <w:delText>Ante l</w:delText>
        </w:r>
      </w:del>
      <w:ins w:id="170" w:author="Valued Acer Customer" w:date="2011-05-04T14:18:00Z">
        <w:r w:rsidR="00C42179">
          <w:rPr>
            <w:rStyle w:val="normal0"/>
            <w:rFonts w:ascii="Arial" w:hAnsi="Arial" w:cs="Arial"/>
          </w:rPr>
          <w:t>L</w:t>
        </w:r>
      </w:ins>
      <w:r w:rsidRPr="00D05D3E">
        <w:rPr>
          <w:rStyle w:val="normal0"/>
          <w:rFonts w:ascii="Arial" w:hAnsi="Arial" w:cs="Arial"/>
        </w:rPr>
        <w:t>a inexistencia de un control social que logre cubrir las demandas de la población, y por las características de la misma, que se bate en muchas circunstancias en conseguir fuentes laborales que cubran sus necesidades familiares, donde el margen de hijos aproximados está entre los cuatro a cinco</w:t>
      </w:r>
      <w:del w:id="171" w:author="Valued Acer Customer" w:date="2011-05-04T14:18:00Z">
        <w:r w:rsidRPr="00D05D3E" w:rsidDel="00C42179">
          <w:rPr>
            <w:rStyle w:val="normal0"/>
            <w:rFonts w:ascii="Arial" w:hAnsi="Arial" w:cs="Arial"/>
          </w:rPr>
          <w:delText xml:space="preserve"> hijos</w:delText>
        </w:r>
      </w:del>
      <w:r w:rsidRPr="00D05D3E">
        <w:rPr>
          <w:rStyle w:val="normal0"/>
          <w:rFonts w:ascii="Arial" w:hAnsi="Arial" w:cs="Arial"/>
        </w:rPr>
        <w:t>, no permite conocer cuáles son las necesidades del entorno en el que se vive.</w:t>
      </w:r>
      <w:commentRangeEnd w:id="168"/>
      <w:r w:rsidR="00C42179">
        <w:rPr>
          <w:rStyle w:val="Refdecomentario"/>
        </w:rPr>
        <w:commentReference w:id="168"/>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spacing w:line="360" w:lineRule="auto"/>
        <w:jc w:val="both"/>
        <w:rPr>
          <w:rStyle w:val="normal0"/>
          <w:rFonts w:ascii="Arial" w:hAnsi="Arial" w:cs="Arial"/>
          <w:color w:val="FF0000"/>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que en Bolivia el impacto de la desnutrición significó más de 28.000 casos en </w:t>
      </w:r>
      <w:r w:rsidRPr="00AB1D2C">
        <w:rPr>
          <w:rStyle w:val="normal0"/>
          <w:rFonts w:ascii="Arial" w:hAnsi="Arial" w:cs="Arial"/>
        </w:rPr>
        <w:t>la población menor de 5 años. El PMA (Programa Mundial de Alimentos) estableció que la desnutrición llega al 26 por ciento en el país.</w:t>
      </w:r>
      <w:r w:rsidRPr="00D05D3E">
        <w:rPr>
          <w:rStyle w:val="normal0"/>
          <w:rFonts w:ascii="Arial" w:hAnsi="Arial" w:cs="Arial"/>
          <w:color w:val="FF0000"/>
        </w:rPr>
        <w:t xml:space="preserve"> </w:t>
      </w: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De acuerdo con el PMA, cada año mueren 623 mujeres por complicaciones del embarazo, parto y posparto; 222 pierden la vida por cada 100 mil nacidos vivos, y 27 niños fallecen por cada 1.000 nacidos vivos. El 50 por ciento de la mortalidad infantil está representada por las muertes neonatales (menores de un año), y el 40 por ciento restante por niños menores de cinco años.</w:t>
      </w:r>
      <w:r w:rsidRPr="00D05D3E">
        <w:rPr>
          <w:rStyle w:val="Refdenotaalpie"/>
          <w:rFonts w:ascii="Arial" w:hAnsi="Arial" w:cs="Arial"/>
        </w:rPr>
        <w:footnoteReference w:id="2"/>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Como manera de prevención, el estado trata de aplacar este suceso, mediante programas en salud (bono Juana Azurduy, suplementos nutricionales, suplemento de hierro), los cuales en ciertas circunstancias no llegan a toda la población, o se suspende</w:t>
      </w:r>
      <w:ins w:id="172" w:author="Valued Acer Customer" w:date="2011-05-04T14:23:00Z">
        <w:r w:rsidR="00C42179">
          <w:rPr>
            <w:rStyle w:val="normal0"/>
            <w:rFonts w:ascii="Arial" w:hAnsi="Arial" w:cs="Arial"/>
          </w:rPr>
          <w:t>n</w:t>
        </w:r>
      </w:ins>
      <w:r w:rsidRPr="00D05D3E">
        <w:rPr>
          <w:rStyle w:val="normal0"/>
          <w:rFonts w:ascii="Arial" w:hAnsi="Arial" w:cs="Arial"/>
        </w:rPr>
        <w:t xml:space="preserve"> las provisiones o los mismos</w:t>
      </w:r>
      <w:del w:id="173" w:author="Valued Acer Customer" w:date="2011-05-04T14:23:00Z">
        <w:r w:rsidRPr="00D05D3E" w:rsidDel="00C42179">
          <w:rPr>
            <w:rStyle w:val="normal0"/>
            <w:rFonts w:ascii="Arial" w:hAnsi="Arial" w:cs="Arial"/>
          </w:rPr>
          <w:delText>,</w:delText>
        </w:r>
      </w:del>
      <w:r w:rsidRPr="00D05D3E">
        <w:rPr>
          <w:rStyle w:val="normal0"/>
          <w:rFonts w:ascii="Arial" w:hAnsi="Arial" w:cs="Arial"/>
        </w:rPr>
        <w:t xml:space="preserve"> son tomados por la población como fuente de negocio al ser comercializados para proveerse de algunos insumos que puedan cubrir las necesidades de la familia, o simplemente dárselos a sus hijos más pequeños.</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De la misma forma tomando los datos de la institución sobre el tema expresamos los siguientes datos:</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del w:id="174" w:author="Valued Acer Customer" w:date="2011-05-04T14:25:00Z">
        <w:r w:rsidRPr="00D05D3E" w:rsidDel="00C42179">
          <w:rPr>
            <w:rStyle w:val="normal0"/>
            <w:rFonts w:ascii="Arial" w:hAnsi="Arial" w:cs="Arial"/>
          </w:rPr>
          <w:delText xml:space="preserve">La institución </w:delText>
        </w:r>
      </w:del>
      <w:bookmarkStart w:id="175" w:name="OLE_LINK3"/>
      <w:ins w:id="176" w:author="Valued Acer Customer" w:date="2011-05-04T14:25:00Z">
        <w:r w:rsidR="00C42179">
          <w:rPr>
            <w:rFonts w:ascii="Arial" w:hAnsi="Arial" w:cs="Arial"/>
            <w:sz w:val="18"/>
            <w:szCs w:val="18"/>
          </w:rPr>
          <w:t>El personal de la institución</w:t>
        </w:r>
        <w:r w:rsidR="00C42179" w:rsidRPr="00D05D3E">
          <w:rPr>
            <w:rFonts w:ascii="Arial" w:hAnsi="Arial" w:cs="Arial"/>
            <w:sz w:val="18"/>
            <w:szCs w:val="18"/>
            <w:lang w:val="es-ES_tradnl"/>
          </w:rPr>
          <w:t xml:space="preserve"> promueve </w:t>
        </w:r>
        <w:r w:rsidR="00C42179">
          <w:rPr>
            <w:rFonts w:ascii="Arial" w:hAnsi="Arial" w:cs="Arial"/>
            <w:sz w:val="18"/>
            <w:szCs w:val="18"/>
            <w:lang w:val="es-ES_tradnl"/>
          </w:rPr>
          <w:t xml:space="preserve">parcialmente </w:t>
        </w:r>
        <w:r w:rsidR="00C42179" w:rsidRPr="00D05D3E">
          <w:rPr>
            <w:rFonts w:ascii="Arial" w:hAnsi="Arial" w:cs="Arial"/>
            <w:sz w:val="18"/>
            <w:szCs w:val="18"/>
            <w:lang w:val="es-ES_tradnl"/>
          </w:rPr>
          <w:t>en la población, consumir una alimentación adecuada y nutritiva, sobre todo en las mujeres embarazadas.</w:t>
        </w:r>
      </w:ins>
      <w:del w:id="177" w:author="Valued Acer Customer" w:date="2011-05-04T14:25:00Z">
        <w:r w:rsidDel="00C42179">
          <w:rPr>
            <w:rStyle w:val="normal0"/>
            <w:rFonts w:ascii="Arial" w:hAnsi="Arial" w:cs="Arial"/>
          </w:rPr>
          <w:delText>parcialmente</w:delText>
        </w:r>
        <w:r w:rsidRPr="00D05D3E" w:rsidDel="00C42179">
          <w:rPr>
            <w:rStyle w:val="normal0"/>
            <w:rFonts w:ascii="Arial" w:hAnsi="Arial" w:cs="Arial"/>
          </w:rPr>
          <w:delText xml:space="preserve"> ofrece capacitación </w:delText>
        </w:r>
        <w:bookmarkEnd w:id="175"/>
        <w:r w:rsidDel="00C42179">
          <w:rPr>
            <w:rStyle w:val="normal0"/>
            <w:rFonts w:ascii="Arial" w:hAnsi="Arial" w:cs="Arial"/>
          </w:rPr>
          <w:delText xml:space="preserve"> sobre el </w:delText>
        </w:r>
        <w:r w:rsidRPr="00D05D3E" w:rsidDel="00C42179">
          <w:rPr>
            <w:rStyle w:val="normal0"/>
            <w:rFonts w:ascii="Arial" w:hAnsi="Arial" w:cs="Arial"/>
          </w:rPr>
          <w:delText>consum</w:delText>
        </w:r>
        <w:r w:rsidDel="00C42179">
          <w:rPr>
            <w:rStyle w:val="normal0"/>
            <w:rFonts w:ascii="Arial" w:hAnsi="Arial" w:cs="Arial"/>
          </w:rPr>
          <w:delText>o de</w:delText>
        </w:r>
        <w:r w:rsidRPr="00D05D3E" w:rsidDel="00C42179">
          <w:rPr>
            <w:rStyle w:val="normal0"/>
            <w:rFonts w:ascii="Arial" w:hAnsi="Arial" w:cs="Arial"/>
          </w:rPr>
          <w:delText xml:space="preserve"> una alimentación adecuada y nutritiva, sobre todo en las mujeres embarazadas</w:delText>
        </w:r>
        <w:r w:rsidDel="00C42179">
          <w:rPr>
            <w:rStyle w:val="normal0"/>
            <w:rFonts w:ascii="Arial" w:hAnsi="Arial" w:cs="Arial"/>
          </w:rPr>
          <w:delText>, además el centro de salud tampoco incentiva entre las parejas y las gestantes un</w:delText>
        </w:r>
        <w:r w:rsidRPr="00D05D3E" w:rsidDel="00C42179">
          <w:rPr>
            <w:rStyle w:val="normal0"/>
            <w:rFonts w:ascii="Arial" w:hAnsi="Arial" w:cs="Arial"/>
          </w:rPr>
          <w:delText xml:space="preserve"> acercamiento para evaluar el esta</w:delText>
        </w:r>
        <w:r w:rsidDel="00C42179">
          <w:rPr>
            <w:rStyle w:val="normal0"/>
            <w:rFonts w:ascii="Arial" w:hAnsi="Arial" w:cs="Arial"/>
          </w:rPr>
          <w:delText>do nutricional.</w:delText>
        </w:r>
        <w:r w:rsidRPr="00D05D3E" w:rsidDel="00C42179">
          <w:rPr>
            <w:rStyle w:val="Refdenotaalpie"/>
            <w:rFonts w:ascii="Arial" w:hAnsi="Arial" w:cs="Arial"/>
          </w:rPr>
          <w:footnoteReference w:id="3"/>
        </w:r>
      </w:del>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   </w:t>
      </w:r>
    </w:p>
    <w:p w:rsidR="000D046A" w:rsidRPr="00D05D3E" w:rsidDel="003E3D8A" w:rsidRDefault="000D046A" w:rsidP="000D046A">
      <w:pPr>
        <w:pStyle w:val="Prrafodelista"/>
        <w:spacing w:after="0" w:line="360" w:lineRule="auto"/>
        <w:ind w:left="0"/>
        <w:jc w:val="both"/>
        <w:rPr>
          <w:del w:id="180" w:author="Valued Acer Customer" w:date="2011-05-04T14:31:00Z"/>
          <w:rStyle w:val="normal0"/>
          <w:rFonts w:ascii="Arial" w:hAnsi="Arial" w:cs="Arial"/>
        </w:rPr>
      </w:pPr>
      <w:r>
        <w:rPr>
          <w:rStyle w:val="normal0"/>
          <w:rFonts w:ascii="Arial" w:hAnsi="Arial" w:cs="Arial"/>
        </w:rPr>
        <w:t>M</w:t>
      </w:r>
      <w:r w:rsidRPr="00D05D3E">
        <w:rPr>
          <w:rStyle w:val="normal0"/>
          <w:rFonts w:ascii="Arial" w:hAnsi="Arial" w:cs="Arial"/>
        </w:rPr>
        <w:t>ediante la promoción y charlas espo</w:t>
      </w:r>
      <w:r>
        <w:rPr>
          <w:rStyle w:val="normal0"/>
          <w:rFonts w:ascii="Arial" w:hAnsi="Arial" w:cs="Arial"/>
        </w:rPr>
        <w:t>rádicas es que la</w:t>
      </w:r>
      <w:del w:id="181" w:author="Valued Acer Customer" w:date="2011-05-04T14:32:00Z">
        <w:r w:rsidDel="003E3D8A">
          <w:rPr>
            <w:rStyle w:val="normal0"/>
            <w:rFonts w:ascii="Arial" w:hAnsi="Arial" w:cs="Arial"/>
          </w:rPr>
          <w:delText>s</w:delText>
        </w:r>
      </w:del>
      <w:r>
        <w:rPr>
          <w:rStyle w:val="normal0"/>
          <w:rFonts w:ascii="Arial" w:hAnsi="Arial" w:cs="Arial"/>
        </w:rPr>
        <w:t xml:space="preserve"> institución de salud trata de aminorar este problema</w:t>
      </w:r>
      <w:ins w:id="182" w:author="Valued Acer Customer" w:date="2011-05-04T14:31:00Z">
        <w:r w:rsidR="003E3D8A">
          <w:rPr>
            <w:rStyle w:val="normal0"/>
            <w:rFonts w:ascii="Arial" w:hAnsi="Arial" w:cs="Arial"/>
          </w:rPr>
          <w:t>,</w:t>
        </w:r>
      </w:ins>
      <w:r w:rsidRPr="00D05D3E">
        <w:rPr>
          <w:rStyle w:val="normal0"/>
          <w:rFonts w:ascii="Arial" w:hAnsi="Arial" w:cs="Arial"/>
        </w:rPr>
        <w:t xml:space="preserve"> </w:t>
      </w:r>
      <w:del w:id="183" w:author="Valued Acer Customer" w:date="2011-05-04T14:31:00Z">
        <w:r w:rsidRPr="00D05D3E" w:rsidDel="003E3D8A">
          <w:rPr>
            <w:rStyle w:val="normal0"/>
            <w:rFonts w:ascii="Arial" w:hAnsi="Arial" w:cs="Arial"/>
          </w:rPr>
          <w:delText xml:space="preserve">que no logra abarcar el total de los sectores y del cual </w:delText>
        </w:r>
      </w:del>
      <w:del w:id="184" w:author="Valued Acer Customer" w:date="2011-05-04T14:28:00Z">
        <w:r w:rsidRPr="00D05D3E" w:rsidDel="003E3D8A">
          <w:rPr>
            <w:rStyle w:val="normal0"/>
            <w:rFonts w:ascii="Arial" w:hAnsi="Arial" w:cs="Arial"/>
          </w:rPr>
          <w:delText>mucho</w:delText>
        </w:r>
      </w:del>
      <w:del w:id="185" w:author="Valued Acer Customer" w:date="2011-05-04T14:31:00Z">
        <w:r w:rsidRPr="00D05D3E" w:rsidDel="003E3D8A">
          <w:rPr>
            <w:rStyle w:val="normal0"/>
            <w:rFonts w:ascii="Arial" w:hAnsi="Arial" w:cs="Arial"/>
          </w:rPr>
          <w:delText xml:space="preserve"> o casi nada es que la población toma en sus recaudos durante</w:delText>
        </w:r>
        <w:r w:rsidDel="003E3D8A">
          <w:rPr>
            <w:rStyle w:val="normal0"/>
            <w:rFonts w:ascii="Arial" w:hAnsi="Arial" w:cs="Arial"/>
          </w:rPr>
          <w:delText xml:space="preserve"> las campañas, así mismo que el</w:delText>
        </w:r>
        <w:r w:rsidRPr="00D05D3E" w:rsidDel="003E3D8A">
          <w:rPr>
            <w:rStyle w:val="normal0"/>
            <w:rFonts w:ascii="Arial" w:hAnsi="Arial" w:cs="Arial"/>
          </w:rPr>
          <w:delText xml:space="preserve"> centro</w:delText>
        </w:r>
        <w:r w:rsidDel="003E3D8A">
          <w:rPr>
            <w:rStyle w:val="normal0"/>
            <w:rFonts w:ascii="Arial" w:hAnsi="Arial" w:cs="Arial"/>
          </w:rPr>
          <w:delText xml:space="preserve"> espera que</w:delText>
        </w:r>
        <w:r w:rsidRPr="00D05D3E" w:rsidDel="003E3D8A">
          <w:rPr>
            <w:rStyle w:val="normal0"/>
            <w:rFonts w:ascii="Arial" w:hAnsi="Arial" w:cs="Arial"/>
          </w:rPr>
          <w:delText xml:space="preserve"> se les provea de personal para poder realizar un sondeo, y campañas respectivas según a </w:delText>
        </w:r>
        <w:r w:rsidRPr="00D05D3E" w:rsidDel="003E3D8A">
          <w:rPr>
            <w:rStyle w:val="normal0"/>
            <w:rFonts w:ascii="Arial" w:hAnsi="Arial" w:cs="Arial"/>
          </w:rPr>
          <w:lastRenderedPageBreak/>
          <w:delText>la demanda del medio, estableciendo que aun cuando se trabaja sobre dichas acciones</w:delText>
        </w:r>
      </w:del>
      <w:ins w:id="186" w:author="Valued Acer Customer" w:date="2011-05-04T14:31:00Z">
        <w:r w:rsidR="003E3D8A">
          <w:rPr>
            <w:rStyle w:val="normal0"/>
            <w:rFonts w:ascii="Arial" w:hAnsi="Arial" w:cs="Arial"/>
          </w:rPr>
          <w:t>sin embargo</w:t>
        </w:r>
      </w:ins>
      <w:r w:rsidRPr="00D05D3E">
        <w:rPr>
          <w:rStyle w:val="normal0"/>
          <w:rFonts w:ascii="Arial" w:hAnsi="Arial" w:cs="Arial"/>
        </w:rPr>
        <w:t xml:space="preserve"> la población es indiferente a los recaudos que se les insta a </w:t>
      </w:r>
      <w:ins w:id="187" w:author="Valued Acer Customer" w:date="2011-05-04T14:31:00Z">
        <w:r w:rsidR="003E3D8A">
          <w:rPr>
            <w:rStyle w:val="normal0"/>
            <w:rFonts w:ascii="Arial" w:hAnsi="Arial" w:cs="Arial"/>
          </w:rPr>
          <w:t xml:space="preserve">tomar. </w:t>
        </w:r>
      </w:ins>
      <w:del w:id="188" w:author="Valued Acer Customer" w:date="2011-05-04T14:31:00Z">
        <w:r w:rsidRPr="00D05D3E" w:rsidDel="003E3D8A">
          <w:rPr>
            <w:rStyle w:val="normal0"/>
            <w:rFonts w:ascii="Arial" w:hAnsi="Arial" w:cs="Arial"/>
          </w:rPr>
          <w:delText>desarrollar, precaver, y en muchos de los casos a prevenir.</w:delText>
        </w:r>
      </w:del>
    </w:p>
    <w:p w:rsidR="000D046A" w:rsidRPr="00D05D3E" w:rsidRDefault="000D046A" w:rsidP="000D046A">
      <w:pPr>
        <w:pStyle w:val="Prrafodelista"/>
        <w:spacing w:after="0" w:line="360" w:lineRule="auto"/>
        <w:ind w:left="0"/>
        <w:jc w:val="both"/>
        <w:rPr>
          <w:rStyle w:val="normal0"/>
          <w:rFonts w:ascii="Arial" w:hAnsi="Arial" w:cs="Arial"/>
        </w:rPr>
      </w:pPr>
    </w:p>
    <w:p w:rsidR="000D046A" w:rsidRPr="00D05D3E" w:rsidRDefault="000D046A" w:rsidP="000D046A">
      <w:pPr>
        <w:pStyle w:val="Prrafodelista"/>
        <w:spacing w:after="0" w:line="360" w:lineRule="auto"/>
        <w:ind w:left="0"/>
        <w:jc w:val="both"/>
        <w:rPr>
          <w:rStyle w:val="normal0"/>
          <w:rFonts w:ascii="Arial" w:hAnsi="Arial" w:cs="Arial"/>
        </w:rPr>
      </w:pPr>
      <w:r w:rsidRPr="00D05D3E">
        <w:rPr>
          <w:rStyle w:val="normal0"/>
          <w:rFonts w:ascii="Arial" w:hAnsi="Arial" w:cs="Arial"/>
        </w:rPr>
        <w:t>Todo proceso cognitivo adquirido previamente y manifestado en el medio, es el que forma el carácter del hombre y la mujer con el cual construye su presente</w:t>
      </w:r>
      <w:r>
        <w:rPr>
          <w:rStyle w:val="normal0"/>
          <w:rFonts w:ascii="Arial" w:hAnsi="Arial" w:cs="Arial"/>
        </w:rPr>
        <w:t>,</w:t>
      </w:r>
      <w:r w:rsidRPr="00D05D3E">
        <w:rPr>
          <w:rStyle w:val="normal0"/>
          <w:rFonts w:ascii="Arial" w:hAnsi="Arial" w:cs="Arial"/>
        </w:rPr>
        <w:t xml:space="preserve"> futuro y dejan algo en el pasado, así se estructura la familia, como un proceso constructivo de planificar y desarrollar las acciones que uno desea, por esta razón se toma la temática de esta propuesta para encarar que la educación en el ser humano, es preponderante para saber y medir consecuencias de malas acciones que pueden acontecer o cambiar el estilo de vida de nuestras familias. </w:t>
      </w:r>
    </w:p>
    <w:p w:rsidR="000D046A" w:rsidRPr="00D05D3E" w:rsidRDefault="000D046A" w:rsidP="000D046A">
      <w:pPr>
        <w:pStyle w:val="Prrafodelista"/>
        <w:spacing w:after="0" w:line="360" w:lineRule="auto"/>
        <w:ind w:left="0"/>
        <w:jc w:val="both"/>
        <w:rPr>
          <w:rStyle w:val="normal0"/>
          <w:rFonts w:ascii="Arial" w:hAnsi="Arial" w:cs="Arial"/>
        </w:rPr>
      </w:pPr>
    </w:p>
    <w:p w:rsidR="000D046A" w:rsidRDefault="000D046A" w:rsidP="000D046A">
      <w:pPr>
        <w:pStyle w:val="Prrafodelista"/>
        <w:spacing w:after="0" w:line="360" w:lineRule="auto"/>
        <w:ind w:left="0"/>
        <w:jc w:val="both"/>
        <w:rPr>
          <w:rFonts w:ascii="Arial" w:hAnsi="Arial" w:cs="Arial"/>
          <w:iCs/>
          <w:lang w:eastAsia="es-BO"/>
        </w:rPr>
      </w:pPr>
      <w:r w:rsidRPr="00D05D3E">
        <w:rPr>
          <w:rFonts w:ascii="Arial" w:hAnsi="Arial" w:cs="Arial"/>
          <w:iCs/>
          <w:lang w:eastAsia="es-BO"/>
        </w:rPr>
        <w:t>La desnutrición tiene que ver con conductas cotidianas inadecuadas, como comer comida chatarra, o alimentos que no guarden condiciones de salubridad, o deficiente alimentación debido a la pobreza.</w:t>
      </w:r>
      <w:r>
        <w:rPr>
          <w:rFonts w:ascii="Arial" w:hAnsi="Arial" w:cs="Arial"/>
          <w:iCs/>
          <w:lang w:eastAsia="es-BO"/>
        </w:rPr>
        <w:t xml:space="preserve"> Estos son algunos de los rasgos que se tienen en la población de mujeres en edad fértil que acuden al centro de salud de Jaihuayco ya que </w:t>
      </w:r>
      <w:del w:id="189" w:author="Valued Acer Customer" w:date="2011-05-04T14:35:00Z">
        <w:r w:rsidDel="003E3D8A">
          <w:rPr>
            <w:rFonts w:ascii="Arial" w:hAnsi="Arial" w:cs="Arial"/>
            <w:iCs/>
            <w:lang w:eastAsia="es-BO"/>
          </w:rPr>
          <w:delText>un</w:delText>
        </w:r>
      </w:del>
      <w:r>
        <w:rPr>
          <w:rFonts w:ascii="Arial" w:hAnsi="Arial" w:cs="Arial"/>
          <w:iCs/>
          <w:lang w:eastAsia="es-BO"/>
        </w:rPr>
        <w:t xml:space="preserve"> </w:t>
      </w:r>
      <w:ins w:id="190" w:author="Valued Acer Customer" w:date="2011-05-04T14:35:00Z">
        <w:r w:rsidR="003E3D8A">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003E3D8A" w:rsidRPr="00D05D3E">
            <w:rPr>
              <w:rFonts w:ascii="Arial" w:hAnsi="Arial" w:cs="Arial"/>
              <w:sz w:val="18"/>
              <w:szCs w:val="18"/>
              <w:lang w:val="es-ES_tradnl"/>
            </w:rPr>
            <w:t>20 a</w:t>
          </w:r>
        </w:smartTag>
        <w:r w:rsidR="003E3D8A" w:rsidRPr="00D05D3E">
          <w:rPr>
            <w:rFonts w:ascii="Arial" w:hAnsi="Arial" w:cs="Arial"/>
            <w:sz w:val="18"/>
            <w:szCs w:val="18"/>
            <w:lang w:val="es-ES_tradnl"/>
          </w:rPr>
          <w:t xml:space="preserve"> 42 años que acuden al centro  de  salud  de Jaihuayco  </w:t>
        </w:r>
      </w:ins>
      <w:ins w:id="191" w:author="Valued Acer Customer" w:date="2011-05-04T14:36:00Z">
        <w:r w:rsidR="003E3D8A">
          <w:rPr>
            <w:rFonts w:ascii="Arial" w:hAnsi="Arial" w:cs="Arial"/>
            <w:sz w:val="18"/>
            <w:szCs w:val="18"/>
            <w:lang w:val="es-ES_tradnl"/>
          </w:rPr>
          <w:t xml:space="preserve">no </w:t>
        </w:r>
      </w:ins>
      <w:ins w:id="192" w:author="Valued Acer Customer" w:date="2011-05-04T14:35:00Z">
        <w:r w:rsidR="003E3D8A" w:rsidRPr="00D05D3E">
          <w:rPr>
            <w:rFonts w:ascii="Arial" w:hAnsi="Arial" w:cs="Arial"/>
            <w:sz w:val="18"/>
            <w:szCs w:val="18"/>
            <w:lang w:val="es-ES_tradnl"/>
          </w:rPr>
          <w:t>considera que  la  mala alim</w:t>
        </w:r>
        <w:r w:rsidR="003E3D8A">
          <w:rPr>
            <w:rFonts w:ascii="Arial" w:hAnsi="Arial" w:cs="Arial"/>
            <w:sz w:val="18"/>
            <w:szCs w:val="18"/>
            <w:lang w:val="es-ES_tradnl"/>
          </w:rPr>
          <w:t xml:space="preserve">entación    antes y   durante </w:t>
        </w:r>
        <w:r w:rsidR="003E3D8A" w:rsidRPr="00D05D3E">
          <w:rPr>
            <w:rFonts w:ascii="Arial" w:hAnsi="Arial" w:cs="Arial"/>
            <w:sz w:val="18"/>
            <w:szCs w:val="18"/>
            <w:lang w:val="es-ES_tradnl"/>
          </w:rPr>
          <w:t>el  e</w:t>
        </w:r>
        <w:r w:rsidR="003E3D8A">
          <w:rPr>
            <w:rFonts w:ascii="Arial" w:hAnsi="Arial" w:cs="Arial"/>
            <w:sz w:val="18"/>
            <w:szCs w:val="18"/>
            <w:lang w:val="es-ES_tradnl"/>
          </w:rPr>
          <w:t xml:space="preserve">mbarazo  </w:t>
        </w:r>
      </w:ins>
      <w:ins w:id="193" w:author="Valued Acer Customer" w:date="2011-05-04T14:36:00Z">
        <w:r w:rsidR="003E3D8A">
          <w:rPr>
            <w:rFonts w:ascii="Arial" w:hAnsi="Arial" w:cs="Arial"/>
            <w:sz w:val="18"/>
            <w:szCs w:val="18"/>
            <w:lang w:val="es-ES_tradnl"/>
          </w:rPr>
          <w:t>sea</w:t>
        </w:r>
      </w:ins>
      <w:ins w:id="194" w:author="Valued Acer Customer" w:date="2011-05-04T14:35:00Z">
        <w:r w:rsidR="003E3D8A">
          <w:rPr>
            <w:rFonts w:ascii="Arial" w:hAnsi="Arial" w:cs="Arial"/>
            <w:sz w:val="18"/>
            <w:szCs w:val="18"/>
            <w:lang w:val="es-ES_tradnl"/>
          </w:rPr>
          <w:t xml:space="preserve"> un factor de riesgo para el  </w:t>
        </w:r>
        <w:r w:rsidR="003E3D8A" w:rsidRPr="008279DC">
          <w:rPr>
            <w:rFonts w:ascii="Arial" w:hAnsi="Arial" w:cs="Arial"/>
            <w:sz w:val="18"/>
            <w:szCs w:val="18"/>
            <w:lang w:val="es-ES_tradnl"/>
          </w:rPr>
          <w:t xml:space="preserve">bebé </w:t>
        </w:r>
        <w:r w:rsidR="003E3D8A">
          <w:rPr>
            <w:rFonts w:ascii="Arial" w:hAnsi="Arial" w:cs="Arial"/>
            <w:sz w:val="18"/>
            <w:szCs w:val="18"/>
            <w:lang w:val="es-ES_tradnl"/>
          </w:rPr>
          <w:t>por nacer.</w:t>
        </w:r>
        <w:r w:rsidR="003E3D8A" w:rsidRPr="00D05D3E">
          <w:rPr>
            <w:rFonts w:ascii="Arial" w:hAnsi="Arial" w:cs="Arial"/>
            <w:sz w:val="18"/>
            <w:szCs w:val="18"/>
            <w:lang w:val="es-ES_tradnl"/>
          </w:rPr>
          <w:t xml:space="preserve">                                                                                                                                                                                                                                                                                                                                                         </w:t>
        </w:r>
      </w:ins>
      <w:del w:id="195" w:author="Valued Acer Customer" w:date="2011-05-04T14:35:00Z">
        <w:r w:rsidDel="003E3D8A">
          <w:rPr>
            <w:rFonts w:ascii="Arial" w:hAnsi="Arial" w:cs="Arial"/>
            <w:iCs/>
            <w:lang w:eastAsia="es-BO"/>
          </w:rPr>
          <w:delText>75% de ellas indican que la alimentación no es un factor muy importante antes y durante el embarazo</w:delText>
        </w:r>
      </w:del>
      <w:r>
        <w:rPr>
          <w:rFonts w:ascii="Arial" w:hAnsi="Arial" w:cs="Arial"/>
          <w:iCs/>
          <w:lang w:eastAsia="es-BO"/>
        </w:rPr>
        <w:t>. Es por esta razón que se decide implementar diferentes acciones para lograr cambios en la mujer que se encuentra en edad fértil y de esta manera prevenir discapacidades en el bebé por nacer.</w:t>
      </w:r>
    </w:p>
    <w:p w:rsidR="000D046A" w:rsidRDefault="000D046A" w:rsidP="000D046A">
      <w:pPr>
        <w:pStyle w:val="Prrafodelista"/>
        <w:spacing w:after="0" w:line="360" w:lineRule="auto"/>
        <w:ind w:left="0"/>
        <w:jc w:val="both"/>
        <w:rPr>
          <w:rFonts w:ascii="Arial" w:hAnsi="Arial" w:cs="Arial"/>
          <w:iCs/>
          <w:lang w:eastAsia="es-BO"/>
        </w:rPr>
      </w:pPr>
    </w:p>
    <w:p w:rsidR="000D046A" w:rsidRPr="00D05D3E" w:rsidRDefault="000D046A" w:rsidP="000D046A">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La anemia se hereda desde el vientre. Según los índices que maneja el Programa Nacional de Desnutrición Cero del Ministerio de Salud, cuatro de cada diez embarazadas en el país son anémicas (menor cantidad de glóbulos rojos como consecuencia de la desnutrición), carencia alimenticia con la que puede nacer el hijo y que podría determinar su desarrollo. </w:t>
      </w: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A nivel nacional, el 37 por ciento de las mujeres llega al embarazo con deficiencias alimentarias y nutricionales.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 xml:space="preserve">Esas cifras son uno de los rostros de la pobreza, que “obedece a causas estructurales”, desde la carencia de servicios básicos, los malos hábitos alimenticios y la deficiente educación.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t>Según el Servicio Depar</w:t>
      </w:r>
      <w:r>
        <w:rPr>
          <w:rFonts w:ascii="Arial" w:hAnsi="Arial" w:cs="Arial"/>
          <w:lang w:eastAsia="es-BO"/>
        </w:rPr>
        <w:t>tamental de Salud (Sedes) CBBA</w:t>
      </w:r>
      <w:r w:rsidRPr="00D05D3E">
        <w:rPr>
          <w:rFonts w:ascii="Arial" w:hAnsi="Arial" w:cs="Arial"/>
          <w:lang w:eastAsia="es-BO"/>
        </w:rPr>
        <w:t>, en 2009 se proyect</w:t>
      </w:r>
      <w:ins w:id="196" w:author="Valued Acer Customer" w:date="2011-05-04T14:39:00Z">
        <w:r w:rsidR="0079465B">
          <w:rPr>
            <w:rFonts w:ascii="Arial" w:hAnsi="Arial" w:cs="Arial"/>
            <w:lang w:eastAsia="es-BO"/>
          </w:rPr>
          <w:t>ó</w:t>
        </w:r>
      </w:ins>
      <w:del w:id="197" w:author="Valued Acer Customer" w:date="2011-05-04T14:39:00Z">
        <w:r w:rsidRPr="00D05D3E" w:rsidDel="0079465B">
          <w:rPr>
            <w:rFonts w:ascii="Arial" w:hAnsi="Arial" w:cs="Arial"/>
            <w:lang w:eastAsia="es-BO"/>
          </w:rPr>
          <w:delText>a</w:delText>
        </w:r>
      </w:del>
      <w:r w:rsidRPr="00D05D3E">
        <w:rPr>
          <w:rFonts w:ascii="Arial" w:hAnsi="Arial" w:cs="Arial"/>
          <w:lang w:eastAsia="es-BO"/>
        </w:rPr>
        <w:t xml:space="preserve"> 80.880 embarazos en el departamento. Es decir que, a nivel departamental, alrededor de 30.000 mujeres gestantes </w:t>
      </w:r>
      <w:ins w:id="198" w:author="Valued Acer Customer" w:date="2011-05-04T14:39:00Z">
        <w:r w:rsidR="0079465B">
          <w:rPr>
            <w:rFonts w:ascii="Arial" w:hAnsi="Arial" w:cs="Arial"/>
            <w:lang w:eastAsia="es-BO"/>
          </w:rPr>
          <w:t>est</w:t>
        </w:r>
      </w:ins>
      <w:ins w:id="199" w:author="Valued Acer Customer" w:date="2011-05-04T14:40:00Z">
        <w:r w:rsidR="0079465B">
          <w:rPr>
            <w:rFonts w:ascii="Arial" w:hAnsi="Arial" w:cs="Arial"/>
            <w:lang w:eastAsia="es-BO"/>
          </w:rPr>
          <w:t>u</w:t>
        </w:r>
      </w:ins>
      <w:ins w:id="200" w:author="Valued Acer Customer" w:date="2011-05-04T14:39:00Z">
        <w:r w:rsidR="0079465B">
          <w:rPr>
            <w:rFonts w:ascii="Arial" w:hAnsi="Arial" w:cs="Arial"/>
            <w:lang w:eastAsia="es-BO"/>
          </w:rPr>
          <w:t>v</w:t>
        </w:r>
      </w:ins>
      <w:ins w:id="201" w:author="Valued Acer Customer" w:date="2011-05-04T14:40:00Z">
        <w:r w:rsidR="0079465B">
          <w:rPr>
            <w:rFonts w:ascii="Arial" w:hAnsi="Arial" w:cs="Arial"/>
            <w:lang w:eastAsia="es-BO"/>
          </w:rPr>
          <w:t>i</w:t>
        </w:r>
      </w:ins>
      <w:ins w:id="202" w:author="Valued Acer Customer" w:date="2011-05-04T14:39:00Z">
        <w:r w:rsidR="0079465B">
          <w:rPr>
            <w:rFonts w:ascii="Arial" w:hAnsi="Arial" w:cs="Arial"/>
            <w:lang w:eastAsia="es-BO"/>
          </w:rPr>
          <w:t>eron</w:t>
        </w:r>
      </w:ins>
      <w:del w:id="203" w:author="Valued Acer Customer" w:date="2011-05-04T14:39:00Z">
        <w:r w:rsidRPr="00D05D3E" w:rsidDel="0079465B">
          <w:rPr>
            <w:rFonts w:ascii="Arial" w:hAnsi="Arial" w:cs="Arial"/>
            <w:lang w:eastAsia="es-BO"/>
          </w:rPr>
          <w:delText>son</w:delText>
        </w:r>
      </w:del>
      <w:r w:rsidRPr="00D05D3E">
        <w:rPr>
          <w:rFonts w:ascii="Arial" w:hAnsi="Arial" w:cs="Arial"/>
          <w:lang w:eastAsia="es-BO"/>
        </w:rPr>
        <w:t xml:space="preserve"> anémicas. </w:t>
      </w:r>
    </w:p>
    <w:p w:rsidR="000D046A" w:rsidRPr="00D05D3E" w:rsidRDefault="000D046A" w:rsidP="000D046A">
      <w:pPr>
        <w:spacing w:after="0" w:line="360" w:lineRule="auto"/>
        <w:jc w:val="both"/>
        <w:rPr>
          <w:rFonts w:ascii="Arial" w:hAnsi="Arial" w:cs="Arial"/>
          <w:lang w:eastAsia="es-BO"/>
        </w:rPr>
      </w:pPr>
    </w:p>
    <w:p w:rsidR="000D046A" w:rsidRDefault="000D046A" w:rsidP="000D046A">
      <w:pPr>
        <w:spacing w:after="0" w:line="360" w:lineRule="auto"/>
        <w:jc w:val="both"/>
        <w:rPr>
          <w:rFonts w:ascii="Arial" w:hAnsi="Arial" w:cs="Arial"/>
          <w:lang w:eastAsia="es-BO"/>
        </w:rPr>
      </w:pPr>
      <w:r w:rsidRPr="00D05D3E">
        <w:rPr>
          <w:rFonts w:ascii="Arial" w:hAnsi="Arial" w:cs="Arial"/>
          <w:lang w:eastAsia="es-BO"/>
        </w:rPr>
        <w:lastRenderedPageBreak/>
        <w:t xml:space="preserve">El Plan Estratégico Nacional para Salud Materna, Perinatal y Neonatal en Bolivia 2009-2015 informa que, cada año, 623 mujeres mueren por causas relacionadas al embarazo. El 33 por ciento de esos decesos se debe a hemorragias, generalmente porque no recurren a tiempo al establecimiento para ser atendidas, o porque están debilitadas debido a la mala nutrición. </w:t>
      </w:r>
    </w:p>
    <w:p w:rsidR="000D046A" w:rsidRPr="00D05D3E" w:rsidRDefault="000D046A" w:rsidP="000D046A">
      <w:pPr>
        <w:spacing w:after="0" w:line="360" w:lineRule="auto"/>
        <w:jc w:val="both"/>
        <w:rPr>
          <w:rFonts w:ascii="Arial" w:hAnsi="Arial" w:cs="Arial"/>
          <w:lang w:eastAsia="es-BO"/>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Expresar que el estado nutricional durante el embarazo no influye en la mujer ni en el niño, la falta de información y las consecuencias de un embarazo no planificado, los cuidados que se requieren durante la gestación, las complicaciones, el nivel sociocultural del medio, el motivo del embarazo, la edad de las gestantes y sus parejas, el nivel educacional, son los factores que refieren a dar cuenta que en muchos de los casos, el mismo medio permita que sea algo común y sin importancia.</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0D046A" w:rsidP="000D046A">
      <w:pPr>
        <w:pStyle w:val="Prrafodelista"/>
        <w:spacing w:after="0" w:line="360" w:lineRule="auto"/>
        <w:ind w:left="0"/>
        <w:jc w:val="both"/>
        <w:rPr>
          <w:rFonts w:ascii="Arial" w:hAnsi="Arial" w:cs="Arial"/>
        </w:rPr>
      </w:pPr>
      <w:r w:rsidRPr="00D05D3E">
        <w:rPr>
          <w:rFonts w:ascii="Arial" w:hAnsi="Arial" w:cs="Arial"/>
        </w:rPr>
        <w:t>Todo ello a partir de una plena participación del centro de salud Jaihuayco, quien mediante la exposición, entrega de folletos, convenios con las distintas Otb`s, establecimientos educativos  del entorno, logren difundir esta propuesta.</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697F29" w:rsidP="000D046A">
      <w:pPr>
        <w:pStyle w:val="Prrafodelista"/>
        <w:spacing w:after="0" w:line="360" w:lineRule="auto"/>
        <w:ind w:left="0"/>
        <w:jc w:val="both"/>
        <w:rPr>
          <w:rFonts w:ascii="Arial" w:hAnsi="Arial" w:cs="Arial"/>
        </w:rPr>
      </w:pPr>
      <w:r>
        <w:rPr>
          <w:rFonts w:ascii="Arial" w:hAnsi="Arial" w:cs="Arial"/>
        </w:rPr>
        <w:t>C</w:t>
      </w:r>
      <w:r w:rsidR="000D046A" w:rsidRPr="00D05D3E">
        <w:rPr>
          <w:rFonts w:ascii="Arial" w:hAnsi="Arial" w:cs="Arial"/>
        </w:rPr>
        <w:t>ada proceso aprehendido en la</w:t>
      </w:r>
      <w:ins w:id="204" w:author="Valued Acer Customer" w:date="2011-05-04T14:43:00Z">
        <w:r w:rsidR="0079465B">
          <w:rPr>
            <w:rFonts w:ascii="Arial" w:hAnsi="Arial" w:cs="Arial"/>
          </w:rPr>
          <w:t>s</w:t>
        </w:r>
      </w:ins>
      <w:r w:rsidR="000D046A" w:rsidRPr="00D05D3E">
        <w:rPr>
          <w:rFonts w:ascii="Arial" w:hAnsi="Arial" w:cs="Arial"/>
        </w:rPr>
        <w:t xml:space="preserve"> persona</w:t>
      </w:r>
      <w:ins w:id="205" w:author="Valued Acer Customer" w:date="2011-05-04T14:43:00Z">
        <w:r w:rsidR="0079465B">
          <w:rPr>
            <w:rFonts w:ascii="Arial" w:hAnsi="Arial" w:cs="Arial"/>
          </w:rPr>
          <w:t>s</w:t>
        </w:r>
      </w:ins>
      <w:r w:rsidR="000D046A" w:rsidRPr="00D05D3E">
        <w:rPr>
          <w:rFonts w:ascii="Arial" w:hAnsi="Arial" w:cs="Arial"/>
        </w:rPr>
        <w:t xml:space="preserve"> está relacionado con un entorno en el cual se desenvuelve</w:t>
      </w:r>
      <w:ins w:id="206" w:author="Valued Acer Customer" w:date="2011-05-04T14:43:00Z">
        <w:r w:rsidR="0079465B">
          <w:rPr>
            <w:rFonts w:ascii="Arial" w:hAnsi="Arial" w:cs="Arial"/>
          </w:rPr>
          <w:t>n</w:t>
        </w:r>
      </w:ins>
      <w:r w:rsidR="000D046A" w:rsidRPr="00D05D3E">
        <w:rPr>
          <w:rFonts w:ascii="Arial" w:hAnsi="Arial" w:cs="Arial"/>
        </w:rPr>
        <w:t xml:space="preserve">, </w:t>
      </w:r>
      <w:del w:id="207" w:author="Valued Acer Customer" w:date="2011-05-04T14:43:00Z">
        <w:r w:rsidR="000D046A" w:rsidRPr="00D05D3E" w:rsidDel="0079465B">
          <w:rPr>
            <w:rFonts w:ascii="Arial" w:hAnsi="Arial" w:cs="Arial"/>
          </w:rPr>
          <w:delText xml:space="preserve">es el entorno (instituciones, etc.), </w:delText>
        </w:r>
      </w:del>
      <w:r w:rsidR="000D046A" w:rsidRPr="00D05D3E">
        <w:rPr>
          <w:rFonts w:ascii="Arial" w:hAnsi="Arial" w:cs="Arial"/>
        </w:rPr>
        <w:t>quienes mediante aprender, reconocer y difundir podrán ser participes de extender la temática, para ello la institución tendrá que capacitarse, hacer uso del material elaborado, abordar a la población, establecer un espacio de atención para jóvenes y mujeres en edad fértil con quienes el trabajo será en el marco de prevención.</w:t>
      </w:r>
    </w:p>
    <w:p w:rsidR="000D046A" w:rsidRPr="00D05D3E" w:rsidRDefault="000D046A" w:rsidP="000D046A">
      <w:pPr>
        <w:pStyle w:val="Prrafodelista"/>
        <w:spacing w:after="0" w:line="360" w:lineRule="auto"/>
        <w:ind w:left="0"/>
        <w:jc w:val="both"/>
        <w:rPr>
          <w:rFonts w:ascii="Arial" w:hAnsi="Arial" w:cs="Arial"/>
        </w:rPr>
      </w:pPr>
    </w:p>
    <w:p w:rsidR="000D046A" w:rsidRPr="00D05D3E" w:rsidRDefault="00697F29" w:rsidP="000D046A">
      <w:pPr>
        <w:pStyle w:val="Prrafodelista"/>
        <w:spacing w:after="0" w:line="360" w:lineRule="auto"/>
        <w:ind w:left="0"/>
        <w:jc w:val="both"/>
        <w:rPr>
          <w:rFonts w:ascii="Arial" w:hAnsi="Arial" w:cs="Arial"/>
        </w:rPr>
      </w:pPr>
      <w:r>
        <w:rPr>
          <w:rFonts w:ascii="Arial" w:hAnsi="Arial" w:cs="Arial"/>
        </w:rPr>
        <w:t>L</w:t>
      </w:r>
      <w:r w:rsidR="000D046A" w:rsidRPr="00D05D3E">
        <w:rPr>
          <w:rFonts w:ascii="Arial" w:hAnsi="Arial" w:cs="Arial"/>
        </w:rPr>
        <w:t xml:space="preserve">a elaboración del material y su difusión en principio estarán desarrollados por los mismos profesionales que cursan el diplomado, para </w:t>
      </w:r>
      <w:ins w:id="208" w:author="Valued Acer Customer" w:date="2011-05-04T14:44:00Z">
        <w:r w:rsidR="0079465B">
          <w:rPr>
            <w:rFonts w:ascii="Arial" w:hAnsi="Arial" w:cs="Arial"/>
          </w:rPr>
          <w:t xml:space="preserve">que </w:t>
        </w:r>
      </w:ins>
      <w:r w:rsidR="000D046A" w:rsidRPr="00D05D3E">
        <w:rPr>
          <w:rFonts w:ascii="Arial" w:hAnsi="Arial" w:cs="Arial"/>
        </w:rPr>
        <w:t xml:space="preserve">luego </w:t>
      </w:r>
      <w:del w:id="209" w:author="Valued Acer Customer" w:date="2011-05-04T14:44:00Z">
        <w:r w:rsidR="000D046A" w:rsidRPr="00D05D3E" w:rsidDel="0079465B">
          <w:rPr>
            <w:rFonts w:ascii="Arial" w:hAnsi="Arial" w:cs="Arial"/>
          </w:rPr>
          <w:delText>ser convicción</w:delText>
        </w:r>
      </w:del>
      <w:ins w:id="210" w:author="Valued Acer Customer" w:date="2011-05-04T14:44:00Z">
        <w:r w:rsidR="0079465B">
          <w:rPr>
            <w:rFonts w:ascii="Arial" w:hAnsi="Arial" w:cs="Arial"/>
          </w:rPr>
          <w:t>personal</w:t>
        </w:r>
      </w:ins>
      <w:r w:rsidR="000D046A" w:rsidRPr="00D05D3E">
        <w:rPr>
          <w:rFonts w:ascii="Arial" w:hAnsi="Arial" w:cs="Arial"/>
        </w:rPr>
        <w:t xml:space="preserve"> de la institución </w:t>
      </w:r>
      <w:del w:id="211" w:author="Valued Acer Customer" w:date="2011-05-04T14:44:00Z">
        <w:r w:rsidR="000D046A" w:rsidRPr="00D05D3E" w:rsidDel="0079465B">
          <w:rPr>
            <w:rFonts w:ascii="Arial" w:hAnsi="Arial" w:cs="Arial"/>
          </w:rPr>
          <w:delText xml:space="preserve">poder </w:delText>
        </w:r>
      </w:del>
      <w:ins w:id="212" w:author="Valued Acer Customer" w:date="2011-05-04T14:44:00Z">
        <w:r w:rsidR="0079465B">
          <w:rPr>
            <w:rFonts w:ascii="Arial" w:hAnsi="Arial" w:cs="Arial"/>
          </w:rPr>
          <w:t>puedan</w:t>
        </w:r>
        <w:r w:rsidR="0079465B" w:rsidRPr="00D05D3E">
          <w:rPr>
            <w:rFonts w:ascii="Arial" w:hAnsi="Arial" w:cs="Arial"/>
          </w:rPr>
          <w:t xml:space="preserve"> </w:t>
        </w:r>
      </w:ins>
      <w:r w:rsidR="000D046A" w:rsidRPr="00D05D3E">
        <w:rPr>
          <w:rFonts w:ascii="Arial" w:hAnsi="Arial" w:cs="Arial"/>
        </w:rPr>
        <w:t>hacer la réplica respectivamente</w:t>
      </w:r>
      <w:del w:id="213" w:author="Valued Acer Customer" w:date="2011-05-04T14:44:00Z">
        <w:r w:rsidR="000D046A" w:rsidRPr="00D05D3E" w:rsidDel="0079465B">
          <w:rPr>
            <w:rFonts w:ascii="Arial" w:hAnsi="Arial" w:cs="Arial"/>
          </w:rPr>
          <w:delText xml:space="preserve"> por la institución</w:delText>
        </w:r>
      </w:del>
      <w:r w:rsidR="000D046A" w:rsidRPr="00D05D3E">
        <w:rPr>
          <w:rFonts w:ascii="Arial" w:hAnsi="Arial" w:cs="Arial"/>
        </w:rPr>
        <w:t xml:space="preserve">, </w:t>
      </w:r>
      <w:ins w:id="214" w:author="Valued Acer Customer" w:date="2011-05-04T14:45:00Z">
        <w:r w:rsidR="0079465B">
          <w:rPr>
            <w:rFonts w:ascii="Arial" w:hAnsi="Arial" w:cs="Arial"/>
          </w:rPr>
          <w:t xml:space="preserve">con </w:t>
        </w:r>
      </w:ins>
      <w:r w:rsidR="000D046A" w:rsidRPr="00D05D3E">
        <w:rPr>
          <w:rFonts w:ascii="Arial" w:hAnsi="Arial" w:cs="Arial"/>
        </w:rPr>
        <w:t xml:space="preserve">el fin </w:t>
      </w:r>
      <w:ins w:id="215" w:author="Valued Acer Customer" w:date="2011-05-04T14:45:00Z">
        <w:r w:rsidR="0079465B">
          <w:rPr>
            <w:rFonts w:ascii="Arial" w:hAnsi="Arial" w:cs="Arial"/>
          </w:rPr>
          <w:t xml:space="preserve">de </w:t>
        </w:r>
      </w:ins>
      <w:r w:rsidR="000D046A" w:rsidRPr="00D05D3E">
        <w:rPr>
          <w:rFonts w:ascii="Arial" w:hAnsi="Arial" w:cs="Arial"/>
        </w:rPr>
        <w:t>llegar a cambiar esta cultura de la falta de información para los sucesos que acontecen en todas las circunstancias de la población</w:t>
      </w:r>
      <w:del w:id="216" w:author="Valued Acer Customer" w:date="2011-05-04T14:46:00Z">
        <w:r w:rsidR="000D046A" w:rsidRPr="00D05D3E" w:rsidDel="0079465B">
          <w:rPr>
            <w:rFonts w:ascii="Arial" w:hAnsi="Arial" w:cs="Arial"/>
          </w:rPr>
          <w:delText xml:space="preserve"> que a una falta de conocimientos previos o adquiridos, muchas veces se busca un entendimiento empírico y superficial con el cual se dé a convencer al medio sobre las circunstancias.</w:delText>
        </w:r>
      </w:del>
      <w:ins w:id="217" w:author="Valued Acer Customer" w:date="2011-05-04T14:46:00Z">
        <w:r w:rsidR="0079465B">
          <w:rPr>
            <w:rFonts w:ascii="Arial" w:hAnsi="Arial" w:cs="Arial"/>
          </w:rPr>
          <w:t>.</w:t>
        </w:r>
      </w:ins>
    </w:p>
    <w:p w:rsidR="000D046A" w:rsidRPr="00D05D3E" w:rsidRDefault="000D046A" w:rsidP="000D046A">
      <w:pPr>
        <w:pStyle w:val="Prrafodelista"/>
        <w:spacing w:after="0" w:line="360" w:lineRule="auto"/>
        <w:ind w:left="0"/>
        <w:jc w:val="both"/>
        <w:rPr>
          <w:rFonts w:ascii="Arial" w:hAnsi="Arial" w:cs="Arial"/>
        </w:rPr>
      </w:pPr>
    </w:p>
    <w:p w:rsidR="000D046A" w:rsidDel="0079465B" w:rsidRDefault="000D046A" w:rsidP="000D046A">
      <w:pPr>
        <w:pStyle w:val="Prrafodelista"/>
        <w:spacing w:after="0" w:line="360" w:lineRule="auto"/>
        <w:ind w:left="0"/>
        <w:jc w:val="both"/>
        <w:rPr>
          <w:del w:id="218" w:author="Valued Acer Customer" w:date="2011-05-04T14:46:00Z"/>
          <w:rFonts w:ascii="Arial" w:hAnsi="Arial" w:cs="Arial"/>
        </w:rPr>
      </w:pPr>
      <w:del w:id="219" w:author="Valued Acer Customer" w:date="2011-05-04T14:46:00Z">
        <w:r w:rsidRPr="00D05D3E" w:rsidDel="0079465B">
          <w:rPr>
            <w:rFonts w:ascii="Arial" w:hAnsi="Arial" w:cs="Arial"/>
          </w:rPr>
          <w:delText>Con esta finalidad elaborar y desarrollar las r</w:delText>
        </w:r>
      </w:del>
      <w:ins w:id="220" w:author="Fundación Waal" w:date="2011-05-04T12:07:00Z">
        <w:del w:id="221" w:author="Valued Acer Customer" w:date="2011-05-04T14:46:00Z">
          <w:r w:rsidR="007B48B8" w:rsidDel="0079465B">
            <w:rPr>
              <w:rFonts w:ascii="Arial" w:hAnsi="Arial" w:cs="Arial"/>
            </w:rPr>
            <w:delText>é</w:delText>
          </w:r>
        </w:del>
      </w:ins>
      <w:del w:id="222" w:author="Valued Acer Customer" w:date="2011-05-04T14:46:00Z">
        <w:r w:rsidRPr="00D05D3E" w:rsidDel="0079465B">
          <w:rPr>
            <w:rFonts w:ascii="Arial" w:hAnsi="Arial" w:cs="Arial"/>
          </w:rPr>
          <w:delText>e</w:delText>
        </w:r>
        <w:r w:rsidRPr="00D05D3E" w:rsidDel="0079465B">
          <w:rPr>
            <w:rFonts w:ascii="Arial" w:hAnsi="Arial" w:cs="Arial"/>
          </w:rPr>
          <w:delText xml:space="preserve">plicas para cambiar en ciertas circunstancias la mentalidad y la participación del hombre en </w:delText>
        </w:r>
        <w:r w:rsidDel="0079465B">
          <w:rPr>
            <w:rFonts w:ascii="Arial" w:hAnsi="Arial" w:cs="Arial"/>
          </w:rPr>
          <w:delText xml:space="preserve">la gestación del nuevo ser, está  </w:delText>
        </w:r>
        <w:r w:rsidRPr="00D05D3E" w:rsidDel="0079465B">
          <w:rPr>
            <w:rFonts w:ascii="Arial" w:hAnsi="Arial" w:cs="Arial"/>
          </w:rPr>
          <w:delText xml:space="preserve">visto en el proyecto para poder dar apoyo y comprender que el factor nutricional de la persona es la que </w:delText>
        </w:r>
        <w:r w:rsidRPr="00D05D3E" w:rsidDel="0079465B">
          <w:rPr>
            <w:rFonts w:ascii="Arial" w:hAnsi="Arial" w:cs="Arial"/>
          </w:rPr>
          <w:lastRenderedPageBreak/>
          <w:delText>influye en muchas de las circunstancias para el buen desarrollo y crecimiento de todo ser humano.</w:delText>
        </w:r>
      </w:del>
    </w:p>
    <w:p w:rsidR="00697F29" w:rsidRDefault="00697F29" w:rsidP="000D046A">
      <w:pPr>
        <w:pStyle w:val="Prrafodelista"/>
        <w:spacing w:after="0" w:line="360" w:lineRule="auto"/>
        <w:ind w:left="0"/>
        <w:jc w:val="both"/>
        <w:rPr>
          <w:rFonts w:ascii="Arial" w:hAnsi="Arial" w:cs="Arial"/>
        </w:rPr>
      </w:pPr>
    </w:p>
    <w:p w:rsidR="00697F29" w:rsidRPr="00D05D3E" w:rsidRDefault="00697F29" w:rsidP="00697F29">
      <w:pPr>
        <w:pStyle w:val="Ttulo1"/>
      </w:pPr>
      <w:bookmarkStart w:id="223" w:name="_Toc286835436"/>
      <w:r>
        <w:t>JUSTIFICACI</w:t>
      </w:r>
      <w:r w:rsidRPr="00AB1D2C">
        <w:t>Ó</w:t>
      </w:r>
      <w:r w:rsidRPr="00D05D3E">
        <w:t>N</w:t>
      </w:r>
      <w:bookmarkEnd w:id="223"/>
    </w:p>
    <w:p w:rsidR="00697F29" w:rsidRPr="00D05D3E" w:rsidRDefault="00697F29" w:rsidP="00697F29"/>
    <w:p w:rsidR="00697F29" w:rsidRPr="00D05D3E" w:rsidRDefault="00697F29" w:rsidP="00697F29">
      <w:pPr>
        <w:pStyle w:val="Prrafodelista"/>
        <w:spacing w:after="0" w:line="360" w:lineRule="auto"/>
        <w:ind w:left="0"/>
        <w:jc w:val="both"/>
        <w:rPr>
          <w:rFonts w:ascii="Arial" w:hAnsi="Arial" w:cs="Arial"/>
          <w:lang w:eastAsia="es-BO"/>
        </w:rPr>
      </w:pPr>
      <w:r w:rsidRPr="00D05D3E">
        <w:rPr>
          <w:rFonts w:ascii="Arial" w:hAnsi="Arial" w:cs="Arial"/>
          <w:lang w:eastAsia="es-BO"/>
        </w:rPr>
        <w:t xml:space="preserve">El déficit de vitaminas y minerales llamada también “hambre oculta” afecta a grandes sectores de la población boliviana, sobre todo niños de </w:t>
      </w:r>
      <w:smartTag w:uri="urn:schemas-microsoft-com:office:smarttags" w:element="metricconverter">
        <w:smartTagPr>
          <w:attr w:name="ProductID" w:val="1 a"/>
        </w:smartTagPr>
        <w:r w:rsidRPr="00D05D3E">
          <w:rPr>
            <w:rFonts w:ascii="Arial" w:hAnsi="Arial" w:cs="Arial"/>
            <w:lang w:eastAsia="es-BO"/>
          </w:rPr>
          <w:t>1 a</w:t>
        </w:r>
      </w:smartTag>
      <w:r w:rsidRPr="00D05D3E">
        <w:rPr>
          <w:rFonts w:ascii="Arial" w:hAnsi="Arial" w:cs="Arial"/>
          <w:lang w:eastAsia="es-BO"/>
        </w:rPr>
        <w:t xml:space="preserve"> 5 años, mujeres embarazadas y adultos mayores.</w:t>
      </w:r>
    </w:p>
    <w:p w:rsidR="00697F29" w:rsidRPr="00D05D3E" w:rsidRDefault="00697F29" w:rsidP="00697F29">
      <w:pPr>
        <w:pStyle w:val="Prrafodelista"/>
        <w:spacing w:after="0" w:line="360" w:lineRule="auto"/>
        <w:jc w:val="both"/>
        <w:rPr>
          <w:rFonts w:ascii="Arial" w:hAnsi="Arial" w:cs="Arial"/>
          <w:lang w:eastAsia="es-BO"/>
        </w:rPr>
      </w:pPr>
    </w:p>
    <w:p w:rsidR="00697F29" w:rsidRPr="00D05D3E" w:rsidRDefault="00697F29" w:rsidP="00697F29">
      <w:pPr>
        <w:pStyle w:val="Prrafodelista"/>
        <w:spacing w:after="0" w:line="360" w:lineRule="auto"/>
        <w:ind w:left="0"/>
        <w:jc w:val="both"/>
        <w:rPr>
          <w:rFonts w:ascii="Arial" w:hAnsi="Arial" w:cs="Arial"/>
          <w:lang w:eastAsia="es-BO"/>
        </w:rPr>
      </w:pPr>
      <w:r w:rsidRPr="00D05D3E">
        <w:rPr>
          <w:rFonts w:ascii="Arial" w:hAnsi="Arial" w:cs="Arial"/>
          <w:lang w:eastAsia="es-BO"/>
        </w:rPr>
        <w:t>La persistencia de anemias pone en tela de juicio la eficiencia de la suplementación con hierro y ácido fólico en mujeres en edad fértil, tampoco se ha logrado impacto significativo en niños y niñas menores de 5 años.</w:t>
      </w:r>
    </w:p>
    <w:p w:rsidR="00697F29" w:rsidRPr="00D05D3E" w:rsidRDefault="00697F29" w:rsidP="00697F29">
      <w:pPr>
        <w:spacing w:after="0" w:line="360" w:lineRule="auto"/>
        <w:jc w:val="both"/>
        <w:rPr>
          <w:rFonts w:ascii="Arial" w:hAnsi="Arial" w:cs="Arial"/>
          <w:lang w:eastAsia="es-BO"/>
        </w:rPr>
      </w:pPr>
      <w:r w:rsidRPr="00D05D3E">
        <w:rPr>
          <w:rFonts w:ascii="Arial" w:hAnsi="Arial" w:cs="Arial"/>
          <w:lang w:eastAsia="es-BO"/>
        </w:rPr>
        <w:t xml:space="preserve">Hay una mala percepción en la población: “comer harto” no significa comer bien, tampoco alimentarse o nutrirse. En el caso de las madres, la falta de equilibrio en la alimentación diaria es una de las causas de padecer anemia. La ausencia de verduras, hortalizas, frutas y lácteos en sus comidas diarias afecta el bienestar de la mujer y su nutrición, incluso si consume muchos carbohidratos (azúcares) o comida chatarra, como las frituras. </w:t>
      </w:r>
    </w:p>
    <w:p w:rsidR="00697F29" w:rsidRPr="00D05D3E" w:rsidRDefault="00697F29" w:rsidP="00697F29">
      <w:pPr>
        <w:spacing w:after="0" w:line="360" w:lineRule="auto"/>
        <w:jc w:val="both"/>
        <w:rPr>
          <w:rFonts w:ascii="Arial" w:hAnsi="Arial" w:cs="Arial"/>
          <w:lang w:eastAsia="es-BO"/>
        </w:rPr>
      </w:pPr>
    </w:p>
    <w:p w:rsidR="00697F29" w:rsidRPr="00D05D3E" w:rsidRDefault="00697F29" w:rsidP="00697F29">
      <w:pPr>
        <w:pStyle w:val="Prrafodelista"/>
        <w:spacing w:after="0" w:line="360" w:lineRule="auto"/>
        <w:ind w:left="0"/>
        <w:jc w:val="both"/>
        <w:rPr>
          <w:rStyle w:val="normal0"/>
          <w:rFonts w:ascii="Arial" w:hAnsi="Arial" w:cs="Arial"/>
        </w:rPr>
      </w:pPr>
      <w:r w:rsidRPr="00D05D3E">
        <w:rPr>
          <w:rStyle w:val="normal0"/>
          <w:rFonts w:ascii="Arial" w:hAnsi="Arial" w:cs="Arial"/>
        </w:rPr>
        <w:t>El nivel educacional es un factor que prepondera dentro el medio social ya que aun con la existencia de establecimientos que cubran la necesidad de aprendizaje de los niños  y niñas, la cantidad de deserciones es también un factor para el desconocimiento de las causas de la discapacidad, puesto que en una gran mayoría son los varones y también las mujeres quienes deben optar por un tra</w:t>
      </w:r>
      <w:r>
        <w:rPr>
          <w:rStyle w:val="normal0"/>
          <w:rFonts w:ascii="Arial" w:hAnsi="Arial" w:cs="Arial"/>
        </w:rPr>
        <w:t>bajo temporal, que pueda apoyar</w:t>
      </w:r>
      <w:r w:rsidRPr="00D05D3E">
        <w:rPr>
          <w:rStyle w:val="normal0"/>
          <w:rFonts w:ascii="Arial" w:hAnsi="Arial" w:cs="Arial"/>
        </w:rPr>
        <w:t xml:space="preserve"> a cubrir sus necesidades y las de la familia.</w:t>
      </w:r>
    </w:p>
    <w:p w:rsidR="00697F29" w:rsidRPr="00D05D3E" w:rsidRDefault="00697F29" w:rsidP="00697F29">
      <w:pPr>
        <w:pStyle w:val="Prrafodelista"/>
        <w:spacing w:after="0" w:line="360" w:lineRule="auto"/>
        <w:ind w:left="0"/>
        <w:jc w:val="both"/>
        <w:rPr>
          <w:rStyle w:val="normal0"/>
          <w:rFonts w:ascii="Arial" w:hAnsi="Arial" w:cs="Arial"/>
        </w:rPr>
      </w:pPr>
    </w:p>
    <w:p w:rsidR="00697F29" w:rsidRPr="00D05D3E" w:rsidRDefault="00697F29" w:rsidP="00697F29">
      <w:pPr>
        <w:pStyle w:val="Prrafodelista"/>
        <w:spacing w:after="0" w:line="360" w:lineRule="auto"/>
        <w:ind w:left="0"/>
        <w:jc w:val="both"/>
        <w:rPr>
          <w:rStyle w:val="normal0"/>
          <w:rFonts w:ascii="Arial" w:hAnsi="Arial" w:cs="Arial"/>
        </w:rPr>
      </w:pPr>
      <w:r w:rsidRPr="00D05D3E">
        <w:rPr>
          <w:rStyle w:val="normal0"/>
          <w:rFonts w:ascii="Arial" w:hAnsi="Arial" w:cs="Arial"/>
        </w:rPr>
        <w:t xml:space="preserve">Las nuevas familias, comienzan los deberes, de quien convertida en una pareja que satisfacía las necesidades de </w:t>
      </w:r>
      <w:r>
        <w:rPr>
          <w:rStyle w:val="normal0"/>
          <w:rFonts w:ascii="Arial" w:hAnsi="Arial" w:cs="Arial"/>
        </w:rPr>
        <w:t>una sola persona ahora comenzará</w:t>
      </w:r>
      <w:r w:rsidRPr="00D05D3E">
        <w:rPr>
          <w:rStyle w:val="normal0"/>
          <w:rFonts w:ascii="Arial" w:hAnsi="Arial" w:cs="Arial"/>
        </w:rPr>
        <w:t xml:space="preserve"> a responsabilizarse de su estado gestacional, sin para ello tomar los recaudos necesarios que deben seguirse durante la planificación de un bebé (atenciones medicas antes del embarazo, alimentación de la mujer, edad de la mujer, motivos del embarazo, deseo de tenerlo, etc.), que nos llevan a definir ¿cuales podrán ser las consecuencias de todo ello, no solamente para el bebé por nacer, también para la pareja, la sociedad, el estado, las instituciones, la familia?, será simplemente pensar en que el bebé ¿ya viene acompañado de su marraqueta debajo el hombro?,¿ que podrá valerse por si? O ¿cuáles serán las consecuencias durante todo el desarrollo de los </w:t>
      </w:r>
      <w:r w:rsidRPr="00D05D3E">
        <w:rPr>
          <w:rStyle w:val="normal0"/>
          <w:rFonts w:ascii="Arial" w:hAnsi="Arial" w:cs="Arial"/>
        </w:rPr>
        <w:lastRenderedPageBreak/>
        <w:t xml:space="preserve">primeros tres meses de gestación y los restantes años que le quedan por recorrer en su </w:t>
      </w:r>
      <w:r>
        <w:rPr>
          <w:rStyle w:val="normal0"/>
          <w:rFonts w:ascii="Arial" w:hAnsi="Arial" w:cs="Arial"/>
        </w:rPr>
        <w:t>historia?, qué</w:t>
      </w:r>
      <w:r w:rsidRPr="00D05D3E">
        <w:rPr>
          <w:rStyle w:val="normal0"/>
          <w:rFonts w:ascii="Arial" w:hAnsi="Arial" w:cs="Arial"/>
        </w:rPr>
        <w:t xml:space="preserve"> conoce el padre o la pareja de ello, si solamente saben que el trabajo diario es que los mantiene sobreviviendo en este contexto, cuá</w:t>
      </w:r>
      <w:r>
        <w:rPr>
          <w:rStyle w:val="normal0"/>
          <w:rFonts w:ascii="Arial" w:hAnsi="Arial" w:cs="Arial"/>
        </w:rPr>
        <w:t>n</w:t>
      </w:r>
      <w:r w:rsidRPr="00D05D3E">
        <w:rPr>
          <w:rStyle w:val="normal0"/>
          <w:rFonts w:ascii="Arial" w:hAnsi="Arial" w:cs="Arial"/>
        </w:rPr>
        <w:t>tos padres han planificado a sus hijos, cu</w:t>
      </w:r>
      <w:r>
        <w:rPr>
          <w:rStyle w:val="normal0"/>
          <w:rFonts w:ascii="Arial" w:hAnsi="Arial" w:cs="Arial"/>
        </w:rPr>
        <w:t>á</w:t>
      </w:r>
      <w:r w:rsidRPr="00D05D3E">
        <w:rPr>
          <w:rStyle w:val="normal0"/>
          <w:rFonts w:ascii="Arial" w:hAnsi="Arial" w:cs="Arial"/>
        </w:rPr>
        <w:t>ntos conocen los cuidados prenatales durante y antes de la gestación.</w:t>
      </w:r>
    </w:p>
    <w:p w:rsidR="00697F29" w:rsidRPr="00D05D3E" w:rsidRDefault="00697F29" w:rsidP="00697F29">
      <w:pPr>
        <w:pStyle w:val="Prrafodelista"/>
        <w:tabs>
          <w:tab w:val="left" w:pos="1024"/>
        </w:tabs>
        <w:spacing w:after="0" w:line="360" w:lineRule="auto"/>
        <w:ind w:left="0"/>
        <w:jc w:val="both"/>
        <w:rPr>
          <w:rStyle w:val="normal0"/>
          <w:rFonts w:ascii="Arial" w:hAnsi="Arial" w:cs="Arial"/>
        </w:rPr>
      </w:pPr>
      <w:r>
        <w:rPr>
          <w:rStyle w:val="normal0"/>
          <w:rFonts w:ascii="Arial" w:hAnsi="Arial" w:cs="Arial"/>
        </w:rPr>
        <w:tab/>
      </w:r>
    </w:p>
    <w:p w:rsidR="00697F29" w:rsidRPr="00D05D3E" w:rsidRDefault="00697F29" w:rsidP="00697F29">
      <w:pPr>
        <w:pStyle w:val="Prrafodelista"/>
        <w:spacing w:after="0" w:line="360" w:lineRule="auto"/>
        <w:ind w:left="0"/>
        <w:jc w:val="both"/>
        <w:rPr>
          <w:rFonts w:ascii="Arial" w:hAnsi="Arial" w:cs="Arial"/>
        </w:rPr>
      </w:pPr>
      <w:r w:rsidRPr="00D05D3E">
        <w:rPr>
          <w:rFonts w:ascii="Arial" w:hAnsi="Arial" w:cs="Arial"/>
        </w:rPr>
        <w:t xml:space="preserve">Como un efecto a la  concepción de que la nutrición no es importante </w:t>
      </w:r>
      <w:del w:id="224" w:author="Valued Acer Customer" w:date="2011-05-04T14:50:00Z">
        <w:r w:rsidRPr="00D05D3E" w:rsidDel="004D112E">
          <w:rPr>
            <w:rFonts w:ascii="Arial" w:hAnsi="Arial" w:cs="Arial"/>
          </w:rPr>
          <w:delText xml:space="preserve">en el hombre, </w:delText>
        </w:r>
      </w:del>
      <w:r w:rsidRPr="00D05D3E">
        <w:rPr>
          <w:rFonts w:ascii="Arial" w:hAnsi="Arial" w:cs="Arial"/>
        </w:rPr>
        <w:t xml:space="preserve">para con </w:t>
      </w:r>
      <w:del w:id="225" w:author="Valued Acer Customer" w:date="2011-05-04T14:50:00Z">
        <w:r w:rsidRPr="00D05D3E" w:rsidDel="004D112E">
          <w:rPr>
            <w:rFonts w:ascii="Arial" w:hAnsi="Arial" w:cs="Arial"/>
          </w:rPr>
          <w:delText xml:space="preserve">su </w:delText>
        </w:r>
      </w:del>
      <w:ins w:id="226" w:author="Valued Acer Customer" w:date="2011-05-04T14:50:00Z">
        <w:r w:rsidR="004D112E">
          <w:rPr>
            <w:rFonts w:ascii="Arial" w:hAnsi="Arial" w:cs="Arial"/>
          </w:rPr>
          <w:t xml:space="preserve">la </w:t>
        </w:r>
      </w:ins>
      <w:ins w:id="227" w:author="Valued Acer Customer" w:date="2011-05-04T15:19:00Z">
        <w:r w:rsidR="007358AB">
          <w:rPr>
            <w:rFonts w:ascii="Arial" w:hAnsi="Arial" w:cs="Arial"/>
          </w:rPr>
          <w:t>mujer</w:t>
        </w:r>
      </w:ins>
      <w:del w:id="228" w:author="Valued Acer Customer" w:date="2011-05-04T14:50:00Z">
        <w:r w:rsidRPr="00D05D3E" w:rsidDel="004D112E">
          <w:rPr>
            <w:rFonts w:ascii="Arial" w:hAnsi="Arial" w:cs="Arial"/>
          </w:rPr>
          <w:delText>pareja</w:delText>
        </w:r>
      </w:del>
      <w:r w:rsidRPr="00D05D3E">
        <w:rPr>
          <w:rFonts w:ascii="Arial" w:hAnsi="Arial" w:cs="Arial"/>
        </w:rPr>
        <w:t xml:space="preserve"> y el bebé por nacer la indiferencia del medio social son la fuente para la elaboración de este proyecto.</w:t>
      </w:r>
    </w:p>
    <w:p w:rsidR="00697F29" w:rsidRPr="00D05D3E" w:rsidRDefault="00697F29" w:rsidP="00697F29">
      <w:pPr>
        <w:pStyle w:val="Prrafodelista"/>
        <w:spacing w:after="0" w:line="360" w:lineRule="auto"/>
        <w:ind w:left="0" w:firstLine="360"/>
        <w:jc w:val="both"/>
        <w:rPr>
          <w:rFonts w:ascii="Arial" w:hAnsi="Arial" w:cs="Arial"/>
        </w:rPr>
      </w:pPr>
    </w:p>
    <w:p w:rsidR="00697F29" w:rsidRPr="00D05D3E" w:rsidRDefault="00697F29" w:rsidP="00697F29">
      <w:pPr>
        <w:pStyle w:val="Ttulo1"/>
        <w:numPr>
          <w:ilvl w:val="0"/>
          <w:numId w:val="0"/>
        </w:numPr>
        <w:spacing w:before="0"/>
        <w:ind w:left="426" w:hanging="360"/>
      </w:pPr>
      <w:bookmarkStart w:id="229" w:name="_Toc286835437"/>
      <w:r w:rsidRPr="00D05D3E">
        <w:t>OBJETIVO</w:t>
      </w:r>
      <w:bookmarkEnd w:id="229"/>
      <w:r w:rsidRPr="00D05D3E">
        <w:t xml:space="preserve"> </w:t>
      </w:r>
    </w:p>
    <w:p w:rsidR="00697F29" w:rsidRPr="00D05D3E" w:rsidRDefault="00697F29" w:rsidP="00697F29"/>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230" w:name="_Toc285450363"/>
      <w:bookmarkStart w:id="231" w:name="_Toc285450891"/>
      <w:bookmarkStart w:id="232" w:name="_Toc285450952"/>
      <w:bookmarkStart w:id="233" w:name="_Toc285451252"/>
      <w:bookmarkStart w:id="234" w:name="_Toc286057288"/>
      <w:bookmarkStart w:id="235" w:name="_Toc286564332"/>
      <w:bookmarkStart w:id="236" w:name="_Toc286577176"/>
      <w:bookmarkStart w:id="237" w:name="_Toc286835368"/>
      <w:bookmarkStart w:id="238" w:name="_Toc286835438"/>
      <w:bookmarkEnd w:id="230"/>
      <w:bookmarkEnd w:id="231"/>
      <w:bookmarkEnd w:id="232"/>
      <w:bookmarkEnd w:id="233"/>
      <w:bookmarkEnd w:id="234"/>
      <w:bookmarkEnd w:id="235"/>
      <w:bookmarkEnd w:id="236"/>
      <w:bookmarkEnd w:id="237"/>
      <w:bookmarkEnd w:id="238"/>
    </w:p>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239" w:name="_Toc285450364"/>
      <w:bookmarkStart w:id="240" w:name="_Toc285450892"/>
      <w:bookmarkStart w:id="241" w:name="_Toc285450953"/>
      <w:bookmarkStart w:id="242" w:name="_Toc285451253"/>
      <w:bookmarkStart w:id="243" w:name="_Toc286057289"/>
      <w:bookmarkStart w:id="244" w:name="_Toc286564333"/>
      <w:bookmarkStart w:id="245" w:name="_Toc286577177"/>
      <w:bookmarkStart w:id="246" w:name="_Toc286835369"/>
      <w:bookmarkStart w:id="247" w:name="_Toc286835439"/>
      <w:bookmarkEnd w:id="239"/>
      <w:bookmarkEnd w:id="240"/>
      <w:bookmarkEnd w:id="241"/>
      <w:bookmarkEnd w:id="242"/>
      <w:bookmarkEnd w:id="243"/>
      <w:bookmarkEnd w:id="244"/>
      <w:bookmarkEnd w:id="245"/>
      <w:bookmarkEnd w:id="246"/>
      <w:bookmarkEnd w:id="247"/>
    </w:p>
    <w:p w:rsidR="00697F29" w:rsidRPr="00D05D3E" w:rsidRDefault="00697F29" w:rsidP="00697F29">
      <w:pPr>
        <w:pStyle w:val="Prrafodelista"/>
        <w:keepNext/>
        <w:numPr>
          <w:ilvl w:val="0"/>
          <w:numId w:val="5"/>
        </w:numPr>
        <w:spacing w:after="60" w:line="360" w:lineRule="auto"/>
        <w:contextualSpacing w:val="0"/>
        <w:outlineLvl w:val="1"/>
        <w:rPr>
          <w:rFonts w:ascii="Arial" w:eastAsia="Times New Roman" w:hAnsi="Arial"/>
          <w:b/>
          <w:bCs/>
          <w:iCs/>
          <w:vanish/>
          <w:szCs w:val="28"/>
        </w:rPr>
      </w:pPr>
      <w:bookmarkStart w:id="248" w:name="_Toc285450365"/>
      <w:bookmarkStart w:id="249" w:name="_Toc285450893"/>
      <w:bookmarkStart w:id="250" w:name="_Toc285450954"/>
      <w:bookmarkStart w:id="251" w:name="_Toc285451254"/>
      <w:bookmarkStart w:id="252" w:name="_Toc286057290"/>
      <w:bookmarkStart w:id="253" w:name="_Toc286564334"/>
      <w:bookmarkStart w:id="254" w:name="_Toc286577178"/>
      <w:bookmarkStart w:id="255" w:name="_Toc286835370"/>
      <w:bookmarkStart w:id="256" w:name="_Toc286835440"/>
      <w:bookmarkEnd w:id="248"/>
      <w:bookmarkEnd w:id="249"/>
      <w:bookmarkEnd w:id="250"/>
      <w:bookmarkEnd w:id="251"/>
      <w:bookmarkEnd w:id="252"/>
      <w:bookmarkEnd w:id="253"/>
      <w:bookmarkEnd w:id="254"/>
      <w:bookmarkEnd w:id="255"/>
      <w:bookmarkEnd w:id="256"/>
    </w:p>
    <w:p w:rsidR="00697F29" w:rsidRPr="00D05D3E" w:rsidRDefault="00697F29" w:rsidP="00697F29">
      <w:pPr>
        <w:pStyle w:val="Ttulo2"/>
        <w:spacing w:before="0" w:line="360" w:lineRule="auto"/>
        <w:ind w:left="1134"/>
      </w:pPr>
      <w:bookmarkStart w:id="257" w:name="_Toc286835441"/>
      <w:r w:rsidRPr="00D05D3E">
        <w:t>GENERAL POBLACIÓN</w:t>
      </w:r>
      <w:bookmarkEnd w:id="257"/>
    </w:p>
    <w:p w:rsidR="00697F29" w:rsidRPr="00D05D3E" w:rsidRDefault="00697F29" w:rsidP="00697F29"/>
    <w:p w:rsidR="00697F29" w:rsidRPr="00D05D3E" w:rsidDel="005045F2" w:rsidRDefault="005045F2" w:rsidP="00697F29">
      <w:pPr>
        <w:pStyle w:val="Prrafodelista"/>
        <w:spacing w:after="0" w:line="360" w:lineRule="auto"/>
        <w:ind w:left="0"/>
        <w:jc w:val="both"/>
        <w:rPr>
          <w:del w:id="258" w:author="Valued Acer Customer" w:date="2011-05-04T14:52:00Z"/>
          <w:rFonts w:ascii="Arial" w:hAnsi="Arial" w:cs="Arial"/>
          <w:lang w:val="es-ES_tradnl"/>
        </w:rPr>
      </w:pPr>
      <w:ins w:id="259" w:author="Valued Acer Customer" w:date="2011-05-04T14:52:00Z">
        <w:r>
          <w:rPr>
            <w:rFonts w:ascii="Arial" w:hAnsi="Arial" w:cs="Arial"/>
            <w:sz w:val="18"/>
            <w:szCs w:val="18"/>
            <w:lang w:val="es-ES_tradnl"/>
          </w:rPr>
          <w:t xml:space="preserve">Lograr que </w:t>
        </w:r>
        <w:r w:rsidRPr="00D05D3E">
          <w:rPr>
            <w:rFonts w:ascii="Arial" w:hAnsi="Arial" w:cs="Arial"/>
            <w:sz w:val="18"/>
            <w:szCs w:val="18"/>
            <w:lang w:val="es-ES_tradnl"/>
          </w:rPr>
          <w:t xml:space="preserve">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centro de salud Jaihuayco reconozcan que   la  mala alimentación  antes y d</w:t>
        </w:r>
        <w:r>
          <w:rPr>
            <w:rFonts w:ascii="Arial" w:hAnsi="Arial" w:cs="Arial"/>
            <w:sz w:val="18"/>
            <w:szCs w:val="18"/>
            <w:lang w:val="es-ES_tradnl"/>
          </w:rPr>
          <w:t xml:space="preserve">urante </w:t>
        </w:r>
        <w:r w:rsidRPr="00D05D3E">
          <w:rPr>
            <w:rFonts w:ascii="Arial" w:hAnsi="Arial" w:cs="Arial"/>
            <w:sz w:val="18"/>
            <w:szCs w:val="18"/>
            <w:lang w:val="es-ES_tradnl"/>
          </w:rPr>
          <w:t xml:space="preserve"> el emba</w:t>
        </w:r>
        <w:r>
          <w:rPr>
            <w:rFonts w:ascii="Arial" w:hAnsi="Arial" w:cs="Arial"/>
            <w:sz w:val="18"/>
            <w:szCs w:val="18"/>
            <w:lang w:val="es-ES_tradnl"/>
          </w:rPr>
          <w:t>razo es un factor de riesgo para el bebé por nacer.</w:t>
        </w:r>
      </w:ins>
      <w:del w:id="260" w:author="Valued Acer Customer" w:date="2011-05-04T14:52:00Z">
        <w:r w:rsidR="00697F29" w:rsidRPr="00D05D3E" w:rsidDel="005045F2">
          <w:rPr>
            <w:rFonts w:ascii="Arial" w:hAnsi="Arial" w:cs="Arial"/>
            <w:lang w:val="es-ES_tradnl"/>
          </w:rPr>
          <w:delText>Lograr que hombres y mujeres de 20 a 42 años, que asisten al centro de salud Jaihuayco reconozcan que la mala alimentación antes y después del embarazo es un peligro para el beb</w:delText>
        </w:r>
        <w:r w:rsidR="00697F29" w:rsidDel="005045F2">
          <w:rPr>
            <w:rFonts w:ascii="Arial" w:hAnsi="Arial" w:cs="Arial"/>
            <w:lang w:val="es-ES_tradnl"/>
          </w:rPr>
          <w:delText>é en formación.</w:delText>
        </w:r>
      </w:del>
    </w:p>
    <w:p w:rsidR="00697F29" w:rsidRPr="00D05D3E" w:rsidRDefault="00697F29" w:rsidP="00697F29">
      <w:pPr>
        <w:pStyle w:val="Prrafodelista"/>
        <w:spacing w:after="0" w:line="360" w:lineRule="auto"/>
        <w:ind w:left="0"/>
        <w:jc w:val="both"/>
        <w:rPr>
          <w:rFonts w:ascii="Arial" w:hAnsi="Arial" w:cs="Arial"/>
          <w:lang w:val="es-ES_tradnl"/>
        </w:rPr>
      </w:pPr>
      <w:r w:rsidRPr="00D05D3E">
        <w:rPr>
          <w:rFonts w:ascii="Arial" w:hAnsi="Arial" w:cs="Arial"/>
          <w:lang w:val="es-ES_tradnl"/>
        </w:rPr>
        <w:t xml:space="preserve">                                                                                                                                                                                                                                                                                                                              </w:t>
      </w:r>
    </w:p>
    <w:p w:rsidR="00697F29" w:rsidRPr="00D05D3E" w:rsidRDefault="00697F29" w:rsidP="00697F29">
      <w:pPr>
        <w:pStyle w:val="Ttulo2"/>
        <w:spacing w:before="0" w:line="360" w:lineRule="auto"/>
        <w:ind w:left="1134"/>
      </w:pPr>
      <w:bookmarkStart w:id="261" w:name="_Toc286835442"/>
      <w:r w:rsidRPr="00D05D3E">
        <w:t>OBJETIVOS ESPECÍFICOS POBLACIÓN</w:t>
      </w:r>
      <w:bookmarkEnd w:id="261"/>
    </w:p>
    <w:p w:rsidR="00697F29" w:rsidRPr="00D05D3E" w:rsidRDefault="00697F29" w:rsidP="00697F29">
      <w:pPr>
        <w:spacing w:after="120"/>
        <w:jc w:val="both"/>
        <w:rPr>
          <w:rFonts w:ascii="Arial" w:hAnsi="Arial" w:cs="Arial"/>
        </w:rPr>
      </w:pPr>
    </w:p>
    <w:p w:rsidR="005045F2" w:rsidRPr="00D05D3E" w:rsidRDefault="005045F2" w:rsidP="005045F2">
      <w:pPr>
        <w:spacing w:after="120"/>
        <w:rPr>
          <w:ins w:id="262" w:author="Valued Acer Customer" w:date="2011-05-04T14:53:00Z"/>
          <w:rFonts w:ascii="Arial" w:hAnsi="Arial" w:cs="Arial"/>
          <w:sz w:val="18"/>
          <w:szCs w:val="18"/>
        </w:rPr>
      </w:pPr>
      <w:ins w:id="263" w:author="Valued Acer Customer" w:date="2011-05-04T14:53:00Z">
        <w:r>
          <w:rPr>
            <w:rFonts w:ascii="Arial" w:hAnsi="Arial" w:cs="Arial"/>
            <w:sz w:val="18"/>
            <w:szCs w:val="18"/>
          </w:rPr>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ins>
    </w:p>
    <w:p w:rsidR="00697F29" w:rsidRPr="00D05D3E" w:rsidDel="005045F2" w:rsidRDefault="00697F29" w:rsidP="00697F29">
      <w:pPr>
        <w:spacing w:after="120" w:line="360" w:lineRule="auto"/>
        <w:jc w:val="both"/>
        <w:rPr>
          <w:del w:id="264" w:author="Valued Acer Customer" w:date="2011-05-04T14:53:00Z"/>
          <w:rFonts w:ascii="Arial" w:hAnsi="Arial" w:cs="Arial"/>
        </w:rPr>
      </w:pPr>
      <w:del w:id="265" w:author="Valued Acer Customer" w:date="2011-05-04T14:53:00Z">
        <w:r w:rsidRPr="00D05D3E" w:rsidDel="005045F2">
          <w:rPr>
            <w:rFonts w:ascii="Arial" w:hAnsi="Arial" w:cs="Arial"/>
          </w:rPr>
          <w:delText>Elaborar material de difusión para identificar las consecuencias de la mala alimentación durante los primeros tres meses de gestación</w:delText>
        </w:r>
      </w:del>
    </w:p>
    <w:p w:rsidR="00697F29" w:rsidRPr="00D05D3E" w:rsidDel="005045F2" w:rsidRDefault="00697F29" w:rsidP="00697F29">
      <w:pPr>
        <w:spacing w:after="120"/>
        <w:jc w:val="both"/>
        <w:rPr>
          <w:del w:id="266" w:author="Valued Acer Customer" w:date="2011-05-04T14:53:00Z"/>
          <w:rFonts w:ascii="Arial" w:hAnsi="Arial" w:cs="Arial"/>
        </w:rPr>
      </w:pPr>
    </w:p>
    <w:p w:rsidR="00697F29" w:rsidRPr="00D05D3E" w:rsidDel="005045F2" w:rsidRDefault="00697F29" w:rsidP="00697F29">
      <w:pPr>
        <w:spacing w:after="120"/>
        <w:jc w:val="both"/>
        <w:rPr>
          <w:del w:id="267" w:author="Valued Acer Customer" w:date="2011-05-04T14:53:00Z"/>
          <w:rFonts w:ascii="Arial" w:hAnsi="Arial" w:cs="Arial"/>
        </w:rPr>
      </w:pPr>
      <w:del w:id="268" w:author="Valued Acer Customer" w:date="2011-05-04T14:53:00Z">
        <w:r w:rsidRPr="00D05D3E" w:rsidDel="005045F2">
          <w:rPr>
            <w:rFonts w:ascii="Arial" w:hAnsi="Arial" w:cs="Arial"/>
          </w:rPr>
          <w:delText xml:space="preserve">Establecer en el hombre la importancia de los alimentos como parte del desarrollo del bebé </w:delText>
        </w:r>
      </w:del>
    </w:p>
    <w:p w:rsidR="00697F29" w:rsidRPr="00D05D3E" w:rsidDel="005045F2" w:rsidRDefault="00697F29" w:rsidP="00697F29">
      <w:pPr>
        <w:spacing w:after="120"/>
        <w:jc w:val="both"/>
        <w:rPr>
          <w:del w:id="269" w:author="Valued Acer Customer" w:date="2011-05-04T14:53:00Z"/>
          <w:rFonts w:ascii="Arial" w:hAnsi="Arial" w:cs="Arial"/>
        </w:rPr>
      </w:pPr>
    </w:p>
    <w:p w:rsidR="00697F29" w:rsidRPr="00D05D3E" w:rsidDel="005045F2" w:rsidRDefault="00697F29" w:rsidP="00697F29">
      <w:pPr>
        <w:spacing w:line="360" w:lineRule="auto"/>
        <w:jc w:val="both"/>
        <w:rPr>
          <w:del w:id="270" w:author="Valued Acer Customer" w:date="2011-05-04T14:53:00Z"/>
          <w:rFonts w:ascii="Arial" w:hAnsi="Arial" w:cs="Arial"/>
        </w:rPr>
      </w:pPr>
      <w:del w:id="271" w:author="Valued Acer Customer" w:date="2011-05-04T14:53:00Z">
        <w:r w:rsidRPr="00D05D3E" w:rsidDel="005045F2">
          <w:rPr>
            <w:rFonts w:ascii="Arial" w:hAnsi="Arial" w:cs="Arial"/>
          </w:rPr>
          <w:delText>Desarrollar charlas a la población sobre los beneficios de la alimentación antes durante y después del embarazo.</w:delText>
        </w:r>
      </w:del>
    </w:p>
    <w:p w:rsidR="00697F29" w:rsidRPr="00D05D3E" w:rsidRDefault="00697F29" w:rsidP="00697F29">
      <w:pPr>
        <w:spacing w:line="360" w:lineRule="auto"/>
        <w:jc w:val="both"/>
        <w:rPr>
          <w:rFonts w:ascii="Arial" w:hAnsi="Arial" w:cs="Arial"/>
        </w:rPr>
      </w:pPr>
    </w:p>
    <w:p w:rsidR="00697F29" w:rsidRPr="00D05D3E" w:rsidRDefault="00697F29" w:rsidP="00697F29">
      <w:pPr>
        <w:pStyle w:val="Ttulo2"/>
        <w:spacing w:before="0" w:line="360" w:lineRule="auto"/>
        <w:ind w:left="1134"/>
      </w:pPr>
      <w:bookmarkStart w:id="272" w:name="_Toc286835443"/>
      <w:r w:rsidRPr="00D05D3E">
        <w:t>OBJETIVO GENERAL  INSTITUCIONAL</w:t>
      </w:r>
      <w:bookmarkEnd w:id="272"/>
    </w:p>
    <w:p w:rsidR="00697F29" w:rsidRPr="00D05D3E" w:rsidRDefault="00697F29" w:rsidP="00697F29">
      <w:pPr>
        <w:spacing w:line="360" w:lineRule="auto"/>
      </w:pPr>
    </w:p>
    <w:p w:rsidR="00697F29" w:rsidRPr="00D05D3E" w:rsidDel="005045F2" w:rsidRDefault="005045F2" w:rsidP="00697F29">
      <w:pPr>
        <w:spacing w:after="0" w:line="360" w:lineRule="auto"/>
        <w:jc w:val="both"/>
        <w:rPr>
          <w:del w:id="273" w:author="Valued Acer Customer" w:date="2011-05-04T14:54:00Z"/>
          <w:rFonts w:ascii="Arial" w:hAnsi="Arial" w:cs="Arial"/>
          <w:lang w:val="es-ES_tradnl"/>
        </w:rPr>
      </w:pPr>
      <w:ins w:id="274" w:author="Valued Acer Customer" w:date="2011-05-04T14:54:00Z">
        <w:r w:rsidRPr="00D05D3E">
          <w:rPr>
            <w:rFonts w:ascii="Arial" w:hAnsi="Arial" w:cs="Arial"/>
            <w:sz w:val="18"/>
            <w:szCs w:val="18"/>
            <w:lang w:val="es-ES_tradnl"/>
          </w:rPr>
          <w:lastRenderedPageBreak/>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gestante sobre  la importancia de los alimentos </w:t>
        </w:r>
        <w:r>
          <w:rPr>
            <w:rFonts w:ascii="Arial" w:hAnsi="Arial" w:cs="Arial"/>
            <w:sz w:val="18"/>
            <w:szCs w:val="18"/>
            <w:lang w:val="es-ES_tradnl"/>
          </w:rPr>
          <w:t xml:space="preserve">antes y </w:t>
        </w:r>
        <w:r w:rsidRPr="00D05D3E">
          <w:rPr>
            <w:rFonts w:ascii="Arial" w:hAnsi="Arial" w:cs="Arial"/>
            <w:sz w:val="18"/>
            <w:szCs w:val="18"/>
            <w:lang w:val="es-ES_tradnl"/>
          </w:rPr>
          <w:t xml:space="preserve">durante la gestación </w:t>
        </w:r>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ins>
      <w:del w:id="275" w:author="Valued Acer Customer" w:date="2011-05-04T14:54:00Z">
        <w:r w:rsidR="00697F29" w:rsidRPr="00D05D3E" w:rsidDel="005045F2">
          <w:rPr>
            <w:rFonts w:ascii="Arial" w:hAnsi="Arial" w:cs="Arial"/>
            <w:lang w:val="es-ES_tradnl"/>
          </w:rPr>
          <w:delText>Lograr que el centro de Salud Jaihuayco difunda e informe a la población gestante sobre  la importancia de los alimentos durante la gestación y después del nacimiento para el buen desarrollo del bebé y la salud de la madre.</w:delText>
        </w:r>
      </w:del>
    </w:p>
    <w:p w:rsidR="00697F29" w:rsidRPr="00D05D3E" w:rsidRDefault="00697F29" w:rsidP="00697F29">
      <w:pPr>
        <w:spacing w:after="0" w:line="360" w:lineRule="auto"/>
        <w:jc w:val="both"/>
        <w:rPr>
          <w:rFonts w:ascii="Arial" w:hAnsi="Arial" w:cs="Arial"/>
          <w:lang w:val="es-ES_tradnl"/>
        </w:rPr>
      </w:pPr>
    </w:p>
    <w:p w:rsidR="00697F29" w:rsidRPr="00D05D3E" w:rsidRDefault="00697F29" w:rsidP="00697F29">
      <w:pPr>
        <w:spacing w:after="0" w:line="360" w:lineRule="auto"/>
        <w:jc w:val="both"/>
        <w:rPr>
          <w:rFonts w:ascii="Arial" w:hAnsi="Arial" w:cs="Arial"/>
          <w:lang w:val="es-ES_tradnl"/>
        </w:rPr>
      </w:pPr>
    </w:p>
    <w:p w:rsidR="00697F29" w:rsidRDefault="00697F29" w:rsidP="00697F29">
      <w:pPr>
        <w:spacing w:after="0" w:line="360" w:lineRule="auto"/>
        <w:jc w:val="both"/>
        <w:rPr>
          <w:rFonts w:ascii="Arial" w:hAnsi="Arial" w:cs="Arial"/>
          <w:lang w:val="es-ES_tradnl"/>
        </w:rPr>
      </w:pPr>
    </w:p>
    <w:p w:rsidR="006D2CE6" w:rsidRPr="00D05D3E" w:rsidRDefault="006D2CE6" w:rsidP="00697F29">
      <w:pPr>
        <w:spacing w:after="0" w:line="360" w:lineRule="auto"/>
        <w:jc w:val="both"/>
        <w:rPr>
          <w:rFonts w:ascii="Arial" w:hAnsi="Arial" w:cs="Arial"/>
          <w:lang w:val="es-ES_tradnl"/>
        </w:rPr>
      </w:pPr>
    </w:p>
    <w:p w:rsidR="00697F29" w:rsidRPr="00D05D3E" w:rsidRDefault="00697F29" w:rsidP="00697F29">
      <w:pPr>
        <w:pStyle w:val="Ttulo2"/>
        <w:spacing w:before="0" w:line="360" w:lineRule="auto"/>
        <w:ind w:left="1134" w:hanging="567"/>
      </w:pPr>
      <w:bookmarkStart w:id="276" w:name="_Toc286835444"/>
      <w:r w:rsidRPr="00D05D3E">
        <w:t>OBJETIVO ESPECIFICO INSTITUCIONAL</w:t>
      </w:r>
      <w:bookmarkEnd w:id="276"/>
      <w:r w:rsidRPr="00D05D3E">
        <w:t xml:space="preserve"> </w:t>
      </w:r>
    </w:p>
    <w:p w:rsidR="00697F29" w:rsidRPr="00D05D3E" w:rsidRDefault="00697F29" w:rsidP="00697F29"/>
    <w:p w:rsidR="00697F29" w:rsidRPr="00D05D3E" w:rsidDel="005045F2" w:rsidRDefault="005045F2" w:rsidP="00697F29">
      <w:pPr>
        <w:spacing w:after="120" w:line="360" w:lineRule="auto"/>
        <w:jc w:val="both"/>
        <w:rPr>
          <w:del w:id="277" w:author="Valued Acer Customer" w:date="2011-05-04T14:55:00Z"/>
          <w:rFonts w:ascii="Arial" w:hAnsi="Arial" w:cs="Arial"/>
          <w:lang w:val="es-ES_tradnl"/>
        </w:rPr>
      </w:pPr>
      <w:ins w:id="278" w:author="Valued Acer Customer" w:date="2011-05-04T14:55:00Z">
        <w:r w:rsidRPr="00E059AD">
          <w:rPr>
            <w:rFonts w:ascii="Arial" w:hAnsi="Arial" w:cs="Arial"/>
            <w:sz w:val="18"/>
            <w:szCs w:val="18"/>
            <w:lang w:val="es-ES_tradnl"/>
          </w:rPr>
          <w:t>Proponer que el centro de salud difunda</w:t>
        </w:r>
        <w:r>
          <w:rPr>
            <w:rFonts w:ascii="Arial" w:hAnsi="Arial" w:cs="Arial"/>
            <w:sz w:val="18"/>
            <w:szCs w:val="18"/>
            <w:lang w:val="es-ES_tradnl"/>
          </w:rPr>
          <w:t xml:space="preserve"> información sobre</w:t>
        </w:r>
        <w:r w:rsidRPr="00E059AD">
          <w:rPr>
            <w:rFonts w:ascii="Arial" w:hAnsi="Arial" w:cs="Arial"/>
            <w:sz w:val="18"/>
            <w:szCs w:val="18"/>
            <w:lang w:val="es-ES_tradnl"/>
          </w:rPr>
          <w:t xml:space="preserve"> la importancia de los alimentos y sus consecuencias </w:t>
        </w:r>
        <w:r>
          <w:rPr>
            <w:rFonts w:ascii="Arial" w:hAnsi="Arial" w:cs="Arial"/>
            <w:sz w:val="18"/>
            <w:szCs w:val="18"/>
            <w:lang w:val="es-ES_tradnl"/>
          </w:rPr>
          <w:t xml:space="preserve">antes y </w:t>
        </w:r>
        <w:r w:rsidRPr="00E059AD">
          <w:rPr>
            <w:rFonts w:ascii="Arial" w:hAnsi="Arial" w:cs="Arial"/>
            <w:sz w:val="18"/>
            <w:szCs w:val="18"/>
            <w:lang w:val="es-ES_tradnl"/>
          </w:rPr>
          <w:t>durante el embarazo.</w:t>
        </w:r>
      </w:ins>
      <w:del w:id="279" w:author="Valued Acer Customer" w:date="2011-05-04T14:55:00Z">
        <w:r w:rsidR="00697F29" w:rsidRPr="00D05D3E" w:rsidDel="005045F2">
          <w:rPr>
            <w:rFonts w:ascii="Arial" w:hAnsi="Arial" w:cs="Arial"/>
            <w:lang w:val="es-ES_tradnl"/>
          </w:rPr>
          <w:delText>Proponer que el centro de salud difunda la importancia de los alimentos y sus consecuencias durante y después del embarazo.</w:delText>
        </w:r>
      </w:del>
    </w:p>
    <w:p w:rsidR="00697F29" w:rsidRPr="00D05D3E" w:rsidRDefault="00697F29" w:rsidP="00697F29">
      <w:pPr>
        <w:spacing w:after="120"/>
        <w:jc w:val="both"/>
        <w:rPr>
          <w:rFonts w:ascii="Arial" w:hAnsi="Arial" w:cs="Arial"/>
          <w:lang w:val="es-ES_tradnl"/>
        </w:rPr>
      </w:pPr>
    </w:p>
    <w:p w:rsidR="00697F29" w:rsidRPr="00D05D3E" w:rsidRDefault="00697F29" w:rsidP="00697F29">
      <w:pPr>
        <w:spacing w:after="120"/>
        <w:jc w:val="both"/>
        <w:rPr>
          <w:rFonts w:ascii="Arial" w:hAnsi="Arial" w:cs="Arial"/>
          <w:lang w:val="es-ES_tradnl"/>
        </w:rPr>
      </w:pPr>
      <w:del w:id="280" w:author="Valued Acer Customer" w:date="2011-05-04T14:55:00Z">
        <w:r w:rsidRPr="00D05D3E" w:rsidDel="005045F2">
          <w:rPr>
            <w:rFonts w:ascii="Arial" w:hAnsi="Arial" w:cs="Arial"/>
            <w:lang w:val="es-ES_tradnl"/>
          </w:rPr>
          <w:delText xml:space="preserve">Desarrollar </w:delText>
        </w:r>
      </w:del>
      <w:ins w:id="281" w:author="Valued Acer Customer" w:date="2011-05-04T14:55:00Z">
        <w:r w:rsidR="005045F2">
          <w:rPr>
            <w:rFonts w:ascii="Arial" w:hAnsi="Arial" w:cs="Arial"/>
            <w:lang w:val="es-ES_tradnl"/>
          </w:rPr>
          <w:t xml:space="preserve">Elaborar </w:t>
        </w:r>
      </w:ins>
      <w:r w:rsidRPr="00D05D3E">
        <w:rPr>
          <w:rFonts w:ascii="Arial" w:hAnsi="Arial" w:cs="Arial"/>
          <w:lang w:val="es-ES_tradnl"/>
        </w:rPr>
        <w:t>materiales de difusión.</w:t>
      </w:r>
    </w:p>
    <w:p w:rsidR="00697F29" w:rsidRPr="00D05D3E" w:rsidRDefault="00697F29" w:rsidP="00697F29">
      <w:pPr>
        <w:spacing w:after="120"/>
        <w:jc w:val="both"/>
        <w:rPr>
          <w:rFonts w:ascii="Arial" w:hAnsi="Arial" w:cs="Arial"/>
          <w:lang w:val="es-ES_tradnl"/>
        </w:rPr>
      </w:pPr>
    </w:p>
    <w:p w:rsidR="00697F29" w:rsidRPr="00D05D3E" w:rsidDel="005045F2" w:rsidRDefault="005045F2" w:rsidP="00697F29">
      <w:pPr>
        <w:spacing w:line="360" w:lineRule="auto"/>
        <w:jc w:val="both"/>
        <w:rPr>
          <w:del w:id="282" w:author="Valued Acer Customer" w:date="2011-05-04T14:56:00Z"/>
          <w:rFonts w:ascii="Arial" w:hAnsi="Arial" w:cs="Arial"/>
          <w:b/>
          <w:bCs/>
        </w:rPr>
      </w:pPr>
      <w:ins w:id="283" w:author="Valued Acer Customer" w:date="2011-05-04T14:56:00Z">
        <w:r w:rsidRPr="00E059AD">
          <w:rPr>
            <w:rFonts w:ascii="Arial" w:hAnsi="Arial" w:cs="Arial"/>
            <w:sz w:val="18"/>
            <w:szCs w:val="18"/>
            <w:lang w:val="es-ES_tradnl"/>
          </w:rPr>
          <w:t>Proponer  que los profesionales del centro establezcan un control nutricional a la mujer durante los primeros tres meses de gestación.</w:t>
        </w:r>
      </w:ins>
      <w:del w:id="284" w:author="Valued Acer Customer" w:date="2011-05-04T14:56:00Z">
        <w:r w:rsidR="00697F29" w:rsidRPr="00D05D3E" w:rsidDel="005045F2">
          <w:rPr>
            <w:rFonts w:ascii="Arial" w:hAnsi="Arial" w:cs="Arial"/>
            <w:lang w:val="es-ES_tradnl"/>
          </w:rPr>
          <w:delText>Proponer que se establezca un programa de atención nutricional  para parejas antes y durante los primeros tres meses de gestación.</w:delText>
        </w:r>
      </w:del>
    </w:p>
    <w:p w:rsidR="00697F29" w:rsidRPr="00D05D3E" w:rsidRDefault="00697F29" w:rsidP="00697F29">
      <w:pPr>
        <w:pStyle w:val="Prrafodelista"/>
        <w:spacing w:line="360" w:lineRule="auto"/>
        <w:jc w:val="both"/>
        <w:rPr>
          <w:rFonts w:ascii="Arial" w:hAnsi="Arial" w:cs="Arial"/>
        </w:rPr>
      </w:pPr>
    </w:p>
    <w:p w:rsidR="00697F29" w:rsidRPr="00D05D3E" w:rsidRDefault="00697F29" w:rsidP="00697F29">
      <w:pPr>
        <w:pStyle w:val="Ttulo1"/>
        <w:numPr>
          <w:ilvl w:val="0"/>
          <w:numId w:val="0"/>
        </w:numPr>
        <w:spacing w:before="0"/>
        <w:ind w:left="426" w:hanging="360"/>
      </w:pPr>
      <w:bookmarkStart w:id="285" w:name="_Toc286835445"/>
      <w:r w:rsidRPr="00D05D3E">
        <w:t>MARCO TEORICO</w:t>
      </w:r>
      <w:bookmarkEnd w:id="285"/>
    </w:p>
    <w:p w:rsidR="00697F29" w:rsidRPr="00D05D3E" w:rsidRDefault="00697F29" w:rsidP="00697F29">
      <w:pPr>
        <w:pStyle w:val="Prrafodelista"/>
        <w:spacing w:line="360" w:lineRule="auto"/>
        <w:jc w:val="both"/>
        <w:rPr>
          <w:rFonts w:ascii="Arial" w:hAnsi="Arial" w:cs="Arial"/>
        </w:rPr>
      </w:pPr>
    </w:p>
    <w:p w:rsidR="00697F29" w:rsidRPr="00D05D3E" w:rsidRDefault="00697F29" w:rsidP="00697F29">
      <w:pPr>
        <w:pStyle w:val="Prrafodelista"/>
        <w:keepNext/>
        <w:numPr>
          <w:ilvl w:val="0"/>
          <w:numId w:val="5"/>
        </w:numPr>
        <w:spacing w:after="60" w:line="360" w:lineRule="auto"/>
        <w:contextualSpacing w:val="0"/>
        <w:outlineLvl w:val="1"/>
        <w:rPr>
          <w:rStyle w:val="Textoennegrita"/>
          <w:rFonts w:ascii="Arial" w:eastAsia="Times New Roman" w:hAnsi="Arial"/>
          <w:iCs/>
          <w:vanish/>
          <w:szCs w:val="28"/>
        </w:rPr>
      </w:pPr>
      <w:bookmarkStart w:id="286" w:name="_Toc285450371"/>
      <w:bookmarkStart w:id="287" w:name="_Toc285450899"/>
      <w:bookmarkStart w:id="288" w:name="_Toc285450960"/>
      <w:bookmarkStart w:id="289" w:name="_Toc285451260"/>
      <w:bookmarkStart w:id="290" w:name="_Toc286057296"/>
      <w:bookmarkStart w:id="291" w:name="_Toc286564340"/>
      <w:bookmarkStart w:id="292" w:name="_Toc286577184"/>
      <w:bookmarkStart w:id="293" w:name="_Toc286835376"/>
      <w:bookmarkStart w:id="294" w:name="_Toc286835446"/>
      <w:bookmarkEnd w:id="286"/>
      <w:bookmarkEnd w:id="287"/>
      <w:bookmarkEnd w:id="288"/>
      <w:bookmarkEnd w:id="289"/>
      <w:bookmarkEnd w:id="290"/>
      <w:bookmarkEnd w:id="291"/>
      <w:bookmarkEnd w:id="292"/>
      <w:bookmarkEnd w:id="293"/>
      <w:bookmarkEnd w:id="294"/>
    </w:p>
    <w:p w:rsidR="00697F29" w:rsidRPr="00D05D3E" w:rsidRDefault="00697F29" w:rsidP="00697F29">
      <w:pPr>
        <w:pStyle w:val="Ttulo2"/>
        <w:spacing w:before="0" w:line="360" w:lineRule="auto"/>
        <w:ind w:left="1134"/>
        <w:rPr>
          <w:rStyle w:val="Textoennegrita"/>
          <w:b/>
          <w:bCs/>
        </w:rPr>
      </w:pPr>
      <w:bookmarkStart w:id="295" w:name="_Toc286835447"/>
      <w:r w:rsidRPr="00D05D3E">
        <w:rPr>
          <w:rStyle w:val="Textoennegrita"/>
          <w:b/>
          <w:bCs/>
        </w:rPr>
        <w:t>NUTRICION MATERNA Y EMBARAZO</w:t>
      </w:r>
      <w:bookmarkEnd w:id="295"/>
    </w:p>
    <w:p w:rsidR="00697F29" w:rsidRPr="00D05D3E" w:rsidRDefault="00697F29" w:rsidP="00697F29"/>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Uno de los aspectos relevantes del control prenatal es el diagnóstico, evaluación y manejo de la condición nutricional de la embarazada.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Es conocido el hecho de que el peso materno pregestacional y la ganancia ponderal durante el embarazo influyen directamente sobre el peso fetal. Es así como el bajo peso y la obesidad materna se relaciona con recién nacidos pequeños y grandes para la edad gestacional.</w:t>
      </w:r>
    </w:p>
    <w:p w:rsidR="00697F29" w:rsidRPr="00D05D3E" w:rsidRDefault="00697F29" w:rsidP="00697F29">
      <w:pPr>
        <w:pStyle w:val="NormalWeb"/>
        <w:spacing w:before="0" w:beforeAutospacing="0" w:line="360" w:lineRule="auto"/>
        <w:jc w:val="both"/>
        <w:rPr>
          <w:rFonts w:ascii="Arial" w:hAnsi="Arial" w:cs="Arial"/>
          <w:sz w:val="22"/>
          <w:szCs w:val="22"/>
        </w:rPr>
      </w:pPr>
    </w:p>
    <w:p w:rsidR="00697F29" w:rsidRPr="00D05D3E" w:rsidRDefault="00697F29" w:rsidP="00697F29">
      <w:pPr>
        <w:pStyle w:val="Ttulo2"/>
        <w:spacing w:before="0" w:line="360" w:lineRule="auto"/>
        <w:ind w:left="1134"/>
        <w:rPr>
          <w:rStyle w:val="Textoennegrita"/>
          <w:rFonts w:cs="Arial"/>
          <w:b/>
          <w:szCs w:val="22"/>
        </w:rPr>
      </w:pPr>
      <w:bookmarkStart w:id="296" w:name="_Toc286835448"/>
      <w:r w:rsidRPr="00D05D3E">
        <w:rPr>
          <w:rStyle w:val="Textoennegrita"/>
          <w:rFonts w:cs="Arial"/>
          <w:b/>
          <w:szCs w:val="22"/>
        </w:rPr>
        <w:lastRenderedPageBreak/>
        <w:t xml:space="preserve">REQUERIMIENTOS NUTRICIONALES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296"/>
    </w:p>
    <w:p w:rsidR="00697F29" w:rsidRPr="00D05D3E" w:rsidRDefault="00697F29" w:rsidP="00697F29">
      <w:pPr>
        <w:spacing w:line="360" w:lineRule="auto"/>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Existe consenso de que la mujer embarazada requiere un aporte nutricional mayor que la no grávida. Por razones éticas no ha podido determinarse con exactitud, cuáles son los requerimientos adicionales, ya que esto implicaría manipulaciones dietéticas no permitidas en humanos.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recomendaciones nutricionales de </w:t>
      </w:r>
      <w:smartTag w:uri="urn:schemas-microsoft-com:office:smarttags" w:element="PersonName">
        <w:smartTagPr>
          <w:attr w:name="ProductID" w:val="la FAO"/>
        </w:smartTagPr>
        <w:r w:rsidRPr="00D05D3E">
          <w:rPr>
            <w:rFonts w:ascii="Arial" w:hAnsi="Arial" w:cs="Arial"/>
            <w:sz w:val="22"/>
            <w:szCs w:val="22"/>
          </w:rPr>
          <w:t>la FAO</w:t>
        </w:r>
      </w:smartTag>
      <w:r w:rsidRPr="00D05D3E">
        <w:rPr>
          <w:rFonts w:ascii="Arial" w:hAnsi="Arial" w:cs="Arial"/>
          <w:sz w:val="22"/>
          <w:szCs w:val="22"/>
        </w:rPr>
        <w:t xml:space="preserve">/OMS se muestran en la </w:t>
      </w:r>
      <w:hyperlink r:id="rId8" w:anchor="Tabla I" w:history="1">
        <w:r w:rsidRPr="00D05D3E">
          <w:rPr>
            <w:rStyle w:val="Hipervnculo"/>
            <w:b/>
            <w:bCs/>
            <w:color w:val="auto"/>
            <w:sz w:val="22"/>
            <w:szCs w:val="22"/>
          </w:rPr>
          <w:t>Tabla I</w:t>
        </w:r>
      </w:hyperlink>
      <w:r w:rsidRPr="00D05D3E">
        <w:rPr>
          <w:rFonts w:ascii="Arial" w:hAnsi="Arial" w:cs="Arial"/>
          <w:sz w:val="22"/>
          <w:szCs w:val="22"/>
        </w:rPr>
        <w:t xml:space="preserve"> . En ella se aprecia un aumento variable de todos los componentes nutricionales, lo cual implicaría un cambio de las características de su dieta o recibir suplementación de algunos nutrientes. Esta afirmación es discutible, ya que el embarazo, como una situación fisiológica, debiera compensar los mayores requerimientos con un aumento de la dieta habitual, siempre que ésta esté adecuadamente equilibrada. Sin embargo, en los países en desarrollo lo característico de la dieta promedio es un bajo componente calórico y proteico, de ahí la importancia de los programas nacionales de alimentación complementaria a las embarazadas</w:t>
      </w:r>
      <w:r w:rsidRPr="00D05D3E">
        <w:rPr>
          <w:rStyle w:val="Refdenotaalpie"/>
          <w:rFonts w:ascii="Arial" w:hAnsi="Arial" w:cs="Arial"/>
          <w:sz w:val="22"/>
          <w:szCs w:val="22"/>
        </w:rPr>
        <w:footnoteReference w:id="4"/>
      </w:r>
      <w:r w:rsidRPr="00D05D3E">
        <w:rPr>
          <w:rFonts w:ascii="Arial" w:hAnsi="Arial" w:cs="Arial"/>
          <w:noProof/>
          <w:sz w:val="22"/>
          <w:szCs w:val="22"/>
          <w:lang w:val="es-ES"/>
        </w:rPr>
        <w:t xml:space="preserve"> (. Donoso, 1988; 8:90.)</w:t>
      </w:r>
    </w:p>
    <w:p w:rsidR="00697F29" w:rsidRPr="00D05D3E" w:rsidRDefault="00697F29" w:rsidP="00697F29">
      <w:pPr>
        <w:spacing w:line="360" w:lineRule="auto"/>
        <w:jc w:val="both"/>
        <w:rPr>
          <w:rStyle w:val="Textoennegrita"/>
          <w:rFonts w:ascii="Arial" w:hAnsi="Arial" w:cs="Arial"/>
        </w:rPr>
      </w:pPr>
      <w:r>
        <w:rPr>
          <w:rStyle w:val="Textoennegrita"/>
          <w:rFonts w:ascii="Arial" w:hAnsi="Arial" w:cs="Arial"/>
        </w:rPr>
        <w:t xml:space="preserve">TABLA I </w:t>
      </w:r>
      <w:r w:rsidRPr="00D05D3E">
        <w:rPr>
          <w:rStyle w:val="Textoennegrita"/>
          <w:rFonts w:ascii="Arial" w:hAnsi="Arial" w:cs="Arial"/>
        </w:rPr>
        <w:t xml:space="preserve">REQUERIMIENTOS NUTRICIONALES DIARIOS DURANTE EL EMBARAZO, PARA MUJER CON PESO ADECUADO PARA </w:t>
      </w:r>
      <w:smartTag w:uri="urn:schemas-microsoft-com:office:smarttags" w:element="PersonName">
        <w:smartTagPr>
          <w:attr w:name="ProductID" w:val="LA TALLA"/>
        </w:smartTagPr>
        <w:r w:rsidRPr="00D05D3E">
          <w:rPr>
            <w:rStyle w:val="Textoennegrita"/>
            <w:rFonts w:ascii="Arial" w:hAnsi="Arial" w:cs="Arial"/>
          </w:rPr>
          <w:t>LA TALLA</w:t>
        </w:r>
      </w:smartTag>
      <w:r w:rsidRPr="00D05D3E">
        <w:rPr>
          <w:rStyle w:val="Textoennegrita"/>
          <w:rFonts w:ascii="Arial" w:hAnsi="Arial" w:cs="Arial"/>
        </w:rPr>
        <w:t xml:space="preserve"> </w:t>
      </w:r>
    </w:p>
    <w:tbl>
      <w:tblPr>
        <w:tblpPr w:leftFromText="141" w:rightFromText="141" w:vertAnchor="text" w:horzAnchor="margin" w:tblpXSpec="center" w:tblpY="485"/>
        <w:tblW w:w="5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24"/>
        <w:gridCol w:w="1818"/>
        <w:gridCol w:w="1488"/>
      </w:tblGrid>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b/>
                <w:bCs/>
                <w:sz w:val="22"/>
                <w:szCs w:val="22"/>
              </w:rPr>
            </w:pPr>
            <w:r w:rsidRPr="00D05D3E">
              <w:rPr>
                <w:rFonts w:ascii="Arial" w:hAnsi="Arial" w:cs="Arial"/>
                <w:b/>
                <w:bCs/>
                <w:sz w:val="22"/>
                <w:szCs w:val="22"/>
              </w:rPr>
              <w:t>Requerimiento</w:t>
            </w:r>
          </w:p>
        </w:tc>
        <w:tc>
          <w:tcPr>
            <w:tcW w:w="0" w:type="auto"/>
            <w:vAlign w:val="center"/>
          </w:tcPr>
          <w:p w:rsidR="00697F29" w:rsidRPr="00D05D3E" w:rsidRDefault="00697F29" w:rsidP="006D2CE6">
            <w:pPr>
              <w:spacing w:line="240" w:lineRule="auto"/>
              <w:jc w:val="center"/>
              <w:rPr>
                <w:rFonts w:ascii="Arial" w:hAnsi="Arial" w:cs="Arial"/>
              </w:rPr>
            </w:pPr>
            <w:r w:rsidRPr="00D05D3E">
              <w:rPr>
                <w:rStyle w:val="Textoennegrita"/>
                <w:rFonts w:ascii="Arial" w:hAnsi="Arial" w:cs="Arial"/>
              </w:rPr>
              <w:t>no embarazada</w:t>
            </w:r>
          </w:p>
        </w:tc>
        <w:tc>
          <w:tcPr>
            <w:tcW w:w="0" w:type="auto"/>
            <w:vAlign w:val="center"/>
          </w:tcPr>
          <w:p w:rsidR="00697F29" w:rsidRPr="00D05D3E" w:rsidRDefault="00697F29" w:rsidP="006D2CE6">
            <w:pPr>
              <w:spacing w:line="240" w:lineRule="auto"/>
              <w:jc w:val="center"/>
              <w:rPr>
                <w:rFonts w:ascii="Arial" w:hAnsi="Arial" w:cs="Arial"/>
              </w:rPr>
            </w:pPr>
            <w:r w:rsidRPr="00D05D3E">
              <w:rPr>
                <w:rStyle w:val="Textoennegrita"/>
                <w:rFonts w:ascii="Arial" w:hAnsi="Arial" w:cs="Arial"/>
              </w:rPr>
              <w:t>embarazada</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Energía (</w:t>
            </w:r>
            <w:del w:id="297" w:author="Fundación Waal" w:date="2011-05-04T11:09:00Z">
              <w:r w:rsidRPr="00D05D3E" w:rsidDel="0066755D">
                <w:rPr>
                  <w:rFonts w:ascii="Arial" w:hAnsi="Arial" w:cs="Arial"/>
                  <w:sz w:val="16"/>
                  <w:szCs w:val="16"/>
                </w:rPr>
                <w:delText>kcal</w:delText>
              </w:r>
            </w:del>
            <w:ins w:id="298" w:author="Fundación Waal" w:date="2011-05-04T11:09:00Z">
              <w:r w:rsidR="0066755D" w:rsidRPr="00D05D3E">
                <w:rPr>
                  <w:rFonts w:ascii="Arial" w:hAnsi="Arial" w:cs="Arial"/>
                  <w:sz w:val="16"/>
                  <w:szCs w:val="16"/>
                </w:rPr>
                <w:t>Kcal.</w:t>
              </w:r>
            </w:ins>
            <w:r w:rsidRPr="00D05D3E">
              <w:rPr>
                <w:rFonts w:ascii="Arial" w:hAnsi="Arial" w:cs="Arial"/>
                <w:sz w:val="16"/>
                <w:szCs w:val="16"/>
              </w:rPr>
              <w:t>)</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2.200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2.500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del w:id="299" w:author="Fundación Waal" w:date="2011-05-04T11:09:00Z">
              <w:r w:rsidRPr="00D05D3E" w:rsidDel="0066755D">
                <w:rPr>
                  <w:rFonts w:ascii="Arial" w:hAnsi="Arial" w:cs="Arial"/>
                  <w:sz w:val="16"/>
                  <w:szCs w:val="16"/>
                </w:rPr>
                <w:delText>Proteinas</w:delText>
              </w:r>
            </w:del>
            <w:ins w:id="300" w:author="Fundación Waal" w:date="2011-05-04T11:09:00Z">
              <w:r w:rsidR="0066755D" w:rsidRPr="00D05D3E">
                <w:rPr>
                  <w:rFonts w:ascii="Arial" w:hAnsi="Arial" w:cs="Arial"/>
                  <w:sz w:val="16"/>
                  <w:szCs w:val="16"/>
                </w:rPr>
                <w:t>Proteínas</w:t>
              </w:r>
            </w:ins>
            <w:r w:rsidRPr="00D05D3E">
              <w:rPr>
                <w:rFonts w:ascii="Arial" w:hAnsi="Arial" w:cs="Arial"/>
                <w:sz w:val="16"/>
                <w:szCs w:val="16"/>
              </w:rPr>
              <w:t xml:space="preserve"> (g)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46</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57</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A (mcg retinol)</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750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D (UI)</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800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E (UI)</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12</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Ascórbico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Acido Fólico (ug)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Vitamina B6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2,5</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lastRenderedPageBreak/>
              <w:t>Vitamina B12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Calcio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800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1.200</w:t>
            </w:r>
          </w:p>
        </w:tc>
      </w:tr>
      <w:tr w:rsidR="00697F29" w:rsidRPr="00D05D3E">
        <w:trPr>
          <w:cantSplit/>
          <w:trHeight w:val="2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Hierro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28</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50</w:t>
            </w:r>
          </w:p>
        </w:tc>
      </w:tr>
      <w:tr w:rsidR="00697F29" w:rsidRPr="00D05D3E">
        <w:trPr>
          <w:cantSplit/>
          <w:trHeight w:val="268"/>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Magnesio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300</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450</w:t>
            </w:r>
          </w:p>
        </w:tc>
      </w:tr>
      <w:tr w:rsidR="00697F29" w:rsidRPr="00D05D3E">
        <w:trPr>
          <w:cantSplit/>
          <w:trHeight w:val="70"/>
        </w:trPr>
        <w:tc>
          <w:tcPr>
            <w:tcW w:w="0" w:type="auto"/>
            <w:vAlign w:val="center"/>
          </w:tcPr>
          <w:p w:rsidR="00697F29" w:rsidRPr="00D05D3E" w:rsidRDefault="00697F29" w:rsidP="006D2CE6">
            <w:pPr>
              <w:pStyle w:val="NormalWeb"/>
              <w:spacing w:before="0" w:beforeAutospacing="0" w:line="360" w:lineRule="auto"/>
              <w:jc w:val="center"/>
              <w:rPr>
                <w:rFonts w:ascii="Arial" w:hAnsi="Arial" w:cs="Arial"/>
                <w:sz w:val="16"/>
                <w:szCs w:val="16"/>
              </w:rPr>
            </w:pPr>
            <w:r w:rsidRPr="00D05D3E">
              <w:rPr>
                <w:rFonts w:ascii="Arial" w:hAnsi="Arial" w:cs="Arial"/>
                <w:sz w:val="16"/>
                <w:szCs w:val="16"/>
              </w:rPr>
              <w:t>Zinc (mg)</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15</w:t>
            </w:r>
          </w:p>
        </w:tc>
        <w:tc>
          <w:tcPr>
            <w:tcW w:w="0" w:type="auto"/>
            <w:vAlign w:val="center"/>
          </w:tcPr>
          <w:p w:rsidR="00697F29" w:rsidRPr="00D05D3E" w:rsidRDefault="00697F29" w:rsidP="006D2CE6">
            <w:pPr>
              <w:spacing w:line="240" w:lineRule="auto"/>
              <w:jc w:val="center"/>
              <w:rPr>
                <w:rFonts w:ascii="Arial" w:hAnsi="Arial" w:cs="Arial"/>
                <w:sz w:val="16"/>
                <w:szCs w:val="16"/>
              </w:rPr>
            </w:pPr>
            <w:r w:rsidRPr="00D05D3E">
              <w:rPr>
                <w:rFonts w:ascii="Arial" w:hAnsi="Arial" w:cs="Arial"/>
                <w:sz w:val="16"/>
                <w:szCs w:val="16"/>
              </w:rPr>
              <w:t>20</w:t>
            </w:r>
          </w:p>
        </w:tc>
      </w:tr>
    </w:tbl>
    <w:p w:rsidR="00697F29" w:rsidRPr="00D05D3E" w:rsidRDefault="00697F29" w:rsidP="00697F29">
      <w:pPr>
        <w:spacing w:line="360" w:lineRule="auto"/>
        <w:jc w:val="both"/>
        <w:rPr>
          <w:rFonts w:ascii="Arial" w:hAnsi="Arial" w:cs="Arial"/>
        </w:rPr>
      </w:pPr>
      <w:r w:rsidRPr="00D05D3E">
        <w:rPr>
          <w:rFonts w:ascii="Arial" w:hAnsi="Arial" w:cs="Arial"/>
        </w:rPr>
        <w:t xml:space="preserve"> </w:t>
      </w: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spacing w:line="360" w:lineRule="auto"/>
        <w:jc w:val="both"/>
        <w:rPr>
          <w:rFonts w:ascii="Arial" w:hAnsi="Arial" w:cs="Arial"/>
        </w:rPr>
      </w:pPr>
    </w:p>
    <w:p w:rsidR="00697F29" w:rsidRPr="00D05D3E" w:rsidDel="00F24DBB" w:rsidRDefault="00697F29" w:rsidP="00697F29">
      <w:pPr>
        <w:spacing w:line="360" w:lineRule="auto"/>
        <w:jc w:val="both"/>
        <w:rPr>
          <w:del w:id="301" w:author="Valued Acer Customer" w:date="2011-05-04T14:59:00Z"/>
          <w:rFonts w:ascii="Arial" w:hAnsi="Arial" w:cs="Arial"/>
        </w:rPr>
      </w:pPr>
    </w:p>
    <w:p w:rsidR="00697F29" w:rsidRPr="00D05D3E" w:rsidDel="00F24DBB" w:rsidRDefault="00697F29" w:rsidP="00697F29">
      <w:pPr>
        <w:spacing w:line="360" w:lineRule="auto"/>
        <w:jc w:val="both"/>
        <w:rPr>
          <w:del w:id="302" w:author="Valued Acer Customer" w:date="2011-05-04T14:59:00Z"/>
          <w:rFonts w:ascii="Arial" w:hAnsi="Arial" w:cs="Arial"/>
        </w:rPr>
      </w:pPr>
    </w:p>
    <w:p w:rsidR="00697F29" w:rsidRPr="00D05D3E" w:rsidDel="00F24DBB" w:rsidRDefault="00697F29" w:rsidP="00697F29">
      <w:pPr>
        <w:spacing w:line="360" w:lineRule="auto"/>
        <w:jc w:val="both"/>
        <w:rPr>
          <w:del w:id="303" w:author="Valued Acer Customer" w:date="2011-05-04T14:59:00Z"/>
          <w:rFonts w:ascii="Arial" w:hAnsi="Arial" w:cs="Arial"/>
        </w:rPr>
      </w:pPr>
    </w:p>
    <w:p w:rsidR="00697F29" w:rsidRPr="00D05D3E" w:rsidDel="00F24DBB" w:rsidRDefault="00697F29" w:rsidP="00697F29">
      <w:pPr>
        <w:spacing w:line="360" w:lineRule="auto"/>
        <w:jc w:val="both"/>
        <w:rPr>
          <w:del w:id="304" w:author="Valued Acer Customer" w:date="2011-05-04T14:59:00Z"/>
          <w:rFonts w:ascii="Arial" w:hAnsi="Arial" w:cs="Arial"/>
        </w:rPr>
      </w:pPr>
    </w:p>
    <w:p w:rsidR="00697F29" w:rsidRPr="00D05D3E" w:rsidDel="00F24DBB" w:rsidRDefault="00697F29" w:rsidP="00697F29">
      <w:pPr>
        <w:spacing w:line="360" w:lineRule="auto"/>
        <w:jc w:val="both"/>
        <w:rPr>
          <w:del w:id="305" w:author="Valued Acer Customer" w:date="2011-05-04T14:59:00Z"/>
          <w:rFonts w:ascii="Arial" w:hAnsi="Arial" w:cs="Arial"/>
        </w:rPr>
      </w:pPr>
    </w:p>
    <w:p w:rsidR="00697F29" w:rsidRPr="00D05D3E" w:rsidDel="00F24DBB" w:rsidRDefault="00697F29" w:rsidP="00697F29">
      <w:pPr>
        <w:spacing w:line="360" w:lineRule="auto"/>
        <w:jc w:val="both"/>
        <w:rPr>
          <w:del w:id="306" w:author="Valued Acer Customer" w:date="2011-05-04T14:59:00Z"/>
          <w:rFonts w:ascii="Arial" w:hAnsi="Arial" w:cs="Arial"/>
        </w:rPr>
      </w:pPr>
    </w:p>
    <w:p w:rsidR="00697F29" w:rsidRPr="00D05D3E" w:rsidRDefault="00697F29" w:rsidP="00697F29">
      <w:pPr>
        <w:spacing w:line="360" w:lineRule="auto"/>
        <w:jc w:val="both"/>
        <w:rPr>
          <w:rFonts w:ascii="Arial" w:hAnsi="Arial" w:cs="Arial"/>
        </w:rPr>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Calorías.</w:t>
      </w:r>
      <w:r w:rsidRPr="00D05D3E">
        <w:rPr>
          <w:rFonts w:ascii="Arial" w:hAnsi="Arial" w:cs="Arial"/>
          <w:sz w:val="22"/>
          <w:szCs w:val="22"/>
        </w:rPr>
        <w:t xml:space="preserve"> Durante la gestación se produce un incremento del metabolismo anabólico, especialmente en el tercer trimestre.</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Esto está determinado por la presencia de feto y placenta en continuo crecimiento, aumento del trabajo mecánico externo dado por el mayor peso materno, aumento del trabajo mecánico interno dado por mayor uso de la musculatura respiratoria y del trabajo cardíaco. Todo esto implica un aumento del aporte calórico equivalente a un 13% de las necesidades pregestacionales. El costo energético total del embarazo se estima en 80.000 </w:t>
      </w:r>
      <w:del w:id="307" w:author="Fundación Waal" w:date="2011-05-04T11:09:00Z">
        <w:r w:rsidRPr="00D05D3E" w:rsidDel="0066755D">
          <w:rPr>
            <w:rFonts w:ascii="Arial" w:hAnsi="Arial" w:cs="Arial"/>
            <w:sz w:val="22"/>
            <w:szCs w:val="22"/>
          </w:rPr>
          <w:delText>kcal</w:delText>
        </w:r>
      </w:del>
      <w:ins w:id="308" w:author="Fundación Waal" w:date="2011-05-04T11:09:00Z">
        <w:r w:rsidR="0066755D" w:rsidRPr="00D05D3E">
          <w:rPr>
            <w:rFonts w:ascii="Arial" w:hAnsi="Arial" w:cs="Arial"/>
            <w:sz w:val="22"/>
            <w:szCs w:val="22"/>
          </w:rPr>
          <w:t>Kcal.</w:t>
        </w:r>
      </w:ins>
      <w:r w:rsidRPr="00D05D3E">
        <w:rPr>
          <w:rFonts w:ascii="Arial" w:hAnsi="Arial" w:cs="Arial"/>
          <w:sz w:val="22"/>
          <w:szCs w:val="22"/>
        </w:rPr>
        <w:t xml:space="preserve">, equivalente a un aumento promedio de 286 </w:t>
      </w:r>
      <w:del w:id="309" w:author="Fundación Waal" w:date="2011-05-04T11:09:00Z">
        <w:r w:rsidRPr="00D05D3E" w:rsidDel="0066755D">
          <w:rPr>
            <w:rFonts w:ascii="Arial" w:hAnsi="Arial" w:cs="Arial"/>
            <w:sz w:val="22"/>
            <w:szCs w:val="22"/>
          </w:rPr>
          <w:delText>kcal</w:delText>
        </w:r>
      </w:del>
      <w:ins w:id="310" w:author="Fundación Waal" w:date="2011-05-04T11:09:00Z">
        <w:r w:rsidR="0066755D" w:rsidRPr="00D05D3E">
          <w:rPr>
            <w:rFonts w:ascii="Arial" w:hAnsi="Arial" w:cs="Arial"/>
            <w:sz w:val="22"/>
            <w:szCs w:val="22"/>
          </w:rPr>
          <w:t>Kcal</w:t>
        </w:r>
      </w:ins>
      <w:del w:id="311" w:author="Fundación Waal" w:date="2011-05-04T11:09:00Z">
        <w:r w:rsidRPr="00D05D3E" w:rsidDel="0066755D">
          <w:rPr>
            <w:rFonts w:ascii="Arial" w:hAnsi="Arial" w:cs="Arial"/>
            <w:sz w:val="22"/>
            <w:szCs w:val="22"/>
          </w:rPr>
          <w:delText>/</w:delText>
        </w:r>
      </w:del>
      <w:ins w:id="312" w:author="Fundación Waal" w:date="2011-05-04T11:09:00Z">
        <w:r w:rsidR="0066755D" w:rsidRPr="00D05D3E">
          <w:rPr>
            <w:rFonts w:ascii="Arial" w:hAnsi="Arial" w:cs="Arial"/>
            <w:sz w:val="22"/>
            <w:szCs w:val="22"/>
          </w:rPr>
          <w:t>. /</w:t>
        </w:r>
      </w:ins>
      <w:r w:rsidRPr="00D05D3E">
        <w:rPr>
          <w:rFonts w:ascii="Arial" w:hAnsi="Arial" w:cs="Arial"/>
          <w:sz w:val="22"/>
          <w:szCs w:val="22"/>
        </w:rPr>
        <w:t xml:space="preserve">día, distribuidas en 150 </w:t>
      </w:r>
      <w:del w:id="313" w:author="Fundación Waal" w:date="2011-05-04T11:09:00Z">
        <w:r w:rsidRPr="00D05D3E" w:rsidDel="0066755D">
          <w:rPr>
            <w:rFonts w:ascii="Arial" w:hAnsi="Arial" w:cs="Arial"/>
            <w:sz w:val="22"/>
            <w:szCs w:val="22"/>
          </w:rPr>
          <w:delText>kcal</w:delText>
        </w:r>
      </w:del>
      <w:ins w:id="314" w:author="Fundación Waal" w:date="2011-05-04T11:09:00Z">
        <w:r w:rsidR="0066755D" w:rsidRPr="00D05D3E">
          <w:rPr>
            <w:rFonts w:ascii="Arial" w:hAnsi="Arial" w:cs="Arial"/>
            <w:sz w:val="22"/>
            <w:szCs w:val="22"/>
          </w:rPr>
          <w:t>Kcal</w:t>
        </w:r>
      </w:ins>
      <w:del w:id="315" w:author="Fundación Waal" w:date="2011-05-04T11:09:00Z">
        <w:r w:rsidRPr="00D05D3E" w:rsidDel="0066755D">
          <w:rPr>
            <w:rFonts w:ascii="Arial" w:hAnsi="Arial" w:cs="Arial"/>
            <w:sz w:val="22"/>
            <w:szCs w:val="22"/>
          </w:rPr>
          <w:delText>/</w:delText>
        </w:r>
      </w:del>
      <w:ins w:id="316" w:author="Fundación Waal" w:date="2011-05-04T11:09:00Z">
        <w:r w:rsidR="0066755D" w:rsidRPr="00D05D3E">
          <w:rPr>
            <w:rFonts w:ascii="Arial" w:hAnsi="Arial" w:cs="Arial"/>
            <w:sz w:val="22"/>
            <w:szCs w:val="22"/>
          </w:rPr>
          <w:t>. /</w:t>
        </w:r>
      </w:ins>
      <w:r w:rsidRPr="00D05D3E">
        <w:rPr>
          <w:rFonts w:ascii="Arial" w:hAnsi="Arial" w:cs="Arial"/>
          <w:sz w:val="22"/>
          <w:szCs w:val="22"/>
        </w:rPr>
        <w:t xml:space="preserve">día en el primer trimestre y 350 </w:t>
      </w:r>
      <w:del w:id="317" w:author="Fundación Waal" w:date="2011-05-04T11:09:00Z">
        <w:r w:rsidRPr="00D05D3E" w:rsidDel="0066755D">
          <w:rPr>
            <w:rFonts w:ascii="Arial" w:hAnsi="Arial" w:cs="Arial"/>
            <w:sz w:val="22"/>
            <w:szCs w:val="22"/>
          </w:rPr>
          <w:delText>kcal</w:delText>
        </w:r>
      </w:del>
      <w:ins w:id="318" w:author="Fundación Waal" w:date="2011-05-04T11:09:00Z">
        <w:r w:rsidR="0066755D" w:rsidRPr="00D05D3E">
          <w:rPr>
            <w:rFonts w:ascii="Arial" w:hAnsi="Arial" w:cs="Arial"/>
            <w:sz w:val="22"/>
            <w:szCs w:val="22"/>
          </w:rPr>
          <w:t>Kcal</w:t>
        </w:r>
      </w:ins>
      <w:del w:id="319" w:author="Fundación Waal" w:date="2011-05-04T11:09:00Z">
        <w:r w:rsidRPr="00D05D3E" w:rsidDel="0066755D">
          <w:rPr>
            <w:rFonts w:ascii="Arial" w:hAnsi="Arial" w:cs="Arial"/>
            <w:sz w:val="22"/>
            <w:szCs w:val="22"/>
          </w:rPr>
          <w:delText>/</w:delText>
        </w:r>
      </w:del>
      <w:ins w:id="320" w:author="Fundación Waal" w:date="2011-05-04T11:09:00Z">
        <w:r w:rsidR="0066755D" w:rsidRPr="00D05D3E">
          <w:rPr>
            <w:rFonts w:ascii="Arial" w:hAnsi="Arial" w:cs="Arial"/>
            <w:sz w:val="22"/>
            <w:szCs w:val="22"/>
          </w:rPr>
          <w:t>. /</w:t>
        </w:r>
      </w:ins>
      <w:r w:rsidRPr="00D05D3E">
        <w:rPr>
          <w:rFonts w:ascii="Arial" w:hAnsi="Arial" w:cs="Arial"/>
          <w:sz w:val="22"/>
          <w:szCs w:val="22"/>
        </w:rPr>
        <w:t xml:space="preserve">día en el segundo y tercer trimestre. Estos cálculos se basan en una mujer de antropometría promedio, </w:t>
      </w:r>
      <w:del w:id="321" w:author="Fundación Waal" w:date="2011-05-04T11:10:00Z">
        <w:r w:rsidRPr="00D05D3E" w:rsidDel="0066755D">
          <w:rPr>
            <w:rFonts w:ascii="Arial" w:hAnsi="Arial" w:cs="Arial"/>
            <w:sz w:val="22"/>
            <w:szCs w:val="22"/>
          </w:rPr>
          <w:delText>normonutrida</w:delText>
        </w:r>
      </w:del>
      <w:ins w:id="322" w:author="Fundación Waal" w:date="2011-05-04T11:10:00Z">
        <w:r w:rsidR="0066755D" w:rsidRPr="00D05D3E">
          <w:rPr>
            <w:rFonts w:ascii="Arial" w:hAnsi="Arial" w:cs="Arial"/>
            <w:sz w:val="22"/>
            <w:szCs w:val="22"/>
          </w:rPr>
          <w:t>normo nutrida</w:t>
        </w:r>
      </w:ins>
      <w:r w:rsidRPr="00D05D3E">
        <w:rPr>
          <w:rFonts w:ascii="Arial" w:hAnsi="Arial" w:cs="Arial"/>
          <w:sz w:val="22"/>
          <w:szCs w:val="22"/>
        </w:rPr>
        <w:t xml:space="preserve"> y con feto único. En embarazo gemelar se recomienda un aporte calórico adicional de 300 </w:t>
      </w:r>
      <w:del w:id="323" w:author="Fundación Waal" w:date="2011-05-04T11:10:00Z">
        <w:r w:rsidRPr="00D05D3E" w:rsidDel="0066755D">
          <w:rPr>
            <w:rFonts w:ascii="Arial" w:hAnsi="Arial" w:cs="Arial"/>
            <w:sz w:val="22"/>
            <w:szCs w:val="22"/>
          </w:rPr>
          <w:delText>kcal</w:delText>
        </w:r>
      </w:del>
      <w:ins w:id="324" w:author="Fundación Waal" w:date="2011-05-04T11:10:00Z">
        <w:r w:rsidR="0066755D" w:rsidRPr="00D05D3E">
          <w:rPr>
            <w:rFonts w:ascii="Arial" w:hAnsi="Arial" w:cs="Arial"/>
            <w:sz w:val="22"/>
            <w:szCs w:val="22"/>
          </w:rPr>
          <w:t>Kcal</w:t>
        </w:r>
      </w:ins>
      <w:del w:id="325" w:author="Fundación Waal" w:date="2011-05-04T11:10:00Z">
        <w:r w:rsidRPr="00D05D3E" w:rsidDel="0066755D">
          <w:rPr>
            <w:rFonts w:ascii="Arial" w:hAnsi="Arial" w:cs="Arial"/>
            <w:sz w:val="22"/>
            <w:szCs w:val="22"/>
          </w:rPr>
          <w:delText>/</w:delText>
        </w:r>
      </w:del>
      <w:ins w:id="326" w:author="Fundación Waal" w:date="2011-05-04T11:10:00Z">
        <w:r w:rsidR="0066755D" w:rsidRPr="00D05D3E">
          <w:rPr>
            <w:rFonts w:ascii="Arial" w:hAnsi="Arial" w:cs="Arial"/>
            <w:sz w:val="22"/>
            <w:szCs w:val="22"/>
          </w:rPr>
          <w:t>. /</w:t>
        </w:r>
      </w:ins>
      <w:r w:rsidRPr="00D05D3E">
        <w:rPr>
          <w:rFonts w:ascii="Arial" w:hAnsi="Arial" w:cs="Arial"/>
          <w:sz w:val="22"/>
          <w:szCs w:val="22"/>
        </w:rPr>
        <w:t xml:space="preserve">día. En embarazadas obesas se debe efectuar una restricción del aporte calórico, lo suficiente para lograr un aumento de peso total a término equivalente a 7,5 - </w:t>
      </w:r>
      <w:smartTag w:uri="urn:schemas-microsoft-com:office:smarttags" w:element="metricconverter">
        <w:smartTagPr>
          <w:attr w:name="ProductID" w:val="10,5 kg"/>
        </w:smartTagPr>
        <w:r w:rsidRPr="00D05D3E">
          <w:rPr>
            <w:rFonts w:ascii="Arial" w:hAnsi="Arial" w:cs="Arial"/>
            <w:sz w:val="22"/>
            <w:szCs w:val="22"/>
          </w:rPr>
          <w:t>10,5 kg</w:t>
        </w:r>
      </w:smartTag>
      <w:r w:rsidRPr="00D05D3E">
        <w:rPr>
          <w:rFonts w:ascii="Arial" w:hAnsi="Arial" w:cs="Arial"/>
          <w:sz w:val="22"/>
          <w:szCs w:val="22"/>
        </w:rPr>
        <w:t xml:space="preserve">; la restricción calórica máxima es de 1.800 </w:t>
      </w:r>
      <w:del w:id="327" w:author="Fundación Waal" w:date="2011-05-04T11:10:00Z">
        <w:r w:rsidRPr="00D05D3E" w:rsidDel="0066755D">
          <w:rPr>
            <w:rFonts w:ascii="Arial" w:hAnsi="Arial" w:cs="Arial"/>
            <w:sz w:val="22"/>
            <w:szCs w:val="22"/>
          </w:rPr>
          <w:delText>kcal</w:delText>
        </w:r>
      </w:del>
      <w:ins w:id="328" w:author="Fundación Waal" w:date="2011-05-04T11:10:00Z">
        <w:r w:rsidR="0066755D" w:rsidRPr="00D05D3E">
          <w:rPr>
            <w:rFonts w:ascii="Arial" w:hAnsi="Arial" w:cs="Arial"/>
            <w:sz w:val="22"/>
            <w:szCs w:val="22"/>
          </w:rPr>
          <w:t>Kcal</w:t>
        </w:r>
      </w:ins>
      <w:del w:id="329" w:author="Fundación Waal" w:date="2011-05-04T11:10:00Z">
        <w:r w:rsidRPr="00D05D3E" w:rsidDel="0066755D">
          <w:rPr>
            <w:rFonts w:ascii="Arial" w:hAnsi="Arial" w:cs="Arial"/>
            <w:sz w:val="22"/>
            <w:szCs w:val="22"/>
          </w:rPr>
          <w:delText>/</w:delText>
        </w:r>
      </w:del>
      <w:ins w:id="330" w:author="Fundación Waal" w:date="2011-05-04T11:10:00Z">
        <w:r w:rsidR="0066755D" w:rsidRPr="00D05D3E">
          <w:rPr>
            <w:rFonts w:ascii="Arial" w:hAnsi="Arial" w:cs="Arial"/>
            <w:sz w:val="22"/>
            <w:szCs w:val="22"/>
          </w:rPr>
          <w:t>. /</w:t>
        </w:r>
      </w:ins>
      <w:r w:rsidRPr="00D05D3E">
        <w:rPr>
          <w:rFonts w:ascii="Arial" w:hAnsi="Arial" w:cs="Arial"/>
          <w:sz w:val="22"/>
          <w:szCs w:val="22"/>
        </w:rPr>
        <w:t>día, cifras inferiores se asocian a ketoacidosis de ayuno que deben ser evitadas.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Proteínas.</w:t>
      </w:r>
      <w:r w:rsidRPr="00D05D3E">
        <w:rPr>
          <w:rFonts w:ascii="Arial" w:hAnsi="Arial" w:cs="Arial"/>
          <w:sz w:val="22"/>
          <w:szCs w:val="22"/>
        </w:rPr>
        <w:t xml:space="preserve"> Los requerimientos proteicos durante el embarazo se incrementan en promedio en un 12%. La acumulación total de proteínas en el embarazo es </w:t>
      </w:r>
      <w:smartTag w:uri="urn:schemas-microsoft-com:office:smarttags" w:element="metricconverter">
        <w:smartTagPr>
          <w:attr w:name="ProductID" w:val="925 g"/>
        </w:smartTagPr>
        <w:r w:rsidRPr="00D05D3E">
          <w:rPr>
            <w:rFonts w:ascii="Arial" w:hAnsi="Arial" w:cs="Arial"/>
            <w:sz w:val="22"/>
            <w:szCs w:val="22"/>
          </w:rPr>
          <w:t>925 g</w:t>
        </w:r>
      </w:smartTag>
      <w:r w:rsidRPr="00D05D3E">
        <w:rPr>
          <w:rFonts w:ascii="Arial" w:hAnsi="Arial" w:cs="Arial"/>
          <w:sz w:val="22"/>
          <w:szCs w:val="22"/>
        </w:rPr>
        <w:t xml:space="preserve">, equivalente a 0,95 </w:t>
      </w:r>
      <w:r w:rsidRPr="00D05D3E">
        <w:rPr>
          <w:rFonts w:ascii="Arial" w:hAnsi="Arial" w:cs="Arial"/>
          <w:sz w:val="22"/>
          <w:szCs w:val="22"/>
        </w:rPr>
        <w:lastRenderedPageBreak/>
        <w:t>g/kg/día. Estos cambios del metabolismo proteico están dados por una acelerada síntesis proteica, necesaria para la expansión del volumen sanguíneo materno, el crecimiento de las mamas, del útero y muy especialmente el aumento de los tejidos fetales y placentarios.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aumento de la ingesta de alimentos proteicos debe considerarse cuantitativa y cualitativamente. La concentración de aminoácidos esenciales en la proteína de origen animal es considerada óptima, mientras que en la proteína de origen vegetal la concentración es un </w:t>
      </w:r>
      <w:smartTag w:uri="urn:schemas-microsoft-com:office:smarttags" w:element="metricconverter">
        <w:smartTagPr>
          <w:attr w:name="ProductID" w:val="50 a"/>
        </w:smartTagPr>
        <w:r w:rsidRPr="00D05D3E">
          <w:rPr>
            <w:rFonts w:ascii="Arial" w:hAnsi="Arial" w:cs="Arial"/>
            <w:sz w:val="22"/>
            <w:szCs w:val="22"/>
          </w:rPr>
          <w:t>50 a</w:t>
        </w:r>
      </w:smartTag>
      <w:r w:rsidRPr="00D05D3E">
        <w:rPr>
          <w:rFonts w:ascii="Arial" w:hAnsi="Arial" w:cs="Arial"/>
          <w:sz w:val="22"/>
          <w:szCs w:val="22"/>
        </w:rPr>
        <w:t xml:space="preserve"> 65% de lo ideal. Estos conceptos son especialmente importantes en las recomendaciones nutricionales dado el alto costo económico de los nutrientes proteicos.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Hierro.</w:t>
      </w:r>
      <w:r w:rsidRPr="00D05D3E">
        <w:rPr>
          <w:rFonts w:ascii="Arial" w:hAnsi="Arial" w:cs="Arial"/>
          <w:sz w:val="22"/>
          <w:szCs w:val="22"/>
        </w:rPr>
        <w:t xml:space="preserve"> La anemia por déficit de hierro constituye una patología nutricional de alta prevalencia en las embarazadas, debido a los importantes requerimientos de hierro durante el embarazo y a dietas pobres en este elemento, especialmente en las dietas promedio de los países en desarrollo.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requerimientos de hierro durante el embarazo son aproximadamente 1.000 mg, estimándose 270 mg transferidos al feto, 90 mg a la placenta, 450 mg utilizados en la expansión eritrocítica materna y 170 mg de pérdida externa.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hierro proporcionado por los alimentos oscila entre </w:t>
      </w:r>
      <w:smartTag w:uri="urn:schemas-microsoft-com:office:smarttags" w:element="metricconverter">
        <w:smartTagPr>
          <w:attr w:name="ProductID" w:val="6 a"/>
        </w:smartTagPr>
        <w:r w:rsidRPr="00D05D3E">
          <w:rPr>
            <w:rFonts w:ascii="Arial" w:hAnsi="Arial" w:cs="Arial"/>
            <w:sz w:val="22"/>
            <w:szCs w:val="22"/>
          </w:rPr>
          <w:t>6 a</w:t>
        </w:r>
      </w:smartTag>
      <w:r w:rsidRPr="00D05D3E">
        <w:rPr>
          <w:rFonts w:ascii="Arial" w:hAnsi="Arial" w:cs="Arial"/>
          <w:sz w:val="22"/>
          <w:szCs w:val="22"/>
        </w:rPr>
        <w:t xml:space="preserve"> 22 mg y sólo el 20% es de origen animal. La absorción del hierro de origen vegetal es del 1% y del hierro de origen animal entre 10 y 25%, de ahí que la suplementación con hierro medicamentoso constituya una de las acciones preventivas más relevantes del control prenatal.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suplementación con hierro debe iniciarse precozmente en el primer trimestre si el hematocrito es inferior a 36%; si es superior a ese valor se puede iniciar la suplementación en el segundo trimestre. Si el hematocrito en el primer trimestre es inferior a 28%, debe iniciarse el estudio de la etiología de la anemia para descartar anemias megaloblásticas (déficit de ácido fólico y vitamina B12), hemoglobinopatías (talasemias), anemias hemolíticas adquiridas (autoinmune, neoplasias, infección, etc.).</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Anemia del embarazo se define en relación a la edad gestacional al momento del diagnóstico: en el primer trimestre cuando el hematocrito y la hemoglobina es igual o inferior a 33% y 11 g/dl, respectivamente; en el segundo y tercer trimestre, cuando el hematocrito es inferior o igual a 30% y la hemoglobina a 10 g/dl.</w:t>
      </w:r>
    </w:p>
    <w:p w:rsidR="00697F29"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 xml:space="preserve">La suplementación profiláctica se efectúa con preparados que aseguren una cantidad de 60-100 mg de hierro elemental y la suplementación terapéutica en cantidades de 200 mg de hierro elemental (absorción del 10% de la dosis).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Debemos recordar que la ingesta de hierro puede producir intolerancia gástrica, estado nauseoso, constipación y coloración oscura de las deposiciones. Para su mejor absorción debe ingerirse con estómago vacío (entre las comidas) con una bebida cítrica y evitar la ingesta con leche o té que bloquea casi totalmente la absorción enteral.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t>Calcio.</w:t>
      </w:r>
      <w:r w:rsidRPr="00D05D3E">
        <w:rPr>
          <w:rFonts w:ascii="Arial" w:hAnsi="Arial" w:cs="Arial"/>
          <w:sz w:val="22"/>
          <w:szCs w:val="22"/>
        </w:rPr>
        <w:t xml:space="preserve"> El embarazo produce modificaciones del metabolismo del calcio, dado por la expansión del volumen plasmático, disminución de la albuminemia, aumento de las pérdidas por orina y la transferencia a través de la placenta que llevan a una disminución del calcio iónico.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Con fines de mantener la estabilidad se produce un aumento de la hormona paratiroidea que, a término, alcanza </w:t>
      </w:r>
      <w:smartTag w:uri="urn:schemas-microsoft-com:office:smarttags" w:element="metricconverter">
        <w:smartTagPr>
          <w:attr w:name="ProductID" w:val="30 a"/>
        </w:smartTagPr>
        <w:r w:rsidRPr="00D05D3E">
          <w:rPr>
            <w:rFonts w:ascii="Arial" w:hAnsi="Arial" w:cs="Arial"/>
            <w:sz w:val="22"/>
            <w:szCs w:val="22"/>
          </w:rPr>
          <w:t>30 a</w:t>
        </w:r>
      </w:smartTag>
      <w:r w:rsidRPr="00D05D3E">
        <w:rPr>
          <w:rFonts w:ascii="Arial" w:hAnsi="Arial" w:cs="Arial"/>
          <w:sz w:val="22"/>
          <w:szCs w:val="22"/>
        </w:rPr>
        <w:t xml:space="preserve"> 50% de los valores basales; de igual forma aumenta la calcitonina para proteger al hueso del aumento de la hormona paratiroidea. La placenta transporta activamente el calcio hacia el feto, con una acumulación neta de </w:t>
      </w:r>
      <w:smartTag w:uri="urn:schemas-microsoft-com:office:smarttags" w:element="metricconverter">
        <w:smartTagPr>
          <w:attr w:name="ProductID" w:val="30 g"/>
        </w:smartTagPr>
        <w:r w:rsidRPr="00D05D3E">
          <w:rPr>
            <w:rFonts w:ascii="Arial" w:hAnsi="Arial" w:cs="Arial"/>
            <w:sz w:val="22"/>
            <w:szCs w:val="22"/>
          </w:rPr>
          <w:t>30 g</w:t>
        </w:r>
      </w:smartTag>
      <w:r w:rsidRPr="00D05D3E">
        <w:rPr>
          <w:rFonts w:ascii="Arial" w:hAnsi="Arial" w:cs="Arial"/>
          <w:sz w:val="22"/>
          <w:szCs w:val="22"/>
        </w:rPr>
        <w:t xml:space="preserve"> al término de la gestación, estando casi todo en el esqueleto fetal. En un 90% esta acumulación acontece en el tercer trimestre.</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esqueleto materno puede dañarse sólo en circunstancias nutricionales de extremo déficit de aporte de calcio o escasa exposición solar. Con dieta balanceada y exposición solar habitual los mecanismos compensadores evitan el daño óseo materno.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Durante el embarazo los requerimientos de calcio aumentan hasta 1.200 mg/día, lo que equivale aproximadamente a un 50% más que en el estado pregestacional. Se recomienda un aporte extra de 400 mg/día mediante aporte adicional de productos lácteos o calcio medicamentoso.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leche de vaca proporciona 125 mg de calcio por 100 ml, de ahí que una madre que puede ingerir entre 750-1.000 cc de leche diario, más otros productos lácteos adicionales, cumple adecuadamente con los requerimientos necesarios para un buen desarrollo del esqueleto fetal.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embarazadas con intolerancia a la leche por déficit de lactosa se recomienda un aumento de otros nutrientes con alto contenido en calcio como carnes, </w:t>
      </w:r>
      <w:del w:id="331" w:author="Fundación Waal" w:date="2011-05-04T11:11:00Z">
        <w:r w:rsidRPr="00D05D3E" w:rsidDel="0066755D">
          <w:rPr>
            <w:rFonts w:ascii="Arial" w:hAnsi="Arial" w:cs="Arial"/>
            <w:sz w:val="22"/>
            <w:szCs w:val="22"/>
          </w:rPr>
          <w:delText>yoghurt</w:delText>
        </w:r>
      </w:del>
      <w:ins w:id="332" w:author="Fundación Waal" w:date="2011-05-04T11:11:00Z">
        <w:r w:rsidR="0066755D" w:rsidRPr="00D05D3E">
          <w:rPr>
            <w:rFonts w:ascii="Arial" w:hAnsi="Arial" w:cs="Arial"/>
            <w:sz w:val="22"/>
            <w:szCs w:val="22"/>
          </w:rPr>
          <w:t>yogurt</w:t>
        </w:r>
      </w:ins>
      <w:r w:rsidRPr="00D05D3E">
        <w:rPr>
          <w:rFonts w:ascii="Arial" w:hAnsi="Arial" w:cs="Arial"/>
          <w:sz w:val="22"/>
          <w:szCs w:val="22"/>
        </w:rPr>
        <w:t>, quesos o leche con bajo o nulo contenido de lactosa y suplementación medicamentosa de calcio.</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Style w:val="Textoennegrita"/>
          <w:rFonts w:ascii="Arial" w:hAnsi="Arial" w:cs="Arial"/>
          <w:sz w:val="22"/>
          <w:szCs w:val="22"/>
        </w:rPr>
        <w:lastRenderedPageBreak/>
        <w:t>Vitaminas.</w:t>
      </w:r>
      <w:r w:rsidRPr="00D05D3E">
        <w:rPr>
          <w:rFonts w:ascii="Arial" w:hAnsi="Arial" w:cs="Arial"/>
          <w:sz w:val="22"/>
          <w:szCs w:val="22"/>
        </w:rPr>
        <w:t xml:space="preserve"> La embarazada que tiene acceso a una dieta balanceada no requiere de suplementación adicional de vitaminas.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Prácticamente todas las vitaminas aumentan sus requerimientos durante la gestación, especialmente ácido fólico y vitamina D, los cuales alcanzan un 100% de aumento. En el resto de las vitaminas su mayor requerimiento es inferior al 100%.</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El consumo excesivo de vitaminas condiciona un potencial riesgo perinatal, especialmente con las vitaminas liposolubles como son la vitamina A y D que tienen un efecto acumulativo. Se han descrito malformaciones renales en niños cuyas madres han ingerido entre 40.000 y 50.000 UI de vitamina A durante el embarazo; incluso dosis inferiores pueden producir alteraciones conductuales y de aprendizaje en la vida futura. En animales, en dosis equivalentes del humano a 500.000 UI de vitamina A, se han descrito malformaciones oculares, auditivas y labio leporino.</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5"/>
      </w:r>
      <w:r w:rsidRPr="00D05D3E">
        <w:rPr>
          <w:rFonts w:ascii="Arial" w:hAnsi="Arial" w:cs="Arial"/>
          <w:noProof/>
          <w:sz w:val="22"/>
          <w:szCs w:val="22"/>
          <w:lang w:val="es-ES"/>
        </w:rPr>
        <w:t>(FAO/OMS/ONU:, 1985.)</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El consumo de grandes dosis de vitamina D se asocia a malformaciones cardíacas del feto, particularmente la estenosis aórtica, la cual se ha descrito con dosis de 4.000 UI. Una normal exposición a la luz solar permite una adecuada síntesis de vitamina D y no sería </w:t>
      </w:r>
      <w:del w:id="333" w:author="Fundación Waal" w:date="2011-05-04T11:11:00Z">
        <w:r w:rsidRPr="00D05D3E" w:rsidDel="0066755D">
          <w:rPr>
            <w:rFonts w:ascii="Arial" w:hAnsi="Arial" w:cs="Arial"/>
            <w:sz w:val="22"/>
            <w:szCs w:val="22"/>
          </w:rPr>
          <w:delText>necesario</w:delText>
        </w:r>
      </w:del>
      <w:ins w:id="334" w:author="Fundación Waal" w:date="2011-05-04T11:11:00Z">
        <w:r w:rsidR="0066755D" w:rsidRPr="00D05D3E">
          <w:rPr>
            <w:rFonts w:ascii="Arial" w:hAnsi="Arial" w:cs="Arial"/>
            <w:sz w:val="22"/>
            <w:szCs w:val="22"/>
          </w:rPr>
          <w:t>necesaria</w:t>
        </w:r>
      </w:ins>
      <w:r w:rsidRPr="00D05D3E">
        <w:rPr>
          <w:rFonts w:ascii="Arial" w:hAnsi="Arial" w:cs="Arial"/>
          <w:sz w:val="22"/>
          <w:szCs w:val="22"/>
        </w:rPr>
        <w:t xml:space="preserve"> una suplementación de esta vitamina.</w:t>
      </w:r>
    </w:p>
    <w:p w:rsidR="00697F29" w:rsidRPr="00D05D3E" w:rsidRDefault="00697F29" w:rsidP="00697F29">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Hortalizas y Frutas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Son la fuente principal de fibra y vitaminas tales como: vitamina A en forma de beta-caroteno, vitamina C, vitamina E, vitaminas del complejo B, ácido fólico. Además aportan gran cantidad de minerales, que junto a las vitaminas son vitales para el crecimiento celular. Su aporte en fibra contribuirá a mejorar el estreñimiento.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Toda embarazada deberá ingerir entre tres y cinco raciones diarias de éste grupo de alimentos. </w:t>
      </w:r>
    </w:p>
    <w:p w:rsidR="00697F29" w:rsidRPr="00D05D3E" w:rsidRDefault="00697F29" w:rsidP="00697F29">
      <w:pPr>
        <w:spacing w:after="100" w:afterAutospacing="1" w:line="360" w:lineRule="auto"/>
        <w:jc w:val="both"/>
        <w:rPr>
          <w:rFonts w:ascii="Arial" w:eastAsia="Times New Roman" w:hAnsi="Arial" w:cs="Arial"/>
          <w:b/>
          <w:bCs/>
          <w:lang w:eastAsia="es-BO"/>
        </w:rPr>
      </w:pPr>
      <w:r w:rsidRPr="00D05D3E">
        <w:rPr>
          <w:rFonts w:ascii="Arial" w:eastAsia="Times New Roman" w:hAnsi="Arial" w:cs="Arial"/>
          <w:b/>
          <w:bCs/>
          <w:lang w:eastAsia="es-BO"/>
        </w:rPr>
        <w:t>Cereales y Legumbres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deberán consumir cinco raciones diarias de cereales como trigo, cebada, maíz, centeno, arroz y soja, sin embargo los cereales refinados, a pesar de ser enriquecidos, no aportan las vitaminas y minerales que la embarazada pudiera recibir al consumir cereales integrales y legumbres frescas.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lastRenderedPageBreak/>
        <w:t>Hierro</w:t>
      </w:r>
      <w:r w:rsidRPr="00D05D3E">
        <w:rPr>
          <w:rFonts w:ascii="Arial" w:eastAsia="Times New Roman" w:hAnsi="Arial" w:cs="Arial"/>
          <w:b/>
          <w:bCs/>
          <w:lang w:eastAsia="es-BO"/>
        </w:rPr>
        <w:br/>
      </w:r>
      <w:r w:rsidRPr="00D05D3E">
        <w:rPr>
          <w:rFonts w:ascii="Arial" w:eastAsia="Times New Roman" w:hAnsi="Arial" w:cs="Arial"/>
          <w:lang w:eastAsia="es-BO"/>
        </w:rPr>
        <w:t xml:space="preserve">En casi todas las frutas, verduras, cereales integrales y productos de origen animal se encuentran cantidades pequeñas de hierro, sin embargo la embarazada y su bebé requieren cantidades importantes de éste mineral, por lo que se recomienda consumir alimentos muy ricos en hierro, tales como: hígado y otras vísceras, sardinas, vegetales de hoja como acelgas, berros, espinacas y legumbres (garbanzos, lentejas, carotas).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vista que a veces resulta difícil consumir todo el hierro que la embarazada y su niño requieren a través de la dieta, a partir del segundo trimestre de gestación probablemente su médico-obstetra recomendará suplementos de hierro, que será preferible ingerir entre las comidas con un jugo de frutas.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Grasas</w:t>
      </w:r>
      <w:r w:rsidRPr="00D05D3E">
        <w:rPr>
          <w:rFonts w:ascii="Arial" w:eastAsia="Times New Roman" w:hAnsi="Arial" w:cs="Arial"/>
          <w:b/>
          <w:bCs/>
          <w:lang w:eastAsia="es-BO"/>
        </w:rPr>
        <w:br/>
      </w:r>
      <w:r w:rsidRPr="00D05D3E">
        <w:rPr>
          <w:rFonts w:ascii="Arial" w:eastAsia="Times New Roman" w:hAnsi="Arial" w:cs="Arial"/>
          <w:lang w:eastAsia="es-BO"/>
        </w:rPr>
        <w:t xml:space="preserve">De las calorías diarias que consume una embarazada, no más del 30 % </w:t>
      </w:r>
      <w:del w:id="335" w:author="Fundación Waal" w:date="2011-05-04T11:11:00Z">
        <w:r w:rsidRPr="00D05D3E" w:rsidDel="0066755D">
          <w:rPr>
            <w:rFonts w:ascii="Arial" w:eastAsia="Times New Roman" w:hAnsi="Arial" w:cs="Arial"/>
            <w:lang w:eastAsia="es-BO"/>
          </w:rPr>
          <w:delText>deberían</w:delText>
        </w:r>
      </w:del>
      <w:ins w:id="336" w:author="Fundación Waal" w:date="2011-05-04T11:11:00Z">
        <w:r w:rsidR="0066755D" w:rsidRPr="00D05D3E">
          <w:rPr>
            <w:rFonts w:ascii="Arial" w:eastAsia="Times New Roman" w:hAnsi="Arial" w:cs="Arial"/>
            <w:lang w:eastAsia="es-BO"/>
          </w:rPr>
          <w:t>debería</w:t>
        </w:r>
      </w:ins>
      <w:r w:rsidRPr="00D05D3E">
        <w:rPr>
          <w:rFonts w:ascii="Arial" w:eastAsia="Times New Roman" w:hAnsi="Arial" w:cs="Arial"/>
          <w:lang w:eastAsia="es-BO"/>
        </w:rPr>
        <w:t xml:space="preserve"> provenir de alimentos ricos en grasas Un exceso en su consumo podría producir un aumento excesivo de peso, sin embargo eliminar las grasas por completo puede resultar peligroso, ya que el bebé la requiere para su desarrollo.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Se deberá controlar cuidadosamente el consumo de alimentos ricos en grasas para no exceder su consumo generando así sobrepeso.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Sal</w:t>
      </w:r>
      <w:r w:rsidRPr="00D05D3E">
        <w:rPr>
          <w:rFonts w:ascii="Arial" w:eastAsia="Times New Roman" w:hAnsi="Arial" w:cs="Arial"/>
          <w:b/>
          <w:bCs/>
          <w:lang w:eastAsia="es-BO"/>
        </w:rPr>
        <w:br/>
      </w:r>
      <w:r w:rsidRPr="00D05D3E">
        <w:rPr>
          <w:rFonts w:ascii="Arial" w:eastAsia="Times New Roman" w:hAnsi="Arial" w:cs="Arial"/>
          <w:lang w:eastAsia="es-BO"/>
        </w:rPr>
        <w:t xml:space="preserve">El exceso de sal no es saludable para ninguna persona y menos aún para la embarazada, pero no se deberá eliminar de la dieta ya que cierta cantidad es necesaria para el mantenimiento de un nivel adecuado de líquidos.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Para consumir una cantidad adecuada de sal, se recomienda utilizarla únicamente en la mesa y no mientras se preparan los alimentos. Restrinja su uso, sin eliminarla.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b/>
          <w:bCs/>
          <w:lang w:eastAsia="es-BO"/>
        </w:rPr>
        <w:t>Líquidos</w:t>
      </w:r>
      <w:r w:rsidRPr="00D05D3E">
        <w:rPr>
          <w:rFonts w:ascii="Arial" w:eastAsia="Times New Roman" w:hAnsi="Arial" w:cs="Arial"/>
          <w:b/>
          <w:bCs/>
          <w:lang w:eastAsia="es-BO"/>
        </w:rPr>
        <w:br/>
      </w:r>
      <w:r w:rsidRPr="00D05D3E">
        <w:rPr>
          <w:rFonts w:ascii="Arial" w:eastAsia="Times New Roman" w:hAnsi="Arial" w:cs="Arial"/>
          <w:lang w:eastAsia="es-BO"/>
        </w:rPr>
        <w:t xml:space="preserve">La mayor parte del cuerpo humano está compuesto por agua y la embarazada deberá beber líquidos por dos.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embarazo aumenta la cantidad de líquido corporal y, por otra parte, el cuerpo del bebé tiene muy alto contenido de agua, por lo que la mujer deberá aumentar también su ingesta de líquidos. La producción de leche materna también depende directamente del estado de </w:t>
      </w:r>
      <w:r w:rsidRPr="00D05D3E">
        <w:rPr>
          <w:rFonts w:ascii="Arial" w:eastAsia="Times New Roman" w:hAnsi="Arial" w:cs="Arial"/>
          <w:lang w:eastAsia="es-BO"/>
        </w:rPr>
        <w:lastRenderedPageBreak/>
        <w:t xml:space="preserve">hidratación de la madre y la composición de esa leche materna variará según el consumo de líquidos durante el período de amamantamiento.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Beber unos 8 vasos de agua por día permitirá la correcta hidratación cutánea, evitar el estreñimiento, eliminar las toxinas del cuerpo, disminuir los riesgos de una infección de las vías urinarias y producir una adecuada cantidad de leche materna, capaz de suplir los requerimientos de su bebé.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necesidades de líquidos se pueden cubrir no solamente con agua. Otros líquidos como la leche, jugos de frutas o vegetales y sopas pueden cumplir perfectamente con estos requisitos.</w:t>
      </w:r>
    </w:p>
    <w:p w:rsidR="00697F29" w:rsidRPr="00D05D3E" w:rsidRDefault="00697F29" w:rsidP="00697F29">
      <w:pPr>
        <w:pStyle w:val="NormalWeb"/>
        <w:spacing w:before="0" w:beforeAutospacing="0" w:line="360" w:lineRule="auto"/>
        <w:jc w:val="both"/>
        <w:rPr>
          <w:rFonts w:ascii="Arial" w:hAnsi="Arial" w:cs="Arial"/>
          <w:sz w:val="6"/>
          <w:szCs w:val="6"/>
        </w:rPr>
      </w:pPr>
    </w:p>
    <w:p w:rsidR="00697F29" w:rsidRPr="00D05D3E" w:rsidRDefault="00697F29" w:rsidP="00697F29">
      <w:pPr>
        <w:pStyle w:val="Ttulo2"/>
        <w:spacing w:before="0" w:line="360" w:lineRule="auto"/>
        <w:ind w:left="1418" w:hanging="709"/>
        <w:rPr>
          <w:b w:val="0"/>
        </w:rPr>
      </w:pPr>
      <w:bookmarkStart w:id="337" w:name="_Toc286835449"/>
      <w:r>
        <w:rPr>
          <w:rStyle w:val="Textoennegrita"/>
          <w:rFonts w:cs="Arial"/>
          <w:b/>
          <w:szCs w:val="22"/>
        </w:rPr>
        <w:t>DIAGN</w:t>
      </w:r>
      <w:r w:rsidRPr="00AB1D2C">
        <w:rPr>
          <w:rStyle w:val="Textoennegrita"/>
          <w:rFonts w:cs="Arial"/>
          <w:b/>
          <w:szCs w:val="22"/>
        </w:rPr>
        <w:t>Ó</w:t>
      </w:r>
      <w:r w:rsidRPr="00D05D3E">
        <w:rPr>
          <w:rStyle w:val="Textoennegrita"/>
          <w:rFonts w:cs="Arial"/>
          <w:b/>
          <w:szCs w:val="22"/>
        </w:rPr>
        <w:t xml:space="preserve">STICO Y MANEJO NUTRICIONAL DE </w:t>
      </w:r>
      <w:smartTag w:uri="urn:schemas-microsoft-com:office:smarttags" w:element="PersonName">
        <w:smartTagPr>
          <w:attr w:name="ProductID" w:val="LA EMBARAZADA"/>
        </w:smartTagPr>
        <w:r w:rsidRPr="00D05D3E">
          <w:rPr>
            <w:rStyle w:val="Textoennegrita"/>
            <w:rFonts w:cs="Arial"/>
            <w:b/>
            <w:szCs w:val="22"/>
          </w:rPr>
          <w:t>LA EMBARAZADA</w:t>
        </w:r>
      </w:smartTag>
      <w:bookmarkEnd w:id="337"/>
      <w:r w:rsidRPr="00D05D3E">
        <w:rPr>
          <w:b w:val="0"/>
        </w:rPr>
        <w:t xml:space="preserve"> </w:t>
      </w:r>
    </w:p>
    <w:p w:rsidR="00697F29" w:rsidRPr="00D05D3E" w:rsidRDefault="00697F29" w:rsidP="00697F29"/>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Constituye uno de los objetivos más importantes del control prenatal. En el primer control prenatal la embarazada debe tener un diagnóstico nutricional, con fines de implementar una serie de medidas en relación a sus características nutricionales. El diagnóstico se basa fundamentalmente en dos parámetros maternos: el peso y la talla.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normo peso tienen como objetivo nutricional un aumento del 20% de su peso inicial alcanzando al término de la gestación una relación peso/talla entre 120 y 130%.</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con sobrepeso deben incrementar un peso tal que las ubique al término de la gestación entre 130 y 135% de la relación peso/talla.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Las madres obesas deben incrementar su peso no menos de 7,5 kilos y no más de 10,5 kilos. Una ganancia de peso en este rango permite no cometer iatrogenia en la nutrición fe</w:t>
      </w:r>
      <w:r>
        <w:rPr>
          <w:rFonts w:ascii="Arial" w:hAnsi="Arial" w:cs="Arial"/>
          <w:sz w:val="22"/>
          <w:szCs w:val="22"/>
        </w:rPr>
        <w:t>tal y la madre no incorpora más</w:t>
      </w:r>
      <w:r w:rsidRPr="00D05D3E">
        <w:rPr>
          <w:rFonts w:ascii="Arial" w:hAnsi="Arial" w:cs="Arial"/>
          <w:sz w:val="22"/>
          <w:szCs w:val="22"/>
        </w:rPr>
        <w:t xml:space="preserve"> grasa adicional a su peso pregestacional.</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Antes de hacer cualquier recomendación sobre la ganancia de peso durante el embarazo, se debe tomar en cuenta el peso de la madre antes de la gestación, para saber si existe un déficit o un exceso. Según el índice de masa corporal podemos saberlo. Este índice combina el peso y la talla de la mujer, es así que la ganancia de peso al final dependerá del índice de masa corporal (IMC).</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Mujeres con un IMC &lt; 19,8 deben ganar 12,5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Mujeres con un IMC 19,8 – 26  deben ganar entre 11,5 y </w:t>
      </w:r>
      <w:smartTag w:uri="urn:schemas-microsoft-com:office:smarttags" w:element="metricconverter">
        <w:smartTagPr>
          <w:attr w:name="ProductID" w:val="16 kg"/>
        </w:smartTagPr>
        <w:r w:rsidRPr="00D05D3E">
          <w:rPr>
            <w:rFonts w:ascii="Arial" w:eastAsia="Times New Roman" w:hAnsi="Arial" w:cs="Arial"/>
            <w:lang w:eastAsia="es-BO"/>
          </w:rPr>
          <w:t>16 kg</w:t>
        </w:r>
      </w:smartTag>
      <w:r w:rsidRPr="00D05D3E">
        <w:rPr>
          <w:rFonts w:ascii="Arial" w:eastAsia="Times New Roman" w:hAnsi="Arial" w:cs="Arial"/>
          <w:lang w:eastAsia="es-BO"/>
        </w:rPr>
        <w:t xml:space="preserve"> Mujeres con IMC 26 – 29 deben ganar de 7 – </w:t>
      </w:r>
      <w:smartTag w:uri="urn:schemas-microsoft-com:office:smarttags" w:element="metricconverter">
        <w:smartTagPr>
          <w:attr w:name="ProductID" w:val="11,5 kg"/>
        </w:smartTagPr>
        <w:r w:rsidRPr="00D05D3E">
          <w:rPr>
            <w:rFonts w:ascii="Arial" w:eastAsia="Times New Roman" w:hAnsi="Arial" w:cs="Arial"/>
            <w:lang w:eastAsia="es-BO"/>
          </w:rPr>
          <w:t>11,5 kg</w:t>
        </w:r>
      </w:smartTag>
      <w:r w:rsidRPr="00D05D3E">
        <w:rPr>
          <w:rFonts w:ascii="Arial" w:eastAsia="Times New Roman" w:hAnsi="Arial" w:cs="Arial"/>
          <w:lang w:eastAsia="es-BO"/>
        </w:rPr>
        <w:t xml:space="preserve"> Mujeres obesas con IMC &gt; 29 deben ganar </w:t>
      </w:r>
      <w:smartTag w:uri="urn:schemas-microsoft-com:office:smarttags" w:element="metricconverter">
        <w:smartTagPr>
          <w:attr w:name="ProductID" w:val="7 kg"/>
        </w:smartTagPr>
        <w:r w:rsidRPr="00D05D3E">
          <w:rPr>
            <w:rFonts w:ascii="Arial" w:eastAsia="Times New Roman" w:hAnsi="Arial" w:cs="Arial"/>
            <w:lang w:eastAsia="es-BO"/>
          </w:rPr>
          <w:t>7 kg</w:t>
        </w:r>
      </w:smartTag>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Estas recomendaciones son distintas cuando hablamos de adolescentes.</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Definitivamente el peso tiene influencia en la evolución del embarazo, puede influir en la función renal de la madre, la capacidad pulmonar y el ritmo cardíaco de la madre</w:t>
      </w:r>
    </w:p>
    <w:p w:rsidR="00697F29" w:rsidRPr="00D05D3E" w:rsidRDefault="00697F29" w:rsidP="00697F29">
      <w:pPr>
        <w:shd w:val="clear" w:color="auto" w:fill="FFFFFF"/>
        <w:spacing w:after="240" w:line="360" w:lineRule="auto"/>
        <w:jc w:val="both"/>
        <w:rPr>
          <w:rFonts w:ascii="Arial" w:eastAsia="Times New Roman" w:hAnsi="Arial" w:cs="Arial"/>
          <w:lang w:eastAsia="es-BO"/>
        </w:rPr>
      </w:pPr>
      <w:r w:rsidRPr="00D05D3E">
        <w:rPr>
          <w:rFonts w:ascii="Arial" w:eastAsia="Times New Roman" w:hAnsi="Arial" w:cs="Arial"/>
          <w:lang w:eastAsia="es-BO"/>
        </w:rPr>
        <w:t>Sin embargo así como es malo el exceso de peso, también lo es el bajo peso, “el embarazo no es una época para hacer dieta”.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investigación en materia de dietética y nutrición ha demostrado la considerable influencia positiva que tiene una alimentación equilibrada sobre el curso del embarazo.</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Concretamente, el estado nutricional y los hábitos alimentarios de la futura madre son factores directamente relacionados su salud y la de su hijo. Se trata, por lo tanto, de un período muy adecuado para revisar los hábitos de vida.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Una alimentación racional en esta etapa fisiológica de la vida femenina es la mejor ayuda para prevenir alumbramientos prematuros e incluso problemas ligados al desarrollo del recién nacido como puede ser la disminución de peso o de talla, menor resistencia a las infecciones, etc.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Aunque no se pueden prevenir ciertos problemas hereditarios (hemofilia, fenilcetonuria, etc.), es posible modificar una nutrición deficiente. Es sabido que estados de malnutrición y/o carenciales pueden provocar alteraciones en el curso del embarazo: partos prematuros, malformaciones fetales, abortos, etc. Todo esto ha llevado a asegurar que es imprescindible un adecuado estado nutricional para asegurar la normalidad en el curso de un embarazo.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evaluación del estado nutricional la debe llevar a cabo el médico que sigue el curso del embarazo junto con el profesional sanitario experto en nutrición (dietista - nutricionista).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Los especialistas señalan como circunstancias que pueden comprometer el estado nutricional materno: situación económica de privación, tercer embarazo en menos de dos años (las reservas maternas se agotan y es difícil que el organismo de la mujer no se resienta de algún modo: anemias, descalcificaciones, etc.), seguimiento de dieta terapéutica previa al embarazo, malos hábitos alimentarios, consumo de tabaco, alcohol u otras drogas, bajo peso al inicio del </w:t>
      </w:r>
      <w:r w:rsidRPr="00D05D3E">
        <w:rPr>
          <w:rFonts w:ascii="Arial" w:eastAsia="Times New Roman" w:hAnsi="Arial" w:cs="Arial"/>
          <w:lang w:eastAsia="es-BO"/>
        </w:rPr>
        <w:lastRenderedPageBreak/>
        <w:t>embarazo, enfermedades asociadas, embarazos gemelares y embarazadas adolescentes.</w:t>
      </w:r>
      <w:r w:rsidRPr="00D05D3E">
        <w:rPr>
          <w:rStyle w:val="Refdenotaalpie"/>
          <w:rFonts w:ascii="Arial" w:eastAsia="Times New Roman" w:hAnsi="Arial" w:cs="Arial"/>
          <w:lang w:eastAsia="es-BO"/>
        </w:rPr>
        <w:footnoteReference w:id="6"/>
      </w:r>
      <w:r w:rsidRPr="00D05D3E">
        <w:rPr>
          <w:rFonts w:ascii="Arial" w:eastAsia="Times New Roman" w:hAnsi="Arial" w:cs="Arial"/>
          <w:lang w:eastAsia="es-BO"/>
        </w:rPr>
        <w:t xml:space="preserve"> </w:t>
      </w:r>
      <w:r w:rsidRPr="00D05D3E">
        <w:rPr>
          <w:rFonts w:ascii="Arial" w:eastAsia="Times New Roman" w:hAnsi="Arial" w:cs="Arial"/>
          <w:noProof/>
          <w:lang w:val="es-ES" w:eastAsia="es-BO"/>
        </w:rPr>
        <w:t xml:space="preserve"> (KRAVERSON, 1991)</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Las necesidades de éstas últimas son superiores a las de la mujer adulta al estar aún en edad de crecimiento y establecerse una especie de competencia entre el organismo materno y el del feto por conseguir nutrientes esenciales para el desarrollo.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En general, las recomendaciones alimentarias durante la gestación pretenden conseguir los siguientes objetivos: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Cubrir las necesidades de alimentos propias de la mujer gestante.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Satisfacer las exigencias nutritivas debidas al crecimiento fetal.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Preparar al organismo materno para afrontar mejor el parto. </w:t>
      </w:r>
    </w:p>
    <w:p w:rsidR="00697F29" w:rsidRPr="00D05D3E" w:rsidRDefault="00697F29" w:rsidP="00697F29">
      <w:pPr>
        <w:spacing w:after="100" w:afterAutospacing="1" w:line="240" w:lineRule="auto"/>
        <w:ind w:left="360"/>
        <w:jc w:val="both"/>
        <w:rPr>
          <w:rFonts w:ascii="Arial" w:eastAsia="Times New Roman" w:hAnsi="Arial" w:cs="Arial"/>
          <w:lang w:eastAsia="es-BO"/>
        </w:rPr>
      </w:pPr>
      <w:r w:rsidRPr="00D05D3E">
        <w:rPr>
          <w:rFonts w:ascii="Arial" w:eastAsia="Times New Roman" w:hAnsi="Arial" w:cs="Arial"/>
          <w:lang w:eastAsia="es-BO"/>
        </w:rPr>
        <w:t xml:space="preserve">Asegurar reservas grasas para la producción de leche durante la futura lactancia.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Durante el embarazo, el organismo de la mujer experimenta cambios que le afecta física u psíquicamente, por lo tanto su esfuerzo biológico es mayor.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formación de un nuevo ser determina una serie de exigencias en la madre, una es la alimentación, la cual debe reunir las sustancias nutritivas que requieren, tanto la madre como el niño por nacer.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 actividad diaria de la mujer (sin estar embarazada) tiene un gasto aproximadamente de 2.000 calorías. Durante los primeros meses de embarazo, la cantidad de calorías deben mantenerse entre 2.000 y 2.200 aproximadamente por día. Conforme a la gestación progresa los requerimientos del niño aumentan y el consumo de calorías por parte de la madre puede llegar a 2.600</w:t>
      </w:r>
      <w:r>
        <w:rPr>
          <w:rFonts w:ascii="Arial" w:eastAsia="Times New Roman" w:hAnsi="Arial" w:cs="Arial"/>
          <w:lang w:eastAsia="es-BO"/>
        </w:rPr>
        <w:t>. Al final del embarazo g</w:t>
      </w:r>
      <w:r w:rsidRPr="00D05D3E">
        <w:rPr>
          <w:rFonts w:ascii="Arial" w:eastAsia="Times New Roman" w:hAnsi="Arial" w:cs="Arial"/>
          <w:lang w:eastAsia="es-BO"/>
        </w:rPr>
        <w:t>eneralmente la actividad de la madre disminuye, no es necesario aumentar la ingesta calórica.</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El sobrepeso conlleva adversos problemas como son: dolores de pie, piernas, espalda, el corazón tiene que realizar mayor esfuerzo, pierde agilidad y es mas propensa a caídas, los kilos de exceso no significan un bebé más grande y saludable, significa más problemas durante el parto y kilos demás en la madre después del parto.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 xml:space="preserve">El aumento total de peso durante el embarazo se considera que debe ser </w:t>
      </w:r>
      <w:smartTag w:uri="urn:schemas-microsoft-com:office:smarttags" w:element="metricconverter">
        <w:smartTagPr>
          <w:attr w:name="ProductID" w:val="10 Kg"/>
        </w:smartTagPr>
        <w:r w:rsidRPr="00D05D3E">
          <w:rPr>
            <w:rFonts w:ascii="Arial" w:eastAsia="Times New Roman" w:hAnsi="Arial" w:cs="Arial"/>
            <w:lang w:eastAsia="es-BO"/>
          </w:rPr>
          <w:t>10 Kg</w:t>
        </w:r>
      </w:smartTag>
      <w:r w:rsidRPr="00D05D3E">
        <w:rPr>
          <w:rFonts w:ascii="Arial" w:eastAsia="Times New Roman" w:hAnsi="Arial" w:cs="Arial"/>
          <w:lang w:eastAsia="es-BO"/>
        </w:rPr>
        <w:t xml:space="preserve">. a </w:t>
      </w:r>
      <w:smartTag w:uri="urn:schemas-microsoft-com:office:smarttags" w:element="metricconverter">
        <w:smartTagPr>
          <w:attr w:name="ProductID" w:val="12 Kg"/>
        </w:smartTagPr>
        <w:r w:rsidRPr="00D05D3E">
          <w:rPr>
            <w:rFonts w:ascii="Arial" w:eastAsia="Times New Roman" w:hAnsi="Arial" w:cs="Arial"/>
            <w:lang w:eastAsia="es-BO"/>
          </w:rPr>
          <w:t>12 Kg</w:t>
        </w:r>
      </w:smartTag>
      <w:r w:rsidRPr="00D05D3E">
        <w:rPr>
          <w:rFonts w:ascii="Arial" w:eastAsia="Times New Roman" w:hAnsi="Arial" w:cs="Arial"/>
          <w:lang w:eastAsia="es-BO"/>
        </w:rPr>
        <w:t>. Distribuidos más o menos en la siguiente forma:</w:t>
      </w:r>
    </w:p>
    <w:tbl>
      <w:tblPr>
        <w:tblW w:w="3000" w:type="pct"/>
        <w:jc w:val="center"/>
        <w:tblCellSpacing w:w="15" w:type="dxa"/>
        <w:shd w:val="clear" w:color="auto" w:fill="990000"/>
        <w:tblCellMar>
          <w:top w:w="15" w:type="dxa"/>
          <w:left w:w="15" w:type="dxa"/>
          <w:bottom w:w="15" w:type="dxa"/>
          <w:right w:w="15" w:type="dxa"/>
        </w:tblCellMar>
        <w:tblLook w:val="04A0"/>
      </w:tblPr>
      <w:tblGrid>
        <w:gridCol w:w="5697"/>
      </w:tblGrid>
      <w:tr w:rsidR="00697F29" w:rsidRPr="00D05D3E">
        <w:trPr>
          <w:tblCellSpacing w:w="15" w:type="dxa"/>
          <w:jc w:val="center"/>
        </w:trPr>
        <w:tc>
          <w:tcPr>
            <w:tcW w:w="0" w:type="auto"/>
            <w:shd w:val="clear" w:color="auto" w:fill="FFFFFF"/>
            <w:vAlign w:val="center"/>
          </w:tcPr>
          <w:tbl>
            <w:tblPr>
              <w:tblW w:w="5000" w:type="pct"/>
              <w:jc w:val="center"/>
              <w:tblCellSpacing w:w="15" w:type="dxa"/>
              <w:tblCellMar>
                <w:top w:w="15" w:type="dxa"/>
                <w:left w:w="15" w:type="dxa"/>
                <w:bottom w:w="15" w:type="dxa"/>
                <w:right w:w="15" w:type="dxa"/>
              </w:tblCellMar>
              <w:tblLook w:val="04A0"/>
            </w:tblPr>
            <w:tblGrid>
              <w:gridCol w:w="5607"/>
            </w:tblGrid>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bebé </w:t>
                  </w:r>
                  <w:smartTag w:uri="urn:schemas-microsoft-com:office:smarttags" w:element="metricconverter">
                    <w:smartTagPr>
                      <w:attr w:name="ProductID" w:val="3,500 Kg"/>
                    </w:smartTagPr>
                    <w:r w:rsidRPr="00D05D3E">
                      <w:rPr>
                        <w:rFonts w:ascii="Arial" w:eastAsia="Times New Roman" w:hAnsi="Arial" w:cs="Arial"/>
                        <w:lang w:eastAsia="es-BO"/>
                      </w:rPr>
                      <w:t>3,500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la placenta </w:t>
                  </w:r>
                  <w:smartTag w:uri="urn:schemas-microsoft-com:office:smarttags" w:element="metricconverter">
                    <w:smartTagPr>
                      <w:attr w:name="ProductID" w:val="0,500 Kg"/>
                    </w:smartTagPr>
                    <w:r w:rsidRPr="00D05D3E">
                      <w:rPr>
                        <w:rFonts w:ascii="Arial" w:eastAsia="Times New Roman" w:hAnsi="Arial" w:cs="Arial"/>
                        <w:lang w:eastAsia="es-BO"/>
                      </w:rPr>
                      <w:t>0,500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del líquido amniótico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tejidos uterinos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tejido mamario </w:t>
                  </w:r>
                  <w:smartTag w:uri="urn:schemas-microsoft-com:office:smarttags" w:element="metricconverter">
                    <w:smartTagPr>
                      <w:attr w:name="ProductID" w:val="1,000 Kg"/>
                    </w:smartTagPr>
                    <w:r w:rsidRPr="00D05D3E">
                      <w:rPr>
                        <w:rFonts w:ascii="Arial" w:eastAsia="Times New Roman" w:hAnsi="Arial" w:cs="Arial"/>
                        <w:lang w:eastAsia="es-BO"/>
                      </w:rPr>
                      <w:t>1,000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Peso de agua y grasa retenida </w:t>
                  </w:r>
                  <w:smartTag w:uri="urn:schemas-microsoft-com:office:smarttags" w:element="metricconverter">
                    <w:smartTagPr>
                      <w:attr w:name="ProductID" w:val="3,000 Kg"/>
                    </w:smartTagPr>
                    <w:r w:rsidRPr="00D05D3E">
                      <w:rPr>
                        <w:rFonts w:ascii="Arial" w:eastAsia="Times New Roman" w:hAnsi="Arial" w:cs="Arial"/>
                        <w:lang w:eastAsia="es-BO"/>
                      </w:rPr>
                      <w:t>3,000 Kg</w:t>
                    </w:r>
                  </w:smartTag>
                  <w:r w:rsidRPr="00D05D3E">
                    <w:rPr>
                      <w:rFonts w:ascii="Arial" w:eastAsia="Times New Roman" w:hAnsi="Arial" w:cs="Arial"/>
                      <w:lang w:eastAsia="es-BO"/>
                    </w:rPr>
                    <w:t>.</w:t>
                  </w:r>
                </w:p>
              </w:tc>
            </w:tr>
            <w:tr w:rsidR="00697F29" w:rsidRPr="00D05D3E">
              <w:trPr>
                <w:tblCellSpacing w:w="15" w:type="dxa"/>
                <w:jc w:val="center"/>
              </w:trPr>
              <w:tc>
                <w:tcPr>
                  <w:tcW w:w="0" w:type="auto"/>
                  <w:tcBorders>
                    <w:top w:val="nil"/>
                    <w:left w:val="nil"/>
                    <w:bottom w:val="nil"/>
                    <w:right w:val="nil"/>
                  </w:tcBorders>
                  <w:vAlign w:val="center"/>
                </w:tcPr>
                <w:p w:rsidR="00697F29" w:rsidRPr="00D05D3E" w:rsidRDefault="00697F29" w:rsidP="006D2CE6">
                  <w:pPr>
                    <w:spacing w:after="0" w:line="360" w:lineRule="auto"/>
                    <w:jc w:val="both"/>
                    <w:rPr>
                      <w:rFonts w:ascii="Arial" w:eastAsia="Times New Roman" w:hAnsi="Arial" w:cs="Arial"/>
                      <w:lang w:eastAsia="es-BO"/>
                    </w:rPr>
                  </w:pPr>
                  <w:r w:rsidRPr="00D05D3E">
                    <w:rPr>
                      <w:rFonts w:ascii="Arial" w:eastAsia="Times New Roman" w:hAnsi="Arial" w:cs="Arial"/>
                      <w:b/>
                      <w:bCs/>
                      <w:lang w:eastAsia="es-BO"/>
                    </w:rPr>
                    <w:t xml:space="preserve">TOTAL </w:t>
                  </w:r>
                  <w:smartTag w:uri="urn:schemas-microsoft-com:office:smarttags" w:element="metricconverter">
                    <w:smartTagPr>
                      <w:attr w:name="ProductID" w:val="10,000 Kg"/>
                    </w:smartTagPr>
                    <w:r w:rsidRPr="00D05D3E">
                      <w:rPr>
                        <w:rFonts w:ascii="Arial" w:eastAsia="Times New Roman" w:hAnsi="Arial" w:cs="Arial"/>
                        <w:b/>
                        <w:bCs/>
                        <w:lang w:eastAsia="es-BO"/>
                      </w:rPr>
                      <w:t>10,000 Kg</w:t>
                    </w:r>
                  </w:smartTag>
                  <w:r w:rsidRPr="00D05D3E">
                    <w:rPr>
                      <w:rFonts w:ascii="Arial" w:eastAsia="Times New Roman" w:hAnsi="Arial" w:cs="Arial"/>
                      <w:b/>
                      <w:bCs/>
                      <w:lang w:eastAsia="es-BO"/>
                    </w:rPr>
                    <w:t>.</w:t>
                  </w:r>
                </w:p>
              </w:tc>
            </w:tr>
          </w:tbl>
          <w:p w:rsidR="00697F29" w:rsidRPr="00D05D3E" w:rsidRDefault="00697F29" w:rsidP="006D2CE6">
            <w:pPr>
              <w:spacing w:after="0" w:line="360" w:lineRule="auto"/>
              <w:jc w:val="both"/>
              <w:rPr>
                <w:rFonts w:ascii="Arial" w:eastAsia="Times New Roman" w:hAnsi="Arial" w:cs="Arial"/>
                <w:lang w:eastAsia="es-BO"/>
              </w:rPr>
            </w:pPr>
          </w:p>
        </w:tc>
      </w:tr>
    </w:tbl>
    <w:p w:rsidR="00697F29" w:rsidRPr="00D05D3E" w:rsidRDefault="00697F29" w:rsidP="00697F29">
      <w:pPr>
        <w:spacing w:after="100" w:afterAutospacing="1" w:line="360" w:lineRule="auto"/>
        <w:jc w:val="both"/>
        <w:rPr>
          <w:rFonts w:ascii="Arial" w:eastAsia="Times New Roman" w:hAnsi="Arial" w:cs="Arial"/>
          <w:lang w:eastAsia="es-BO"/>
        </w:rPr>
      </w:pP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La alimentación durante el embarazo constituye un factor de vital importancia para la correcta formación y crecimiento del bebé. Numerosos estudios demuestran la relación existente entre la alimentación materna durante la gestación y la salud y crecimiento de su niño. Especial relación existe entre la dieta materna y el desarrollo neurológico, por ejemplo: se conoce que una alimentación deficiente en ácido fólico puede ocasionar defectos en la médula espinal.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Además, está demostrado que la alimentación también se relaciona con el curso del embarazo, por ejemplo: una alimentación inadecuada puede ocasionar complicaciones como anemia y/o preeclampsia durante el embarazo y muchos de los desagradables síntomas que se pueden sufrir durante la gestación tales como fatiga, estreñimiento o calambres, pudieran minimizarse con una dieta adecuada.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 bien es cierto que la embarazada debe consumir más calorías que las que ingería antes de quedar embarazada para alimentarse y para nutrir a su bebé, también es cierto que los requerimientos del niño durante los primeros meses de gestación son relativamente pequeños y pueden cubrirse aumentando ligeramente el consumo calórico. Durante el primer trimestre de gestación, bastarán unas 300 calorías adicionales diarias para cubrir éstos requerimientos.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Sin embargo, no resulta conveniente contar obsesivamente cada caloría consumida, simplemente se deberán escoger los alimentos en base a los 8 principios básicos descritos y pesarse semanalmente en una balanza confiable, para comprobar que el aumento de peso sea lo más constante posible, sin subidas ni bajadas bruscas. Para ello, deberá pesarse siempre a </w:t>
      </w:r>
      <w:r w:rsidRPr="00D05D3E">
        <w:rPr>
          <w:rFonts w:ascii="Arial" w:eastAsia="Times New Roman" w:hAnsi="Arial" w:cs="Arial"/>
          <w:lang w:eastAsia="es-BO"/>
        </w:rPr>
        <w:lastRenderedPageBreak/>
        <w:t xml:space="preserve">la misma hora y en condiciones similares, por ejemplo, en la mañana después de evacuar y desnuda. </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Durante el primer trimestre de gestación, el aumento de peso debería estar entre </w:t>
      </w:r>
      <w:smartTag w:uri="urn:schemas-microsoft-com:office:smarttags" w:element="metricconverter">
        <w:smartTagPr>
          <w:attr w:name="ProductID" w:val="1,400 Kg"/>
        </w:smartTagPr>
        <w:r w:rsidRPr="00D05D3E">
          <w:rPr>
            <w:rFonts w:ascii="Arial" w:eastAsia="Times New Roman" w:hAnsi="Arial" w:cs="Arial"/>
            <w:lang w:eastAsia="es-BO"/>
          </w:rPr>
          <w:t>1,400 Kg</w:t>
        </w:r>
      </w:smartTag>
      <w:r w:rsidRPr="00D05D3E">
        <w:rPr>
          <w:rFonts w:ascii="Arial" w:eastAsia="Times New Roman" w:hAnsi="Arial" w:cs="Arial"/>
          <w:lang w:eastAsia="es-BO"/>
        </w:rPr>
        <w:t xml:space="preserve"> a </w:t>
      </w:r>
      <w:smartTag w:uri="urn:schemas-microsoft-com:office:smarttags" w:element="metricconverter">
        <w:smartTagPr>
          <w:attr w:name="ProductID" w:val="1,800 Kg"/>
        </w:smartTagPr>
        <w:r w:rsidRPr="00D05D3E">
          <w:rPr>
            <w:rFonts w:ascii="Arial" w:eastAsia="Times New Roman" w:hAnsi="Arial" w:cs="Arial"/>
            <w:lang w:eastAsia="es-BO"/>
          </w:rPr>
          <w:t>1,800 Kg</w:t>
        </w:r>
      </w:smartTag>
      <w:r w:rsidRPr="00D05D3E">
        <w:rPr>
          <w:rFonts w:ascii="Arial" w:eastAsia="Times New Roman" w:hAnsi="Arial" w:cs="Arial"/>
          <w:lang w:eastAsia="es-BO"/>
        </w:rPr>
        <w:t xml:space="preserve"> y luego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semanales durante el segundo trimestre y hasta el octavo mes. Para todo el noveno mes unos </w:t>
      </w:r>
      <w:smartTag w:uri="urn:schemas-microsoft-com:office:smarttags" w:element="metricconverter">
        <w:smartTagPr>
          <w:attr w:name="ProductID" w:val="400 a"/>
        </w:smartTagPr>
        <w:r w:rsidRPr="00D05D3E">
          <w:rPr>
            <w:rFonts w:ascii="Arial" w:eastAsia="Times New Roman" w:hAnsi="Arial" w:cs="Arial"/>
            <w:lang w:eastAsia="es-BO"/>
          </w:rPr>
          <w:t>400 a</w:t>
        </w:r>
      </w:smartTag>
      <w:r w:rsidRPr="00D05D3E">
        <w:rPr>
          <w:rFonts w:ascii="Arial" w:eastAsia="Times New Roman" w:hAnsi="Arial" w:cs="Arial"/>
          <w:lang w:eastAsia="es-BO"/>
        </w:rPr>
        <w:t xml:space="preserve"> </w:t>
      </w:r>
      <w:smartTag w:uri="urn:schemas-microsoft-com:office:smarttags" w:element="metricconverter">
        <w:smartTagPr>
          <w:attr w:name="ProductID" w:val="500 gramos"/>
        </w:smartTagPr>
        <w:r w:rsidRPr="00D05D3E">
          <w:rPr>
            <w:rFonts w:ascii="Arial" w:eastAsia="Times New Roman" w:hAnsi="Arial" w:cs="Arial"/>
            <w:lang w:eastAsia="es-BO"/>
          </w:rPr>
          <w:t>500 gramos</w:t>
        </w:r>
      </w:smartTag>
      <w:r w:rsidRPr="00D05D3E">
        <w:rPr>
          <w:rFonts w:ascii="Arial" w:eastAsia="Times New Roman" w:hAnsi="Arial" w:cs="Arial"/>
          <w:lang w:eastAsia="es-BO"/>
        </w:rPr>
        <w:t xml:space="preserve">. </w:t>
      </w:r>
      <w:r w:rsidRPr="00D05D3E">
        <w:rPr>
          <w:rFonts w:ascii="Arial" w:eastAsia="Times New Roman" w:hAnsi="Arial" w:cs="Arial"/>
          <w:lang w:eastAsia="es-BO"/>
        </w:rPr>
        <w:br/>
        <w:t xml:space="preserve">Por lo tanto, el aumento de peso de la embarazada debería oscilar, aproximadamente entre: </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1,4 - </w:t>
      </w:r>
      <w:smartTag w:uri="urn:schemas-microsoft-com:office:smarttags" w:element="metricconverter">
        <w:smartTagPr>
          <w:attr w:name="ProductID" w:val="1,8 kg"/>
        </w:smartTagPr>
        <w:r w:rsidRPr="00D05D3E">
          <w:rPr>
            <w:rFonts w:ascii="Arial" w:eastAsia="Times New Roman" w:hAnsi="Arial" w:cs="Arial"/>
            <w:lang w:eastAsia="es-BO"/>
          </w:rPr>
          <w:t>1,8 kg</w:t>
        </w:r>
      </w:smartTag>
      <w:r w:rsidRPr="00D05D3E">
        <w:rPr>
          <w:rFonts w:ascii="Arial" w:eastAsia="Times New Roman" w:hAnsi="Arial" w:cs="Arial"/>
          <w:lang w:eastAsia="es-BO"/>
        </w:rPr>
        <w:t xml:space="preserve"> en el primer trimestre</w:t>
      </w:r>
    </w:p>
    <w:p w:rsidR="00697F29" w:rsidRPr="00D05D3E" w:rsidRDefault="00697F29" w:rsidP="00697F29">
      <w:pPr>
        <w:spacing w:after="0" w:line="360" w:lineRule="auto"/>
        <w:jc w:val="both"/>
        <w:rPr>
          <w:rFonts w:ascii="Arial" w:eastAsia="Times New Roman" w:hAnsi="Arial" w:cs="Arial"/>
          <w:lang w:eastAsia="es-BO"/>
        </w:rPr>
      </w:pPr>
      <w:smartTag w:uri="urn:schemas-microsoft-com:office:smarttags" w:element="metricconverter">
        <w:smartTagPr>
          <w:attr w:name="ProductID" w:val="5,5 a"/>
        </w:smartTagPr>
        <w:r w:rsidRPr="00D05D3E">
          <w:rPr>
            <w:rFonts w:ascii="Arial" w:eastAsia="Times New Roman" w:hAnsi="Arial" w:cs="Arial"/>
            <w:lang w:eastAsia="es-BO"/>
          </w:rPr>
          <w:t>5,5 a</w:t>
        </w:r>
      </w:smartTag>
      <w:r w:rsidRPr="00D05D3E">
        <w:rPr>
          <w:rFonts w:ascii="Arial" w:eastAsia="Times New Roman" w:hAnsi="Arial" w:cs="Arial"/>
          <w:lang w:eastAsia="es-BO"/>
        </w:rPr>
        <w:t xml:space="preserve"> 6,5 </w:t>
      </w:r>
      <w:del w:id="338" w:author="Fundación Waal" w:date="2011-05-04T11:11:00Z">
        <w:r w:rsidRPr="00D05D3E" w:rsidDel="0066755D">
          <w:rPr>
            <w:rFonts w:ascii="Arial" w:eastAsia="Times New Roman" w:hAnsi="Arial" w:cs="Arial"/>
            <w:lang w:eastAsia="es-BO"/>
          </w:rPr>
          <w:delText>kgs</w:delText>
        </w:r>
      </w:del>
      <w:ins w:id="339" w:author="Fundación Waal" w:date="2011-05-04T11:11:00Z">
        <w:r w:rsidR="0066755D" w:rsidRPr="00D05D3E">
          <w:rPr>
            <w:rFonts w:ascii="Arial" w:eastAsia="Times New Roman" w:hAnsi="Arial" w:cs="Arial"/>
            <w:lang w:eastAsia="es-BO"/>
          </w:rPr>
          <w:t>Kg.</w:t>
        </w:r>
      </w:ins>
      <w:r w:rsidRPr="00D05D3E">
        <w:rPr>
          <w:rFonts w:ascii="Arial" w:eastAsia="Times New Roman" w:hAnsi="Arial" w:cs="Arial"/>
          <w:lang w:eastAsia="es-BO"/>
        </w:rPr>
        <w:t xml:space="preserve"> en el segundo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3,5 - </w:t>
      </w:r>
      <w:smartTag w:uri="urn:schemas-microsoft-com:office:smarttags" w:element="metricconverter">
        <w:smartTagPr>
          <w:attr w:name="ProductID" w:val="4,5 kg"/>
        </w:smartTagPr>
        <w:r w:rsidRPr="00D05D3E">
          <w:rPr>
            <w:rFonts w:ascii="Arial" w:eastAsia="Times New Roman" w:hAnsi="Arial" w:cs="Arial"/>
            <w:lang w:eastAsia="es-BO"/>
          </w:rPr>
          <w:t>4,5 kg</w:t>
        </w:r>
      </w:smartTag>
      <w:r w:rsidRPr="00D05D3E">
        <w:rPr>
          <w:rFonts w:ascii="Arial" w:eastAsia="Times New Roman" w:hAnsi="Arial" w:cs="Arial"/>
          <w:lang w:eastAsia="es-BO"/>
        </w:rPr>
        <w:t xml:space="preserve"> en el tercer trimestre.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10,4 - 11,8 Kgrs. en total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Dado que estos valores son aproximados, podemos considerar razonable y seguro un aumento de peso promedio entre los 11 y 16 kilos, durante toda la gestación. Sin embargo, existen muchas mujeres con necesidades especiales, por ejemplo aquellas que comienzan su embarazo con un peso muy bajo o con sobrepeso o las que presentan un embarazo múltiple, que deberán ganar más o menos peso según sus necesidades y que deberán vigilar estrechamente la progresión de su peso.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 xml:space="preserve">Cuando la embarazada mantiene un aumento de peso dentro de los límites mencionados, estará consumiendo el número de calorías adecuado, cuando el aumento de peso es mayor será porque consume demasiadas calorías y en el caso contrario, estará consumiendo menos de las necesarias.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2"/>
        <w:spacing w:after="0" w:line="360" w:lineRule="auto"/>
        <w:ind w:left="1134"/>
        <w:rPr>
          <w:rStyle w:val="normal0"/>
          <w:rFonts w:cs="Arial"/>
        </w:rPr>
      </w:pPr>
      <w:bookmarkStart w:id="340" w:name="_Toc286835450"/>
      <w:r w:rsidRPr="00D05D3E">
        <w:rPr>
          <w:rStyle w:val="normal0"/>
          <w:rFonts w:cs="Arial"/>
        </w:rPr>
        <w:t xml:space="preserve">EFECTOS </w:t>
      </w:r>
      <w:r>
        <w:rPr>
          <w:rStyle w:val="normal0"/>
          <w:rFonts w:cs="Arial"/>
        </w:rPr>
        <w:t>DE LA DESNUTRICI</w:t>
      </w:r>
      <w:r w:rsidRPr="00AB1D2C">
        <w:rPr>
          <w:rStyle w:val="normal0"/>
          <w:rFonts w:cs="Arial"/>
        </w:rPr>
        <w:t>Ó</w:t>
      </w:r>
      <w:r w:rsidRPr="00D05D3E">
        <w:rPr>
          <w:rStyle w:val="normal0"/>
          <w:rFonts w:cs="Arial"/>
        </w:rPr>
        <w:t xml:space="preserve">N </w:t>
      </w:r>
      <w:ins w:id="341" w:author="Admin" w:date="2011-05-04T12:15:00Z">
        <w:r w:rsidR="006C6047">
          <w:rPr>
            <w:rStyle w:val="normal0"/>
            <w:rFonts w:cs="Arial"/>
          </w:rPr>
          <w:t xml:space="preserve"> </w:t>
        </w:r>
      </w:ins>
      <w:r w:rsidRPr="00D05D3E">
        <w:rPr>
          <w:rStyle w:val="normal0"/>
          <w:rFonts w:cs="Arial"/>
        </w:rPr>
        <w:t>EN BOLIVIA</w:t>
      </w:r>
      <w:bookmarkEnd w:id="340"/>
    </w:p>
    <w:p w:rsidR="00697F29" w:rsidRPr="00D05D3E" w:rsidRDefault="00697F29" w:rsidP="00697F29">
      <w:pPr>
        <w:spacing w:before="240" w:after="0" w:line="360" w:lineRule="auto"/>
      </w:pPr>
    </w:p>
    <w:p w:rsidR="00697F29" w:rsidRPr="00D05D3E" w:rsidRDefault="00697F29" w:rsidP="00697F29">
      <w:pPr>
        <w:spacing w:line="360" w:lineRule="auto"/>
        <w:jc w:val="both"/>
        <w:rPr>
          <w:rStyle w:val="normal0"/>
          <w:rFonts w:ascii="Arial" w:hAnsi="Arial" w:cs="Arial"/>
        </w:rPr>
      </w:pPr>
      <w:smartTag w:uri="urn:schemas-microsoft-com:office:smarttags" w:element="PersonName">
        <w:smartTagPr>
          <w:attr w:name="ProductID" w:val="La Agencia"/>
        </w:smartTagPr>
        <w:r w:rsidRPr="00D05D3E">
          <w:rPr>
            <w:rStyle w:val="normal0"/>
            <w:rFonts w:ascii="Arial" w:hAnsi="Arial" w:cs="Arial"/>
          </w:rPr>
          <w:t>La Agencia</w:t>
        </w:r>
      </w:smartTag>
      <w:r w:rsidRPr="00D05D3E">
        <w:rPr>
          <w:rStyle w:val="normal0"/>
          <w:rFonts w:ascii="Arial" w:hAnsi="Arial" w:cs="Arial"/>
        </w:rPr>
        <w:t xml:space="preserve"> de Noticias Fides, señala también, que en Bolivia el impacto de la desnutrición significó más de 28.000 casos en la población menor de 5 años. El PMA estableció que la desnutrición llega al 26 por ciento en el país. </w:t>
      </w:r>
    </w:p>
    <w:p w:rsidR="00697F29" w:rsidRPr="00D05D3E" w:rsidRDefault="00697F29" w:rsidP="00697F29">
      <w:pPr>
        <w:spacing w:line="360" w:lineRule="auto"/>
        <w:jc w:val="both"/>
        <w:rPr>
          <w:rStyle w:val="normal0"/>
          <w:rFonts w:ascii="Arial" w:hAnsi="Arial" w:cs="Arial"/>
        </w:rPr>
      </w:pPr>
      <w:r w:rsidRPr="00D05D3E">
        <w:rPr>
          <w:rStyle w:val="normal0"/>
          <w:rFonts w:ascii="Arial" w:hAnsi="Arial" w:cs="Arial"/>
        </w:rPr>
        <w:t>De acuerdo con el PMA, cada año</w:t>
      </w:r>
      <w:r>
        <w:rPr>
          <w:rStyle w:val="normal0"/>
          <w:rFonts w:ascii="Arial" w:hAnsi="Arial" w:cs="Arial"/>
        </w:rPr>
        <w:t>, equivalente al diez por ciento,</w:t>
      </w:r>
      <w:r w:rsidRPr="00D05D3E">
        <w:rPr>
          <w:rStyle w:val="normal0"/>
          <w:rFonts w:ascii="Arial" w:hAnsi="Arial" w:cs="Arial"/>
        </w:rPr>
        <w:t xml:space="preserve"> mueren 623 mujeres por complicaciones del embarazo, parto y posparto; 222 pierden la vida por cada 100 mil nacidos vivos, y 27 niños fallecen por cada 1.000 nacidos vivos. El 50 por ciento de la mortalidad infantil </w:t>
      </w:r>
      <w:r w:rsidRPr="00D05D3E">
        <w:rPr>
          <w:rStyle w:val="normal0"/>
          <w:rFonts w:ascii="Arial" w:hAnsi="Arial" w:cs="Arial"/>
        </w:rPr>
        <w:lastRenderedPageBreak/>
        <w:t>está representada por las muertes neonatales (menores de un año), y el 40 por ciento restante por niños menores de cinco años</w:t>
      </w:r>
      <w:r w:rsidRPr="00D05D3E">
        <w:rPr>
          <w:rStyle w:val="Refdenotaalpie"/>
          <w:rFonts w:ascii="Arial" w:hAnsi="Arial" w:cs="Arial"/>
        </w:rPr>
        <w:footnoteReference w:id="7"/>
      </w:r>
      <w:r w:rsidRPr="00D05D3E">
        <w:rPr>
          <w:rStyle w:val="normal0"/>
          <w:rFonts w:ascii="Arial" w:hAnsi="Arial" w:cs="Arial"/>
        </w:rPr>
        <w:t>.</w:t>
      </w:r>
      <w:r w:rsidRPr="00D05D3E">
        <w:rPr>
          <w:rFonts w:ascii="Arial" w:hAnsi="Arial" w:cs="Arial"/>
          <w:noProof/>
          <w:lang w:val="es-ES"/>
        </w:rPr>
        <w:t xml:space="preserve"> (FIDES, 2009)</w:t>
      </w:r>
      <w:r w:rsidRPr="00D05D3E">
        <w:rPr>
          <w:rStyle w:val="normal0"/>
          <w:rFonts w:ascii="Arial" w:hAnsi="Arial" w:cs="Arial"/>
        </w:rPr>
        <w:t xml:space="preserve"> </w:t>
      </w:r>
    </w:p>
    <w:p w:rsidR="00697F29" w:rsidRPr="00D05D3E" w:rsidRDefault="00697F29" w:rsidP="00697F29">
      <w:pPr>
        <w:spacing w:line="360" w:lineRule="auto"/>
        <w:jc w:val="both"/>
        <w:rPr>
          <w:rStyle w:val="normal0"/>
          <w:rFonts w:ascii="Arial" w:hAnsi="Arial" w:cs="Arial"/>
        </w:rPr>
      </w:pPr>
      <w:r w:rsidRPr="00D05D3E">
        <w:rPr>
          <w:rFonts w:ascii="Arial" w:hAnsi="Arial" w:cs="Arial"/>
        </w:rPr>
        <w:br/>
      </w:r>
      <w:r w:rsidRPr="00D05D3E">
        <w:rPr>
          <w:rStyle w:val="normal0"/>
          <w:rFonts w:ascii="Arial" w:hAnsi="Arial" w:cs="Arial"/>
        </w:rPr>
        <w:t xml:space="preserve">En ese marco se estableció que la pérdida de productividad por la muerte de personas con desnutrición durante el 2005, alcanzó los 319 millones de dólares. Por lo que se considera que el impacto social y económico de la desnutrición infantil demanda gastos adicionales en Salud y Educación.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impacto de la desnutrición infantil en las tasas de morbilidad a nivel nacional significó más de 28 mil casos adicionales a las enfermedades registradas durante el año, señala el estudio. En cuanto a la mortalidad, se estimó que del total de muertes ocurridas entre la población menor de 5 años, casi 16 mil casos (18%) estaban asociados a la desnutrición.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El costo público y privado en salud se incrementó en US$13,9 millones por la mayor atención de patologías derivadas de la desnutrición infantil, afirma el estudio. Esto equivalió al 0,15% del PIB y al 4,3% del gasto público nacional en salud. De ese costo, el 95% fue asumido por el sector público.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En tanto, los estudiantes de primaria y secundaria con desnutrición cursaron, en promedio, 2,8 años menos que los escolares no desnutridos. Esto se debió en parte a que un gran número de menores con desnutrición en su etapa preescolar ni siquiera llegó a cursar el primer año de primaria.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desnutrición también generó 1.936 repitentes adicionales -44% en primaria y 56% en secundaria-, con una mayor concentración entres quienes sufrieron desnutrición antes de cumplir los 5 años. La tasa de reprobación escolar significó un costo adicional de operación del sistema educativo boliviano de más de US$400 mil, equivalente al 0,6% del gasto social en educación.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t xml:space="preserve">La menor escolaridad debido a problemas de desnutrición derivó en la pérdida de productividad de US$219 millones, equivalentes al 12,6% del gasto social, 32,1% del gasto público en educación y alrededor de 2,3% del PIB. </w:t>
      </w:r>
    </w:p>
    <w:p w:rsidR="00697F29" w:rsidRPr="00D05D3E" w:rsidRDefault="00697F29" w:rsidP="00697F29">
      <w:pPr>
        <w:spacing w:after="100" w:afterAutospacing="1" w:line="360" w:lineRule="auto"/>
        <w:jc w:val="both"/>
        <w:rPr>
          <w:rFonts w:ascii="Arial" w:eastAsia="Times New Roman" w:hAnsi="Arial" w:cs="Arial"/>
          <w:lang w:eastAsia="es-ES_tradnl"/>
        </w:rPr>
      </w:pPr>
      <w:r w:rsidRPr="00D05D3E">
        <w:rPr>
          <w:rFonts w:ascii="Arial" w:eastAsia="Times New Roman" w:hAnsi="Arial" w:cs="Arial"/>
          <w:lang w:eastAsia="es-ES_tradnl"/>
        </w:rPr>
        <w:lastRenderedPageBreak/>
        <w:t>Por otra parte, la pérdida de la productividad por la muerte de personas con desnutrición, que ese año pudieron haberse integrado a la fuerza laboral, alcanzó los US$319 millones, correspondientes al 3,4% del PIB.</w:t>
      </w:r>
      <w:r w:rsidRPr="00D05D3E">
        <w:rPr>
          <w:rStyle w:val="Refdenotaalpie"/>
          <w:rFonts w:ascii="Arial" w:eastAsia="Times New Roman" w:hAnsi="Arial" w:cs="Arial"/>
          <w:lang w:eastAsia="es-ES_tradnl"/>
        </w:rPr>
        <w:footnoteReference w:id="8"/>
      </w:r>
    </w:p>
    <w:p w:rsidR="00697F29" w:rsidRPr="00D05D3E" w:rsidRDefault="00697F29" w:rsidP="00697F29">
      <w:pPr>
        <w:spacing w:after="0" w:line="360" w:lineRule="auto"/>
        <w:jc w:val="both"/>
        <w:rPr>
          <w:rFonts w:ascii="Arial" w:eastAsia="Times New Roman" w:hAnsi="Arial" w:cs="Arial"/>
          <w:lang w:eastAsia="es-ES_tradnl"/>
        </w:rPr>
      </w:pPr>
    </w:p>
    <w:p w:rsidR="00697F29" w:rsidRPr="00D05D3E" w:rsidRDefault="00697F29" w:rsidP="00697F29">
      <w:pPr>
        <w:pStyle w:val="Ttulo2"/>
        <w:spacing w:before="0" w:after="0" w:line="360" w:lineRule="auto"/>
        <w:ind w:left="1134"/>
        <w:rPr>
          <w:lang w:eastAsia="es-ES_tradnl"/>
        </w:rPr>
      </w:pPr>
      <w:bookmarkStart w:id="342" w:name="_Toc286835451"/>
      <w:r w:rsidRPr="00D05D3E">
        <w:rPr>
          <w:lang w:eastAsia="es-ES_tradnl"/>
        </w:rPr>
        <w:t>POBREZA:</w:t>
      </w:r>
      <w:bookmarkEnd w:id="342"/>
    </w:p>
    <w:p w:rsidR="00697F29" w:rsidRPr="00D05D3E" w:rsidRDefault="00697F29" w:rsidP="00697F29">
      <w:pPr>
        <w:spacing w:after="0" w:line="360" w:lineRule="auto"/>
        <w:rPr>
          <w:lang w:eastAsia="es-ES_tradnl"/>
        </w:rPr>
      </w:pPr>
    </w:p>
    <w:p w:rsidR="00697F29" w:rsidRPr="00D05D3E" w:rsidRDefault="00697F29" w:rsidP="00697F29">
      <w:pPr>
        <w:spacing w:after="100" w:afterAutospacing="1" w:line="360" w:lineRule="auto"/>
        <w:jc w:val="both"/>
        <w:rPr>
          <w:rFonts w:ascii="Arial" w:hAnsi="Arial" w:cs="Arial"/>
        </w:rPr>
      </w:pPr>
      <w:r w:rsidRPr="00D05D3E">
        <w:rPr>
          <w:rFonts w:ascii="Arial" w:eastAsia="Times New Roman" w:hAnsi="Arial" w:cs="Arial"/>
          <w:lang w:eastAsia="es-ES_tradnl"/>
        </w:rPr>
        <w:t>Es</w:t>
      </w:r>
      <w:r w:rsidRPr="00D05D3E">
        <w:rPr>
          <w:rFonts w:ascii="Arial" w:hAnsi="Arial" w:cs="Arial"/>
        </w:rPr>
        <w:t xml:space="preserve"> la carencia de </w:t>
      </w:r>
      <w:hyperlink r:id="rId9" w:history="1">
        <w:r w:rsidRPr="00D05D3E">
          <w:rPr>
            <w:rStyle w:val="Hipervnculo"/>
            <w:color w:val="auto"/>
            <w:sz w:val="22"/>
            <w:szCs w:val="22"/>
          </w:rPr>
          <w:t>recursos</w:t>
        </w:r>
      </w:hyperlink>
      <w:r w:rsidRPr="00D05D3E">
        <w:rPr>
          <w:rFonts w:ascii="Arial" w:hAnsi="Arial" w:cs="Arial"/>
        </w:rPr>
        <w:t xml:space="preserve"> necesarios para satisfacer la necesidad de una población o </w:t>
      </w:r>
      <w:hyperlink r:id="rId10" w:history="1">
        <w:r w:rsidRPr="00D05D3E">
          <w:rPr>
            <w:rStyle w:val="Hipervnculo"/>
            <w:color w:val="auto"/>
            <w:sz w:val="22"/>
            <w:szCs w:val="22"/>
          </w:rPr>
          <w:t>grupo</w:t>
        </w:r>
      </w:hyperlink>
      <w:r w:rsidRPr="00D05D3E">
        <w:rPr>
          <w:rFonts w:ascii="Arial" w:hAnsi="Arial" w:cs="Arial"/>
        </w:rPr>
        <w:t xml:space="preserve"> de personas especificas, sin tampoco tener la capacidad y oportunidad de como producir esos recursos necesarios.</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Sin duda la pobreza es relativa y se mide de diferentes formas. La definición de pobreza exige el </w:t>
      </w:r>
      <w:hyperlink r:id="rId11" w:anchor="ANALIT" w:history="1">
        <w:r w:rsidRPr="00D05D3E">
          <w:rPr>
            <w:rStyle w:val="Hipervnculo"/>
            <w:color w:val="auto"/>
            <w:sz w:val="22"/>
            <w:szCs w:val="22"/>
          </w:rPr>
          <w:t>análisis</w:t>
        </w:r>
      </w:hyperlink>
      <w:r w:rsidRPr="00D05D3E">
        <w:rPr>
          <w:rFonts w:ascii="Arial" w:hAnsi="Arial" w:cs="Arial"/>
          <w:sz w:val="22"/>
          <w:szCs w:val="22"/>
        </w:rPr>
        <w:t xml:space="preserve"> previo de la situación socioeconómica general de cada  área o región, y de los patrones culturales que expresan el </w:t>
      </w:r>
      <w:hyperlink r:id="rId12" w:history="1">
        <w:r w:rsidRPr="00D05D3E">
          <w:rPr>
            <w:rStyle w:val="Hipervnculo"/>
            <w:color w:val="auto"/>
            <w:sz w:val="22"/>
            <w:szCs w:val="22"/>
          </w:rPr>
          <w:t>estilo de vida</w:t>
        </w:r>
      </w:hyperlink>
      <w:r w:rsidRPr="00D05D3E">
        <w:rPr>
          <w:rFonts w:ascii="Arial" w:hAnsi="Arial" w:cs="Arial"/>
          <w:sz w:val="22"/>
          <w:szCs w:val="22"/>
        </w:rPr>
        <w:t xml:space="preserve"> dominante en ella.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Por ejemplo para un habitante de un país desarrollado ser pobre tal vez signifique no tener automóvil, casa de verano, etcétera, mientras que en un país no desarrollado, en vías de desarrollo o subdesarrollado, signifique no tener que comer, vestir o con que curarse. Sin embargo, en sus respectivas </w:t>
      </w:r>
      <w:hyperlink r:id="rId13" w:history="1">
        <w:r w:rsidRPr="00D05D3E">
          <w:rPr>
            <w:rStyle w:val="Hipervnculo"/>
            <w:color w:val="auto"/>
            <w:sz w:val="22"/>
            <w:szCs w:val="22"/>
          </w:rPr>
          <w:t>sociedades</w:t>
        </w:r>
      </w:hyperlink>
      <w:r w:rsidRPr="00D05D3E">
        <w:rPr>
          <w:rFonts w:ascii="Arial" w:hAnsi="Arial" w:cs="Arial"/>
          <w:sz w:val="22"/>
          <w:szCs w:val="22"/>
        </w:rPr>
        <w:t xml:space="preserve">, ambos son pobres, porque pertenecen al escalón más bajo de la </w:t>
      </w:r>
      <w:hyperlink r:id="rId14" w:history="1">
        <w:r w:rsidRPr="00D05D3E">
          <w:rPr>
            <w:rStyle w:val="Hipervnculo"/>
            <w:color w:val="auto"/>
            <w:sz w:val="22"/>
            <w:szCs w:val="22"/>
          </w:rPr>
          <w:t>distribución</w:t>
        </w:r>
      </w:hyperlink>
      <w:r w:rsidRPr="00D05D3E">
        <w:rPr>
          <w:rFonts w:ascii="Arial" w:hAnsi="Arial" w:cs="Arial"/>
          <w:sz w:val="22"/>
          <w:szCs w:val="22"/>
        </w:rPr>
        <w:t xml:space="preserve"> del ingreso.</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p>
    <w:p w:rsidR="00697F29" w:rsidRPr="00D05D3E" w:rsidRDefault="00697F29" w:rsidP="00697F29">
      <w:pPr>
        <w:pStyle w:val="Ttulo2"/>
        <w:spacing w:before="0" w:after="0" w:line="360" w:lineRule="auto"/>
        <w:ind w:left="1134"/>
      </w:pPr>
      <w:bookmarkStart w:id="343" w:name="_Toc286835452"/>
      <w:r w:rsidRPr="00D05D3E">
        <w:t xml:space="preserve">CARACTERÍSTICAS DE </w:t>
      </w:r>
      <w:smartTag w:uri="urn:schemas-microsoft-com:office:smarttags" w:element="PersonName">
        <w:smartTagPr>
          <w:attr w:name="ProductID" w:val="LA POBREZA"/>
        </w:smartTagPr>
        <w:r w:rsidRPr="00D05D3E">
          <w:t>LA POBREZA</w:t>
        </w:r>
      </w:smartTag>
      <w:bookmarkEnd w:id="343"/>
    </w:p>
    <w:p w:rsidR="00697F29" w:rsidRPr="00D05D3E" w:rsidRDefault="00697F29" w:rsidP="00697F29">
      <w:pPr>
        <w:spacing w:after="0" w:line="360" w:lineRule="auto"/>
      </w:pPr>
    </w:p>
    <w:p w:rsidR="00697F29" w:rsidRPr="00D05D3E" w:rsidRDefault="00697F29" w:rsidP="00697F29">
      <w:pPr>
        <w:pStyle w:val="NormalWeb"/>
        <w:spacing w:before="0" w:beforeAutospacing="0" w:line="360" w:lineRule="auto"/>
        <w:rPr>
          <w:rFonts w:ascii="Arial" w:hAnsi="Arial" w:cs="Arial"/>
          <w:sz w:val="22"/>
          <w:szCs w:val="22"/>
        </w:rPr>
      </w:pPr>
      <w:r w:rsidRPr="00D05D3E">
        <w:rPr>
          <w:rFonts w:ascii="Arial" w:hAnsi="Arial" w:cs="Arial"/>
          <w:sz w:val="22"/>
          <w:szCs w:val="22"/>
        </w:rPr>
        <w:t>Las características de la pobreza son sus mismas cualidades intrínsecas y va arraigada y sujeta a la falta de uno u otro renglón socioeconómico:</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Salud</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Vivienda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Ingresos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Empleo</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Falta de </w:t>
      </w:r>
      <w:hyperlink r:id="rId15" w:history="1">
        <w:r w:rsidRPr="00D05D3E">
          <w:rPr>
            <w:rStyle w:val="Hipervnculo"/>
            <w:color w:val="auto"/>
            <w:sz w:val="22"/>
            <w:szCs w:val="22"/>
          </w:rPr>
          <w:t>Agricultura</w:t>
        </w:r>
      </w:hyperlink>
      <w:r w:rsidRPr="00D05D3E">
        <w:rPr>
          <w:rFonts w:ascii="Arial" w:hAnsi="Arial" w:cs="Arial"/>
        </w:rPr>
        <w:t xml:space="preserve"> estable</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lastRenderedPageBreak/>
        <w:t>Falta de Nutrición</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Tecnología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Falta de Educación</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Mortalidad infantil</w:t>
      </w:r>
    </w:p>
    <w:p w:rsidR="00697F29" w:rsidRPr="00D05D3E" w:rsidRDefault="00697F29" w:rsidP="00697F29">
      <w:pPr>
        <w:spacing w:after="0" w:line="360" w:lineRule="auto"/>
        <w:ind w:left="360"/>
        <w:rPr>
          <w:rFonts w:ascii="Arial" w:hAnsi="Arial" w:cs="Arial"/>
        </w:rPr>
      </w:pPr>
    </w:p>
    <w:p w:rsidR="00697F29" w:rsidRPr="00D05D3E" w:rsidRDefault="00697F29" w:rsidP="00697F29">
      <w:pPr>
        <w:pStyle w:val="Ttulo2"/>
        <w:spacing w:before="0" w:after="0" w:line="360" w:lineRule="auto"/>
        <w:ind w:left="1134"/>
      </w:pPr>
      <w:r w:rsidRPr="00D05D3E">
        <w:t xml:space="preserve"> </w:t>
      </w:r>
      <w:bookmarkStart w:id="344" w:name="_Toc286835453"/>
      <w:r w:rsidRPr="00D05D3E">
        <w:t>TIPOS DE POBREZA</w:t>
      </w:r>
      <w:bookmarkEnd w:id="344"/>
    </w:p>
    <w:p w:rsidR="00697F29" w:rsidRPr="00D05D3E" w:rsidRDefault="00697F29" w:rsidP="00697F29">
      <w:pPr>
        <w:spacing w:after="0" w:line="360" w:lineRule="auto"/>
      </w:pP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Según varios autores y estudios del </w:t>
      </w:r>
      <w:hyperlink r:id="rId16" w:anchor="banco" w:history="1">
        <w:r w:rsidRPr="00D05D3E">
          <w:rPr>
            <w:rStyle w:val="Hipervnculo"/>
            <w:color w:val="auto"/>
            <w:sz w:val="22"/>
            <w:szCs w:val="22"/>
          </w:rPr>
          <w:t>Banco Mundial</w:t>
        </w:r>
      </w:hyperlink>
      <w:r w:rsidRPr="00D05D3E">
        <w:rPr>
          <w:rFonts w:ascii="Arial" w:hAnsi="Arial" w:cs="Arial"/>
          <w:sz w:val="22"/>
          <w:szCs w:val="22"/>
        </w:rPr>
        <w:t xml:space="preserve">, el </w:t>
      </w:r>
      <w:hyperlink r:id="rId17" w:history="1">
        <w:r w:rsidRPr="00D05D3E">
          <w:rPr>
            <w:rStyle w:val="Hipervnculo"/>
            <w:color w:val="auto"/>
            <w:sz w:val="22"/>
            <w:szCs w:val="22"/>
          </w:rPr>
          <w:t>Banco</w:t>
        </w:r>
      </w:hyperlink>
      <w:r w:rsidRPr="00D05D3E">
        <w:rPr>
          <w:rFonts w:ascii="Arial" w:hAnsi="Arial" w:cs="Arial"/>
          <w:sz w:val="22"/>
          <w:szCs w:val="22"/>
        </w:rPr>
        <w:t xml:space="preserve"> Interamericano de Desarrollo, y el Fondo Monetario Internacional, existen dos tipos de pobreza bases:</w:t>
      </w:r>
    </w:p>
    <w:p w:rsidR="00697F29" w:rsidRPr="00D05D3E" w:rsidRDefault="00697F29" w:rsidP="00697F29">
      <w:pPr>
        <w:pStyle w:val="Ttulo3"/>
        <w:spacing w:before="0" w:line="360" w:lineRule="auto"/>
        <w:ind w:left="1701"/>
      </w:pPr>
      <w:bookmarkStart w:id="345" w:name="_Toc286835454"/>
      <w:smartTag w:uri="urn:schemas-microsoft-com:office:smarttags" w:element="PersonName">
        <w:smartTagPr>
          <w:attr w:name="ProductID" w:val="La Pobreza Absoluta"/>
        </w:smartTagPr>
        <w:r w:rsidRPr="00D05D3E">
          <w:t>La Pobreza Absoluta</w:t>
        </w:r>
      </w:smartTag>
      <w:r w:rsidRPr="00D05D3E">
        <w:t>:</w:t>
      </w:r>
      <w:bookmarkEnd w:id="345"/>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En el primer caso se estipula que se debe diferenciar a los pobres de los no pobres, estableciendo una canasta mínima, de </w:t>
      </w:r>
      <w:hyperlink r:id="rId18" w:history="1">
        <w:r w:rsidRPr="00D05D3E">
          <w:rPr>
            <w:rStyle w:val="Hipervnculo"/>
            <w:color w:val="auto"/>
            <w:sz w:val="22"/>
            <w:szCs w:val="22"/>
          </w:rPr>
          <w:t>consumo</w:t>
        </w:r>
      </w:hyperlink>
      <w:r w:rsidRPr="00D05D3E">
        <w:rPr>
          <w:rFonts w:ascii="Arial" w:hAnsi="Arial" w:cs="Arial"/>
          <w:sz w:val="22"/>
          <w:szCs w:val="22"/>
        </w:rPr>
        <w:t xml:space="preserve"> representativa de las necesidades de la sociedad que se pretende analizar. Esta </w:t>
      </w:r>
      <w:hyperlink r:id="rId19" w:history="1">
        <w:r w:rsidRPr="00D05D3E">
          <w:rPr>
            <w:rStyle w:val="Hipervnculo"/>
            <w:color w:val="auto"/>
            <w:sz w:val="22"/>
            <w:szCs w:val="22"/>
          </w:rPr>
          <w:t>metodología</w:t>
        </w:r>
      </w:hyperlink>
      <w:r w:rsidRPr="00D05D3E">
        <w:rPr>
          <w:rFonts w:ascii="Arial" w:hAnsi="Arial" w:cs="Arial"/>
          <w:sz w:val="22"/>
          <w:szCs w:val="22"/>
        </w:rPr>
        <w:t xml:space="preserve"> permite detectar la pobreza </w:t>
      </w:r>
      <w:hyperlink r:id="rId20" w:history="1">
        <w:r w:rsidRPr="00D05D3E">
          <w:rPr>
            <w:rStyle w:val="Hipervnculo"/>
            <w:color w:val="auto"/>
            <w:sz w:val="22"/>
            <w:szCs w:val="22"/>
          </w:rPr>
          <w:t>crítica</w:t>
        </w:r>
      </w:hyperlink>
      <w:r w:rsidRPr="00D05D3E">
        <w:rPr>
          <w:rFonts w:ascii="Arial" w:hAnsi="Arial" w:cs="Arial"/>
          <w:sz w:val="22"/>
          <w:szCs w:val="22"/>
        </w:rPr>
        <w:t>, y dentro de ella la pobreza extrema.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línea de pobreza crítica se determina en base al </w:t>
      </w:r>
      <w:hyperlink r:id="rId21" w:anchor="costo" w:history="1">
        <w:r w:rsidRPr="00D05D3E">
          <w:rPr>
            <w:rStyle w:val="Hipervnculo"/>
            <w:color w:val="auto"/>
            <w:sz w:val="22"/>
            <w:szCs w:val="22"/>
          </w:rPr>
          <w:t>costo</w:t>
        </w:r>
      </w:hyperlink>
      <w:r w:rsidRPr="00D05D3E">
        <w:rPr>
          <w:rFonts w:ascii="Arial" w:hAnsi="Arial" w:cs="Arial"/>
          <w:sz w:val="22"/>
          <w:szCs w:val="22"/>
        </w:rPr>
        <w:t xml:space="preserve"> total de la canasta de consumo, que incluye los </w:t>
      </w:r>
      <w:hyperlink r:id="rId22" w:anchor="ga" w:history="1">
        <w:r w:rsidRPr="00D05D3E">
          <w:rPr>
            <w:rStyle w:val="Hipervnculo"/>
            <w:color w:val="auto"/>
            <w:sz w:val="22"/>
            <w:szCs w:val="22"/>
          </w:rPr>
          <w:t>gastos</w:t>
        </w:r>
      </w:hyperlink>
      <w:r w:rsidRPr="00D05D3E">
        <w:rPr>
          <w:rFonts w:ascii="Arial" w:hAnsi="Arial" w:cs="Arial"/>
          <w:sz w:val="22"/>
          <w:szCs w:val="22"/>
        </w:rPr>
        <w:t xml:space="preserve"> de </w:t>
      </w:r>
      <w:hyperlink r:id="rId23" w:history="1">
        <w:r w:rsidRPr="00D05D3E">
          <w:rPr>
            <w:rStyle w:val="Hipervnculo"/>
            <w:color w:val="auto"/>
            <w:sz w:val="22"/>
            <w:szCs w:val="22"/>
          </w:rPr>
          <w:t>alimentación</w:t>
        </w:r>
      </w:hyperlink>
      <w:r w:rsidRPr="00D05D3E">
        <w:rPr>
          <w:rFonts w:ascii="Arial" w:hAnsi="Arial" w:cs="Arial"/>
          <w:sz w:val="22"/>
          <w:szCs w:val="22"/>
        </w:rPr>
        <w:t>, vivienda, salud, vestido y otros. La línea de pobreza extrema considera sólo los gastos de alimentación.</w:t>
      </w:r>
    </w:p>
    <w:p w:rsidR="00697F29" w:rsidRPr="00D05D3E" w:rsidRDefault="00697F29" w:rsidP="00697F29">
      <w:pPr>
        <w:pStyle w:val="Ttulo3"/>
        <w:spacing w:before="0" w:line="360" w:lineRule="auto"/>
        <w:ind w:left="1701"/>
      </w:pPr>
      <w:r w:rsidRPr="00D05D3E">
        <w:t xml:space="preserve"> </w:t>
      </w:r>
      <w:bookmarkStart w:id="346" w:name="_Toc286835455"/>
      <w:r w:rsidRPr="00D05D3E">
        <w:t>Pobreza Relativa:</w:t>
      </w:r>
      <w:bookmarkEnd w:id="346"/>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relativa trata que la misma </w:t>
      </w:r>
      <w:del w:id="347" w:author="Fundación Waal" w:date="2011-05-04T11:12:00Z">
        <w:r w:rsidRPr="00D05D3E" w:rsidDel="0066755D">
          <w:rPr>
            <w:rFonts w:ascii="Arial" w:hAnsi="Arial" w:cs="Arial"/>
            <w:sz w:val="22"/>
            <w:szCs w:val="22"/>
          </w:rPr>
          <w:delText>es</w:delText>
        </w:r>
      </w:del>
      <w:ins w:id="348" w:author="Fundación Waal" w:date="2011-05-04T11:12:00Z">
        <w:r w:rsidR="0066755D" w:rsidRPr="00D05D3E">
          <w:rPr>
            <w:rFonts w:ascii="Arial" w:hAnsi="Arial" w:cs="Arial"/>
            <w:sz w:val="22"/>
            <w:szCs w:val="22"/>
          </w:rPr>
          <w:t>sea</w:t>
        </w:r>
      </w:ins>
      <w:r w:rsidRPr="00D05D3E">
        <w:rPr>
          <w:rFonts w:ascii="Arial" w:hAnsi="Arial" w:cs="Arial"/>
          <w:sz w:val="22"/>
          <w:szCs w:val="22"/>
        </w:rPr>
        <w:t xml:space="preserve"> relativa de las ciudades, campos, países, situaciones geográficas, etcétera. Por ejemplo la pobreza en el Desierto del Sahara es diferente a la pobreza en las montañas de Constanza, o la de la urbe de Suiza, Noruega o Suecia.</w:t>
      </w:r>
      <w:r w:rsidRPr="00D05D3E">
        <w:rPr>
          <w:rFonts w:ascii="Arial" w:hAnsi="Arial" w:cs="Arial"/>
          <w:sz w:val="22"/>
          <w:szCs w:val="22"/>
        </w:rPr>
        <w:br/>
        <w:t xml:space="preserve">En ese sentido cada sociedad, cada país, o cada "modus vivendi" </w:t>
      </w:r>
      <w:del w:id="349" w:author="Fundación Waal" w:date="2011-05-04T11:12:00Z">
        <w:r w:rsidRPr="00D05D3E" w:rsidDel="0066755D">
          <w:rPr>
            <w:rFonts w:ascii="Arial" w:hAnsi="Arial" w:cs="Arial"/>
            <w:sz w:val="22"/>
            <w:szCs w:val="22"/>
          </w:rPr>
          <w:delText>tiene</w:delText>
        </w:r>
      </w:del>
      <w:ins w:id="350" w:author="Fundación Waal" w:date="2011-05-04T11:12:00Z">
        <w:r w:rsidR="0066755D" w:rsidRPr="00D05D3E">
          <w:rPr>
            <w:rFonts w:ascii="Arial" w:hAnsi="Arial" w:cs="Arial"/>
            <w:sz w:val="22"/>
            <w:szCs w:val="22"/>
          </w:rPr>
          <w:t>tienen</w:t>
        </w:r>
      </w:ins>
      <w:r w:rsidRPr="00D05D3E">
        <w:rPr>
          <w:rFonts w:ascii="Arial" w:hAnsi="Arial" w:cs="Arial"/>
          <w:sz w:val="22"/>
          <w:szCs w:val="22"/>
        </w:rPr>
        <w:t xml:space="preserve"> un nivel o canal de pobreza, viéndolo desde el punto de vista de la relatividad de las cosas. Dentro de esta pobreza podemos subdividir la misma en varios factores significativos para evaluar dichos niveles y estándares.</w:t>
      </w:r>
    </w:p>
    <w:p w:rsidR="00697F29" w:rsidRPr="00D05D3E" w:rsidRDefault="00697F29" w:rsidP="00697F29">
      <w:pPr>
        <w:pStyle w:val="Ttulo3"/>
        <w:spacing w:before="0" w:line="360" w:lineRule="auto"/>
        <w:ind w:left="1701"/>
      </w:pPr>
      <w:bookmarkStart w:id="351" w:name="_Toc286835456"/>
      <w:r w:rsidRPr="00D05D3E">
        <w:t>Pobreza Educativa:</w:t>
      </w:r>
      <w:bookmarkEnd w:id="351"/>
      <w:r w:rsidRPr="00D05D3E">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 pobreza educativa como su nombre lo manifiesta es la carencia de oportunidad de </w:t>
      </w:r>
      <w:hyperlink r:id="rId24" w:history="1">
        <w:r w:rsidRPr="00D05D3E">
          <w:rPr>
            <w:rStyle w:val="Hipervnculo"/>
            <w:color w:val="auto"/>
            <w:sz w:val="22"/>
            <w:szCs w:val="22"/>
          </w:rPr>
          <w:t>educación</w:t>
        </w:r>
      </w:hyperlink>
      <w:r w:rsidRPr="00D05D3E">
        <w:rPr>
          <w:rFonts w:ascii="Arial" w:hAnsi="Arial" w:cs="Arial"/>
          <w:sz w:val="22"/>
          <w:szCs w:val="22"/>
        </w:rPr>
        <w:t xml:space="preserve"> tanto </w:t>
      </w:r>
      <w:hyperlink r:id="rId25" w:history="1">
        <w:r w:rsidRPr="00D05D3E">
          <w:rPr>
            <w:rStyle w:val="Hipervnculo"/>
            <w:color w:val="auto"/>
            <w:sz w:val="22"/>
            <w:szCs w:val="22"/>
          </w:rPr>
          <w:t>laboral</w:t>
        </w:r>
      </w:hyperlink>
      <w:r w:rsidRPr="00D05D3E">
        <w:rPr>
          <w:rFonts w:ascii="Arial" w:hAnsi="Arial" w:cs="Arial"/>
          <w:sz w:val="22"/>
          <w:szCs w:val="22"/>
        </w:rPr>
        <w:t xml:space="preserve">, como pedagógica. Se dice que los pobres educativos son las personas de 15 años y </w:t>
      </w:r>
      <w:del w:id="352" w:author="Fundación Waal" w:date="2011-05-04T11:12:00Z">
        <w:r w:rsidRPr="00D05D3E" w:rsidDel="0066755D">
          <w:rPr>
            <w:rFonts w:ascii="Arial" w:hAnsi="Arial" w:cs="Arial"/>
            <w:sz w:val="22"/>
            <w:szCs w:val="22"/>
          </w:rPr>
          <w:delText>mas</w:delText>
        </w:r>
      </w:del>
      <w:ins w:id="353" w:author="Fundación Waal" w:date="2011-05-04T11:12:00Z">
        <w:r w:rsidR="0066755D" w:rsidRPr="00D05D3E">
          <w:rPr>
            <w:rFonts w:ascii="Arial" w:hAnsi="Arial" w:cs="Arial"/>
            <w:sz w:val="22"/>
            <w:szCs w:val="22"/>
          </w:rPr>
          <w:t>más</w:t>
        </w:r>
      </w:ins>
      <w:r w:rsidRPr="00D05D3E">
        <w:rPr>
          <w:rFonts w:ascii="Arial" w:hAnsi="Arial" w:cs="Arial"/>
          <w:sz w:val="22"/>
          <w:szCs w:val="22"/>
        </w:rPr>
        <w:t xml:space="preserve"> sin instrucción. La misma se puede subdividir en dos </w:t>
      </w:r>
      <w:hyperlink r:id="rId26" w:history="1">
        <w:r w:rsidRPr="00D05D3E">
          <w:rPr>
            <w:rStyle w:val="Hipervnculo"/>
            <w:color w:val="auto"/>
            <w:sz w:val="22"/>
            <w:szCs w:val="22"/>
          </w:rPr>
          <w:t>grupos</w:t>
        </w:r>
      </w:hyperlink>
      <w:r w:rsidRPr="00D05D3E">
        <w:rPr>
          <w:rFonts w:ascii="Arial" w:hAnsi="Arial" w:cs="Arial"/>
          <w:sz w:val="22"/>
          <w:szCs w:val="22"/>
        </w:rPr>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Los pobres Extremos Educativos y Los Pobres Moderados Educativos. Lógicamente ambos son segmentaciones de la pobreza educativa, pero no indican que los pobres que padezcan de cada una, o de solo una, deban padecer de otros tipos de pobreza (Por eso, este tipo de pobreza esta situada en la pobreza relativa).</w:t>
      </w:r>
    </w:p>
    <w:p w:rsidR="00697F29" w:rsidRPr="00D05D3E" w:rsidRDefault="00697F29" w:rsidP="00697F29">
      <w:pPr>
        <w:pStyle w:val="Ttulo3"/>
        <w:spacing w:before="0" w:line="360" w:lineRule="auto"/>
        <w:ind w:left="1701" w:hanging="708"/>
      </w:pPr>
      <w:bookmarkStart w:id="354" w:name="_Toc286835457"/>
      <w:r w:rsidRPr="00D05D3E">
        <w:t>Pobres Extremos Educativos</w:t>
      </w:r>
      <w:bookmarkEnd w:id="354"/>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Extremos Educativos [Sin contar a los indigentes] son los adultos con alguna instrucción pero sin primaria completa</w:t>
      </w:r>
    </w:p>
    <w:p w:rsidR="00697F29" w:rsidRPr="00D05D3E" w:rsidRDefault="00697F29" w:rsidP="00697F29">
      <w:pPr>
        <w:pStyle w:val="Ttulo3"/>
        <w:spacing w:before="0" w:line="360" w:lineRule="auto"/>
        <w:ind w:left="1701"/>
      </w:pPr>
      <w:bookmarkStart w:id="355" w:name="_Toc286835458"/>
      <w:r w:rsidRPr="00D05D3E">
        <w:t>Pobres Moderados</w:t>
      </w:r>
      <w:bookmarkEnd w:id="355"/>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Los Pobres Moderados Educativos [Sin pobreza extrema] son los que tienen la primaria, pero no tienen la secundaria completa.</w:t>
      </w:r>
    </w:p>
    <w:p w:rsidR="00697F29" w:rsidRPr="00D05D3E" w:rsidRDefault="00697F29" w:rsidP="00697F29">
      <w:pPr>
        <w:pStyle w:val="Ttulo3"/>
        <w:spacing w:before="0" w:line="360" w:lineRule="auto"/>
        <w:ind w:left="1701"/>
      </w:pPr>
      <w:bookmarkStart w:id="356" w:name="_Toc286835459"/>
      <w:r w:rsidRPr="00D05D3E">
        <w:t>Pobreza de Espacio Habitacional</w:t>
      </w:r>
      <w:bookmarkEnd w:id="356"/>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Esta pobreza es una variante modificada del hacinamiento. El sobre cupo es igual a las personas que habitan en viviendas sobre ocupadas (hacinadas), menos la capacidad de alojamiento, de acuerdo con las </w:t>
      </w:r>
      <w:hyperlink r:id="rId27" w:history="1">
        <w:r w:rsidRPr="00D05D3E">
          <w:rPr>
            <w:rStyle w:val="Hipervnculo"/>
            <w:color w:val="auto"/>
            <w:sz w:val="22"/>
            <w:szCs w:val="22"/>
          </w:rPr>
          <w:t>normas</w:t>
        </w:r>
      </w:hyperlink>
      <w:r w:rsidRPr="00D05D3E">
        <w:rPr>
          <w:rFonts w:ascii="Arial" w:hAnsi="Arial" w:cs="Arial"/>
          <w:sz w:val="22"/>
          <w:szCs w:val="22"/>
        </w:rPr>
        <w:t xml:space="preserve"> de esas viviendas, zonas, países, o regiones.</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r w:rsidRPr="00D05D3E">
        <w:rPr>
          <w:rFonts w:ascii="Arial" w:hAnsi="Arial" w:cs="Arial"/>
          <w:sz w:val="22"/>
          <w:szCs w:val="22"/>
        </w:rPr>
        <w:t>Muy separadamente de la realidad, las normas utilizadas y estipuladas son las de Coplamar, o sea, dos personas por habitación (sin contar las áreas comunes como tal), en el medio urbano, y en el medio rural, dos personas y media por habitación.</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rPr>
      </w:pPr>
    </w:p>
    <w:p w:rsidR="00697F29" w:rsidRPr="00D05D3E" w:rsidRDefault="00697F29" w:rsidP="00697F29">
      <w:pPr>
        <w:pStyle w:val="Ttulo2"/>
        <w:spacing w:before="0" w:after="0" w:line="360" w:lineRule="auto"/>
        <w:ind w:left="1134"/>
      </w:pPr>
      <w:bookmarkStart w:id="357" w:name="_Toc286835460"/>
      <w:r w:rsidRPr="00D05D3E">
        <w:t xml:space="preserve">FACTORES QUE INFLUYEN EN </w:t>
      </w:r>
      <w:smartTag w:uri="urn:schemas-microsoft-com:office:smarttags" w:element="PersonName">
        <w:smartTagPr>
          <w:attr w:name="ProductID" w:val="LA POBREZA"/>
        </w:smartTagPr>
        <w:r w:rsidRPr="00D05D3E">
          <w:t>LA POBREZA</w:t>
        </w:r>
      </w:smartTag>
      <w:bookmarkEnd w:id="357"/>
      <w:r w:rsidRPr="00D05D3E">
        <w:t xml:space="preserve"> </w:t>
      </w:r>
    </w:p>
    <w:p w:rsidR="00697F29" w:rsidRPr="00D05D3E" w:rsidRDefault="00697F29" w:rsidP="00697F29">
      <w:pPr>
        <w:pStyle w:val="NormalWeb"/>
        <w:spacing w:before="0" w:beforeAutospacing="0" w:after="0" w:afterAutospacing="0" w:line="360" w:lineRule="auto"/>
        <w:rPr>
          <w:rFonts w:ascii="Arial" w:hAnsi="Arial" w:cs="Arial"/>
          <w:sz w:val="22"/>
          <w:szCs w:val="22"/>
        </w:rPr>
      </w:pPr>
      <w:r w:rsidRPr="00D05D3E">
        <w:rPr>
          <w:rFonts w:ascii="Arial" w:hAnsi="Arial" w:cs="Arial"/>
          <w:sz w:val="22"/>
          <w:szCs w:val="22"/>
        </w:rPr>
        <w:br/>
        <w:t>Como mencionamos anteriormente la pobreza va relacionada a varios factores:</w:t>
      </w:r>
    </w:p>
    <w:p w:rsidR="00697F29" w:rsidRPr="00D05D3E" w:rsidRDefault="00697F29" w:rsidP="00697F29">
      <w:pPr>
        <w:pStyle w:val="NormalWeb"/>
        <w:spacing w:before="0" w:beforeAutospacing="0" w:after="0" w:afterAutospacing="0" w:line="360" w:lineRule="auto"/>
        <w:rPr>
          <w:rFonts w:ascii="Arial" w:hAnsi="Arial" w:cs="Arial"/>
          <w:sz w:val="22"/>
          <w:szCs w:val="22"/>
        </w:rPr>
      </w:pPr>
    </w:p>
    <w:p w:rsidR="00697F29" w:rsidRPr="00D05D3E" w:rsidRDefault="00697F29" w:rsidP="00697F29">
      <w:pPr>
        <w:spacing w:after="0" w:line="240" w:lineRule="auto"/>
        <w:ind w:left="360"/>
        <w:rPr>
          <w:rFonts w:ascii="Arial" w:hAnsi="Arial" w:cs="Arial"/>
        </w:rPr>
      </w:pPr>
      <w:r w:rsidRPr="00D05D3E">
        <w:rPr>
          <w:rFonts w:ascii="Arial" w:hAnsi="Arial" w:cs="Arial"/>
        </w:rPr>
        <w:t>Analfabetismo</w:t>
      </w:r>
    </w:p>
    <w:p w:rsidR="00697F29" w:rsidRPr="00D05D3E" w:rsidRDefault="00697F29" w:rsidP="00697F29">
      <w:pPr>
        <w:spacing w:after="0" w:line="240" w:lineRule="auto"/>
        <w:ind w:left="360"/>
        <w:rPr>
          <w:rFonts w:ascii="Arial" w:hAnsi="Arial" w:cs="Arial"/>
        </w:rPr>
      </w:pP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Problemas de Salubridad</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Problemas de </w:t>
      </w:r>
      <w:hyperlink r:id="rId28" w:history="1">
        <w:r w:rsidRPr="00D05D3E">
          <w:rPr>
            <w:rStyle w:val="Hipervnculo"/>
            <w:color w:val="auto"/>
            <w:sz w:val="22"/>
            <w:szCs w:val="22"/>
          </w:rPr>
          <w:t>tierra</w:t>
        </w:r>
      </w:hyperlink>
      <w:r w:rsidRPr="00D05D3E">
        <w:rPr>
          <w:rFonts w:ascii="Arial" w:hAnsi="Arial" w:cs="Arial"/>
        </w:rPr>
        <w:t>, invasiones territoriales, y problemas migratorios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Alta dependencia en </w:t>
      </w:r>
      <w:smartTag w:uri="urn:schemas-microsoft-com:office:smarttags" w:element="PersonName">
        <w:smartTagPr>
          <w:attr w:name="ProductID" w:val="la Agricultura"/>
        </w:smartTagPr>
        <w:r w:rsidRPr="00D05D3E">
          <w:rPr>
            <w:rFonts w:ascii="Arial" w:hAnsi="Arial" w:cs="Arial"/>
          </w:rPr>
          <w:t>la Agricultura</w:t>
        </w:r>
      </w:smartTag>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Problemas de clima</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Guerras varias</w:t>
      </w:r>
    </w:p>
    <w:p w:rsidR="00697F29" w:rsidRPr="00D05D3E" w:rsidRDefault="00697F29" w:rsidP="00697F29">
      <w:pPr>
        <w:spacing w:after="100" w:afterAutospacing="1" w:line="240" w:lineRule="auto"/>
        <w:ind w:left="360"/>
        <w:rPr>
          <w:rFonts w:ascii="Arial" w:hAnsi="Arial" w:cs="Arial"/>
        </w:rPr>
      </w:pPr>
      <w:r w:rsidRPr="00D05D3E">
        <w:rPr>
          <w:rFonts w:ascii="Arial" w:hAnsi="Arial" w:cs="Arial"/>
        </w:rPr>
        <w:t xml:space="preserve">Problemas Gubernamentales (Gobiernos de Facto, Dictaduras, </w:t>
      </w:r>
      <w:hyperlink r:id="rId29" w:history="1">
        <w:r w:rsidRPr="00D05D3E">
          <w:rPr>
            <w:rStyle w:val="Hipervnculo"/>
            <w:color w:val="auto"/>
            <w:sz w:val="22"/>
            <w:szCs w:val="22"/>
          </w:rPr>
          <w:t>Corrupción</w:t>
        </w:r>
      </w:hyperlink>
      <w:r w:rsidRPr="00D05D3E">
        <w:rPr>
          <w:rFonts w:ascii="Arial" w:hAnsi="Arial" w:cs="Arial"/>
        </w:rPr>
        <w:t xml:space="preserve"> Gubernamental)</w:t>
      </w:r>
    </w:p>
    <w:p w:rsidR="00697F29" w:rsidRPr="00D05D3E" w:rsidRDefault="00697F29" w:rsidP="00697F29">
      <w:pPr>
        <w:spacing w:after="0" w:line="360" w:lineRule="auto"/>
        <w:ind w:left="360"/>
        <w:rPr>
          <w:rFonts w:ascii="Arial" w:hAnsi="Arial" w:cs="Arial"/>
        </w:rPr>
      </w:pPr>
    </w:p>
    <w:p w:rsidR="00697F29" w:rsidRPr="00D05D3E" w:rsidRDefault="00697F29" w:rsidP="00697F29">
      <w:pPr>
        <w:pStyle w:val="Ttulo2"/>
        <w:spacing w:before="0" w:after="0" w:line="360" w:lineRule="auto"/>
        <w:ind w:left="1134"/>
      </w:pPr>
      <w:bookmarkStart w:id="358" w:name="_Toc286835461"/>
      <w:r w:rsidRPr="00D05D3E">
        <w:t>GÉNERO Y DISCRIMINACION:</w:t>
      </w:r>
      <w:bookmarkEnd w:id="358"/>
    </w:p>
    <w:p w:rsidR="00697F29" w:rsidRPr="00D05D3E" w:rsidRDefault="00697F29" w:rsidP="00697F29">
      <w:pPr>
        <w:spacing w:after="0"/>
      </w:pPr>
    </w:p>
    <w:p w:rsidR="00697F29" w:rsidRPr="00D05D3E" w:rsidRDefault="00697F29" w:rsidP="00697F29">
      <w:pPr>
        <w:spacing w:after="100" w:afterAutospacing="1" w:line="360" w:lineRule="auto"/>
        <w:jc w:val="both"/>
        <w:rPr>
          <w:rFonts w:ascii="Arial" w:hAnsi="Arial" w:cs="Arial"/>
        </w:rPr>
      </w:pPr>
      <w:r w:rsidRPr="00D05D3E">
        <w:rPr>
          <w:rFonts w:ascii="Arial" w:hAnsi="Arial" w:cs="Arial"/>
        </w:rPr>
        <w:t>Históricamente la diferencia entre el género humano ha sido marcada fuertemente, desde el inicio de la vida social, económica y política. Desde aquel entonces, la mujer no tenía derecho a ni a ser escuchada, ni a opinar, ni mucho menos a elegir su papel en la familia o  en la sociedad, pues existía una división de trabajo muy diferenciada; el hombre se dedicaba al trabajo y la mujer al cuidado de la casa y de la familia.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La equidad de géneros es vital para mejorar las condiciones económicas, sociales, políticas y culturales  de la sociedad en su conjunto, también contribuye a lograr una ciudadanía más integral y a fortalecer la gobernabilidad democrática.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Lograr la equidad de géneros es un reto para todas las sociedades y sus gobiernos, tan es así que dentro de los Objetivos de Desarrollo del Milenio, un Proyecto de desarrollo  de las Naciones Unidas (órgano asesor independiente que elaboró un plan de acción concreto para que el mundo revertiera la pobreza absoluta, el hambre y la enfermedad que afectan a miles de millones de personas), se encuentra el objetivo de promover </w:t>
      </w:r>
      <w:smartTag w:uri="urn:schemas-microsoft-com:office:smarttags" w:element="PersonName">
        <w:smartTagPr>
          <w:attr w:name="ProductID" w:val="la Equidad"/>
        </w:smartTagPr>
        <w:r w:rsidRPr="00D05D3E">
          <w:rPr>
            <w:rFonts w:ascii="Arial" w:hAnsi="Arial" w:cs="Arial"/>
            <w:sz w:val="22"/>
            <w:szCs w:val="22"/>
          </w:rPr>
          <w:t>la Equidad</w:t>
        </w:r>
      </w:smartTag>
      <w:r w:rsidRPr="00D05D3E">
        <w:rPr>
          <w:rFonts w:ascii="Arial" w:hAnsi="Arial" w:cs="Arial"/>
          <w:sz w:val="22"/>
          <w:szCs w:val="22"/>
        </w:rPr>
        <w:t xml:space="preserve"> de Género y </w:t>
      </w:r>
      <w:smartTag w:uri="urn:schemas-microsoft-com:office:smarttags" w:element="PersonName">
        <w:smartTagPr>
          <w:attr w:name="ProductID" w:val="la Autonom￭a"/>
        </w:smartTagPr>
        <w:r w:rsidRPr="00D05D3E">
          <w:rPr>
            <w:rFonts w:ascii="Arial" w:hAnsi="Arial" w:cs="Arial"/>
            <w:sz w:val="22"/>
            <w:szCs w:val="22"/>
          </w:rPr>
          <w:t>la Autonomía</w:t>
        </w:r>
      </w:smartTag>
      <w:r w:rsidRPr="00D05D3E">
        <w:rPr>
          <w:rFonts w:ascii="Arial" w:hAnsi="Arial" w:cs="Arial"/>
          <w:sz w:val="22"/>
          <w:szCs w:val="22"/>
        </w:rPr>
        <w:t xml:space="preserve"> de </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Lamas (1996) refiere "la imponente visión dualista que asimila de manera lineal lo masculino a la esfera pública, la autoridad sobre la familia y el bien común y lo femenino a lo doméstico y los intereses privados, articulando estas oposiciones alrededor de la identificación de la honra del grupo familiar con la pureza sexual femenina"  </w:t>
      </w:r>
      <w:r w:rsidRPr="00D05D3E">
        <w:rPr>
          <w:rStyle w:val="Refdenotaalpie"/>
          <w:rFonts w:ascii="Arial" w:hAnsi="Arial" w:cs="Arial"/>
          <w:sz w:val="22"/>
          <w:szCs w:val="22"/>
        </w:rPr>
        <w:footnoteReference w:id="9"/>
      </w:r>
      <w:r w:rsidRPr="00D05D3E">
        <w:rPr>
          <w:rFonts w:ascii="Arial" w:hAnsi="Arial" w:cs="Arial"/>
          <w:sz w:val="22"/>
          <w:szCs w:val="22"/>
        </w:rPr>
        <w:t>(</w:t>
      </w:r>
      <w:smartTag w:uri="urn:schemas-microsoft-com:office:smarttags" w:element="PersonName">
        <w:smartTagPr>
          <w:attr w:name="ProductID" w:val="La Mujer"/>
        </w:smartTagPr>
        <w:r w:rsidRPr="00D05D3E">
          <w:rPr>
            <w:rFonts w:ascii="Arial" w:hAnsi="Arial" w:cs="Arial"/>
            <w:sz w:val="22"/>
            <w:szCs w:val="22"/>
          </w:rPr>
          <w:t>La Mujer</w:t>
        </w:r>
      </w:smartTag>
      <w:r w:rsidRPr="00D05D3E">
        <w:rPr>
          <w:rFonts w:ascii="Arial" w:hAnsi="Arial" w:cs="Arial"/>
          <w:sz w:val="22"/>
          <w:szCs w:val="22"/>
        </w:rPr>
        <w:t xml:space="preserve"> y las Mujeres en el Siglo XXI, 2004)</w:t>
      </w:r>
    </w:p>
    <w:p w:rsidR="00697F29" w:rsidRPr="00D05D3E" w:rsidRDefault="00697F29" w:rsidP="00697F29">
      <w:pPr>
        <w:pStyle w:val="NormalWeb"/>
        <w:spacing w:before="0" w:beforeAutospacing="0" w:line="360" w:lineRule="auto"/>
        <w:ind w:firstLine="708"/>
        <w:jc w:val="both"/>
        <w:rPr>
          <w:rFonts w:ascii="Arial" w:hAnsi="Arial" w:cs="Arial"/>
          <w:sz w:val="22"/>
          <w:szCs w:val="22"/>
        </w:rPr>
      </w:pPr>
      <w:r w:rsidRPr="00D05D3E">
        <w:rPr>
          <w:rFonts w:ascii="Arial" w:hAnsi="Arial" w:cs="Arial"/>
          <w:sz w:val="22"/>
          <w:szCs w:val="22"/>
        </w:rPr>
        <w:t>Según la división de las actividades que deben desempeñar tanto hombres como mujeres Beauvior 1949 argumenta que "la reproducción biológica es identificada como el fenómeno de sujeción al cual las mujeres han anclado su historia de tal forma que el rol femenino fue determinado por la función reproductiva, ocasionando la exclusión de las mujeres de diferentes actividades que progresivamente se convirtieron en las más valoradas socialmente así la división del trabajo en función del sexo significo la variación de la diferencia de las tareas, que se convierten gradualmente en inequidad entre ellos."</w:t>
      </w:r>
      <w:r w:rsidRPr="00D05D3E">
        <w:rPr>
          <w:rStyle w:val="Refdenotaalpie"/>
          <w:rFonts w:ascii="Arial" w:hAnsi="Arial" w:cs="Arial"/>
          <w:sz w:val="22"/>
          <w:szCs w:val="22"/>
        </w:rPr>
        <w:footnoteReference w:id="10"/>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lastRenderedPageBreak/>
        <w:t>De esta manera se puede ver que la idea que resalta Beauvior hace referencia a la relación que se ha generado entre el papel de las mujeres o rol femenino y la función de reproducción biológicamente asignada a ellas, generándose de esta manera que las funciones que hacen referencia al cuidado de los hijos y el hogar sean asumidas como algo natural de las mujeres, por lo tanto a los hombres se les asigna funciones relacionadas con los ambientes públicos y sociales.</w:t>
      </w:r>
    </w:p>
    <w:p w:rsidR="00697F29" w:rsidRPr="00D05D3E" w:rsidRDefault="00697F29" w:rsidP="00697F29">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t xml:space="preserve">Los adolescentes se perciben a si mismos como a los demás hombres de su comunidad, como aquellos que tienen que "mandar" en la casa, haciendo alusión a que son la autoridad dentro del hogar y por lo tanto se sienten con el derecho a usar la fuerza </w:t>
      </w:r>
      <w:hyperlink r:id="rId30" w:history="1">
        <w:r w:rsidRPr="00D05D3E">
          <w:rPr>
            <w:rStyle w:val="Hipervnculo"/>
            <w:color w:val="auto"/>
            <w:sz w:val="22"/>
            <w:szCs w:val="22"/>
          </w:rPr>
          <w:t>física</w:t>
        </w:r>
      </w:hyperlink>
      <w:r w:rsidRPr="00D05D3E">
        <w:rPr>
          <w:rFonts w:ascii="Arial" w:hAnsi="Arial" w:cs="Arial"/>
          <w:sz w:val="22"/>
          <w:szCs w:val="22"/>
        </w:rPr>
        <w:t xml:space="preserve">, incluso para "expresarle su </w:t>
      </w:r>
      <w:hyperlink r:id="rId31" w:history="1">
        <w:r w:rsidRPr="00D05D3E">
          <w:rPr>
            <w:rStyle w:val="Hipervnculo"/>
            <w:color w:val="auto"/>
            <w:sz w:val="22"/>
            <w:szCs w:val="22"/>
          </w:rPr>
          <w:t>amor</w:t>
        </w:r>
      </w:hyperlink>
      <w:r w:rsidRPr="00D05D3E">
        <w:rPr>
          <w:rFonts w:ascii="Arial" w:hAnsi="Arial" w:cs="Arial"/>
          <w:sz w:val="22"/>
          <w:szCs w:val="22"/>
        </w:rPr>
        <w:t xml:space="preserve">" a la pareja, y se ven en la obligación de llevar las riendas del hogar. En cuanto al tema del maltrato ellos manifiestan que las mujeres terminan acostumbrándose al trato que ellos les dan, siendo una justificación frente al tema de la </w:t>
      </w:r>
      <w:hyperlink r:id="rId32" w:history="1">
        <w:r w:rsidRPr="00D05D3E">
          <w:rPr>
            <w:rStyle w:val="Hipervnculo"/>
            <w:color w:val="auto"/>
            <w:sz w:val="22"/>
            <w:szCs w:val="22"/>
          </w:rPr>
          <w:t>violencia intrafamiliar</w:t>
        </w:r>
      </w:hyperlink>
      <w:r w:rsidRPr="00D05D3E">
        <w:rPr>
          <w:rFonts w:ascii="Arial" w:hAnsi="Arial" w:cs="Arial"/>
          <w:sz w:val="22"/>
          <w:szCs w:val="22"/>
        </w:rPr>
        <w:t xml:space="preserve">. Por otra parte las mujeres aceptan las normas que intrínsecamente se han generado dentro de esta comunidad, ellas se limitan a develar por el cuidado de sus hijos y su hogar, dentro de las características que hacen parte de las mujeres de Catambuco se resalta que para ellas es importante cuidar su reputación y no permitir el qué dirán de los demás. En cuanto a este último aspecto mencionado Martha Lamas hace relación a esto al mencionar en su </w:t>
      </w:r>
      <w:hyperlink r:id="rId33" w:history="1">
        <w:r w:rsidRPr="00D05D3E">
          <w:rPr>
            <w:rStyle w:val="Hipervnculo"/>
            <w:color w:val="auto"/>
            <w:sz w:val="22"/>
            <w:szCs w:val="22"/>
          </w:rPr>
          <w:t>libro</w:t>
        </w:r>
      </w:hyperlink>
      <w:r w:rsidRPr="00D05D3E">
        <w:rPr>
          <w:rFonts w:ascii="Arial" w:hAnsi="Arial" w:cs="Arial"/>
          <w:sz w:val="22"/>
          <w:szCs w:val="22"/>
        </w:rPr>
        <w:t xml:space="preserve"> "Cuerpo e identidad" que "</w:t>
      </w:r>
      <w:r w:rsidRPr="00D05D3E">
        <w:rPr>
          <w:rStyle w:val="nfasis"/>
          <w:rFonts w:ascii="Arial" w:hAnsi="Arial" w:cs="Arial"/>
          <w:i w:val="0"/>
          <w:sz w:val="22"/>
          <w:szCs w:val="22"/>
        </w:rPr>
        <w:t>lo femenino se identifica con la honra del grupo sexual y con la pureza sexual femenina</w:t>
      </w:r>
      <w:r w:rsidRPr="00D05D3E">
        <w:rPr>
          <w:rStyle w:val="Refdenotaalpie"/>
          <w:rFonts w:ascii="Arial" w:hAnsi="Arial" w:cs="Arial"/>
          <w:iCs/>
          <w:sz w:val="22"/>
          <w:szCs w:val="22"/>
        </w:rPr>
        <w:footnoteReference w:id="11"/>
      </w:r>
      <w:r w:rsidRPr="00D05D3E">
        <w:rPr>
          <w:rStyle w:val="nfasis"/>
          <w:rFonts w:ascii="Arial" w:hAnsi="Arial" w:cs="Arial"/>
          <w:i w:val="0"/>
          <w:noProof/>
          <w:sz w:val="22"/>
          <w:szCs w:val="22"/>
          <w:lang w:val="es-ES"/>
        </w:rPr>
        <w:t xml:space="preserve"> </w:t>
      </w:r>
      <w:r w:rsidRPr="00D05D3E">
        <w:rPr>
          <w:rFonts w:ascii="Arial" w:hAnsi="Arial" w:cs="Arial"/>
          <w:noProof/>
          <w:sz w:val="22"/>
          <w:szCs w:val="22"/>
          <w:lang w:val="es-ES"/>
        </w:rPr>
        <w:t>( Sociología de la sexualidad. Cap. 1, 2001)</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Muchas veces los hombres por las ideas que se han promovido bajo el manto del machismo y el orgullo propio se sienten incapacitados para expresar sus sentimientos de una manera adecuada, por lo contrario prefieren ocultarlos, porque podría significar debilidad ante los demás. Las expresiones de agresividad e ira por su parte son mas frecuentes en los hombres, encontrando mayor aprobación social cuando se comportan de esa manera. Por otro lado hombres y mujeres coinciden que las mujeres tienden a verse afectadas por demasiadas cosas con relación al hombre, que son muy propensas a llorar ante algunas situaciones y en general que son vistas como más sensibles y afectivas frente a los </w:t>
      </w:r>
      <w:hyperlink r:id="rId34" w:history="1">
        <w:r w:rsidRPr="00D05D3E">
          <w:rPr>
            <w:rStyle w:val="Hipervnculo"/>
            <w:color w:val="auto"/>
            <w:sz w:val="22"/>
            <w:szCs w:val="22"/>
          </w:rPr>
          <w:t>eventos</w:t>
        </w:r>
      </w:hyperlink>
      <w:r w:rsidRPr="00D05D3E">
        <w:rPr>
          <w:rFonts w:ascii="Arial" w:hAnsi="Arial" w:cs="Arial"/>
          <w:sz w:val="22"/>
          <w:szCs w:val="22"/>
        </w:rPr>
        <w:t xml:space="preserve"> que suceden en el entorno que las rodea.</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cuanto al mundo laboral, los hombres se muestran algo incómodos al visualizar a una mujer asumiendo cargos de alto nivel jerárquico, ellas a su vez se sienten competentes, incluso mucho mejor que los hombres para desempeñar cargos de alto rango.</w:t>
      </w:r>
    </w:p>
    <w:p w:rsidR="00697F29" w:rsidRPr="00D05D3E" w:rsidRDefault="00697F29" w:rsidP="00697F29">
      <w:pPr>
        <w:pStyle w:val="NormalWeb"/>
        <w:spacing w:before="0" w:beforeAutospacing="0" w:line="360" w:lineRule="auto"/>
        <w:jc w:val="both"/>
        <w:rPr>
          <w:rStyle w:val="nfasis"/>
          <w:rFonts w:ascii="Arial" w:hAnsi="Arial" w:cs="Arial"/>
          <w:i w:val="0"/>
          <w:sz w:val="22"/>
          <w:szCs w:val="22"/>
        </w:rPr>
      </w:pPr>
      <w:r w:rsidRPr="00D05D3E">
        <w:rPr>
          <w:rFonts w:ascii="Arial" w:hAnsi="Arial" w:cs="Arial"/>
          <w:sz w:val="22"/>
          <w:szCs w:val="22"/>
        </w:rPr>
        <w:lastRenderedPageBreak/>
        <w:t xml:space="preserve">Según Jorge Corsi </w:t>
      </w:r>
      <w:r w:rsidRPr="00D05D3E">
        <w:rPr>
          <w:rStyle w:val="nfasis"/>
          <w:rFonts w:ascii="Arial" w:hAnsi="Arial" w:cs="Arial"/>
          <w:i w:val="0"/>
          <w:sz w:val="22"/>
          <w:szCs w:val="22"/>
        </w:rPr>
        <w:t xml:space="preserve">"se ha comprobado que </w:t>
      </w:r>
      <w:r w:rsidRPr="00F24DBB">
        <w:rPr>
          <w:rStyle w:val="nfasis"/>
          <w:rFonts w:ascii="Arial" w:hAnsi="Arial" w:cs="Arial"/>
          <w:i w:val="0"/>
          <w:sz w:val="22"/>
          <w:szCs w:val="22"/>
        </w:rPr>
        <w:t>los hombres</w:t>
      </w:r>
      <w:r w:rsidRPr="00D05D3E">
        <w:rPr>
          <w:rStyle w:val="nfasis"/>
          <w:rFonts w:ascii="Arial" w:hAnsi="Arial" w:cs="Arial"/>
          <w:i w:val="0"/>
          <w:sz w:val="22"/>
          <w:szCs w:val="22"/>
        </w:rPr>
        <w:t xml:space="preserve"> han incorporado en su proceso de socialización de género un conjunto de creencias, valores y actitudes que en su configuración más estereotipada delimitan la denominada "mística masculina": restricción emocional, homofobia, </w:t>
      </w:r>
      <w:hyperlink r:id="rId35" w:history="1">
        <w:r w:rsidRPr="00D05D3E">
          <w:rPr>
            <w:rStyle w:val="Hipervnculo"/>
            <w:iCs/>
            <w:color w:val="auto"/>
            <w:sz w:val="22"/>
            <w:szCs w:val="22"/>
          </w:rPr>
          <w:t>modelos</w:t>
        </w:r>
      </w:hyperlink>
      <w:r w:rsidRPr="00D05D3E">
        <w:rPr>
          <w:rStyle w:val="nfasis"/>
          <w:rFonts w:ascii="Arial" w:hAnsi="Arial" w:cs="Arial"/>
          <w:i w:val="0"/>
          <w:sz w:val="22"/>
          <w:szCs w:val="22"/>
        </w:rPr>
        <w:t xml:space="preserve"> de control, poder y </w:t>
      </w:r>
      <w:hyperlink r:id="rId36" w:history="1">
        <w:r w:rsidRPr="00D05D3E">
          <w:rPr>
            <w:rStyle w:val="Hipervnculo"/>
            <w:iCs/>
            <w:color w:val="auto"/>
            <w:sz w:val="22"/>
            <w:szCs w:val="22"/>
          </w:rPr>
          <w:t>competencia</w:t>
        </w:r>
      </w:hyperlink>
      <w:r w:rsidRPr="00D05D3E">
        <w:rPr>
          <w:rStyle w:val="nfasis"/>
          <w:rFonts w:ascii="Arial" w:hAnsi="Arial" w:cs="Arial"/>
          <w:i w:val="0"/>
          <w:sz w:val="22"/>
          <w:szCs w:val="22"/>
        </w:rPr>
        <w:t xml:space="preserve">, obsesión por los logros y el </w:t>
      </w:r>
      <w:hyperlink r:id="rId37" w:history="1">
        <w:r w:rsidRPr="00D05D3E">
          <w:rPr>
            <w:rStyle w:val="Hipervnculo"/>
            <w:iCs/>
            <w:color w:val="auto"/>
            <w:sz w:val="22"/>
            <w:szCs w:val="22"/>
          </w:rPr>
          <w:t>éxito</w:t>
        </w:r>
      </w:hyperlink>
      <w:r w:rsidRPr="00D05D3E">
        <w:rPr>
          <w:rStyle w:val="nfasis"/>
          <w:rFonts w:ascii="Arial" w:hAnsi="Arial" w:cs="Arial"/>
          <w:i w:val="0"/>
          <w:sz w:val="22"/>
          <w:szCs w:val="22"/>
        </w:rPr>
        <w:t>."</w:t>
      </w:r>
      <w:r w:rsidRPr="00D05D3E">
        <w:rPr>
          <w:rStyle w:val="Refdenotaalpie"/>
          <w:rFonts w:ascii="Arial" w:hAnsi="Arial" w:cs="Arial"/>
          <w:iCs/>
          <w:sz w:val="22"/>
          <w:szCs w:val="22"/>
        </w:rPr>
        <w:footnoteReference w:id="12"/>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Dentro de esta mística masculina podemos encontrar que el </w:t>
      </w:r>
      <w:hyperlink r:id="rId38" w:history="1">
        <w:r w:rsidRPr="00D05D3E">
          <w:rPr>
            <w:rStyle w:val="Hipervnculo"/>
            <w:color w:val="auto"/>
            <w:sz w:val="22"/>
            <w:szCs w:val="22"/>
          </w:rPr>
          <w:t>modelo</w:t>
        </w:r>
      </w:hyperlink>
      <w:r w:rsidRPr="00D05D3E">
        <w:rPr>
          <w:rFonts w:ascii="Arial" w:hAnsi="Arial" w:cs="Arial"/>
          <w:sz w:val="22"/>
          <w:szCs w:val="22"/>
        </w:rPr>
        <w:t xml:space="preserve"> de masculinidad tradicional en las comunidades suele estar asentado en el "</w:t>
      </w:r>
      <w:hyperlink r:id="rId39" w:history="1">
        <w:r w:rsidRPr="00D05D3E">
          <w:rPr>
            <w:rStyle w:val="Hipervnculo"/>
            <w:color w:val="auto"/>
            <w:sz w:val="22"/>
            <w:szCs w:val="22"/>
          </w:rPr>
          <w:t>mito</w:t>
        </w:r>
      </w:hyperlink>
      <w:r w:rsidRPr="00D05D3E">
        <w:rPr>
          <w:rFonts w:ascii="Arial" w:hAnsi="Arial" w:cs="Arial"/>
          <w:sz w:val="22"/>
          <w:szCs w:val="22"/>
        </w:rPr>
        <w:t xml:space="preserve"> del héroe" y que pervive entre nosotros como estereotipo promedio aunque sea cuestionado, este denominado mito del héroe según Badinter "</w:t>
      </w:r>
      <w:r w:rsidRPr="00D05D3E">
        <w:rPr>
          <w:rStyle w:val="nfasis"/>
          <w:rFonts w:ascii="Arial" w:hAnsi="Arial" w:cs="Arial"/>
          <w:i w:val="0"/>
          <w:sz w:val="22"/>
          <w:szCs w:val="22"/>
        </w:rPr>
        <w:t xml:space="preserve">hace alusión a la idea de que un verdadero hombre debe ser fuerte, competitivo, exitoso en el trabajo y con las mujeres, valiente y arriesgado aunque deba pagar el </w:t>
      </w:r>
      <w:hyperlink r:id="rId40" w:anchor="costo" w:history="1">
        <w:r w:rsidRPr="00D05D3E">
          <w:rPr>
            <w:rStyle w:val="Hipervnculo"/>
            <w:iCs/>
            <w:color w:val="auto"/>
            <w:sz w:val="22"/>
            <w:szCs w:val="22"/>
          </w:rPr>
          <w:t>costo</w:t>
        </w:r>
      </w:hyperlink>
      <w:r w:rsidRPr="00D05D3E">
        <w:rPr>
          <w:rStyle w:val="nfasis"/>
          <w:rFonts w:ascii="Arial" w:hAnsi="Arial" w:cs="Arial"/>
          <w:i w:val="0"/>
          <w:sz w:val="22"/>
          <w:szCs w:val="22"/>
        </w:rPr>
        <w:t xml:space="preserve"> de sus excesos, autosuficiente y agresivo"</w:t>
      </w:r>
      <w:r w:rsidRPr="00D05D3E">
        <w:rPr>
          <w:rFonts w:ascii="Arial" w:hAnsi="Arial" w:cs="Arial"/>
          <w:sz w:val="22"/>
          <w:szCs w:val="22"/>
        </w:rPr>
        <w:t xml:space="preserve">. </w:t>
      </w:r>
      <w:r w:rsidRPr="00D05D3E">
        <w:rPr>
          <w:rStyle w:val="Refdenotaalpie"/>
          <w:rFonts w:ascii="Arial" w:hAnsi="Arial" w:cs="Arial"/>
          <w:sz w:val="22"/>
          <w:szCs w:val="22"/>
        </w:rPr>
        <w:footnoteReference w:id="13"/>
      </w:r>
      <w:r w:rsidRPr="00D05D3E">
        <w:rPr>
          <w:rFonts w:ascii="Arial" w:hAnsi="Arial" w:cs="Arial"/>
          <w:noProof/>
          <w:sz w:val="22"/>
          <w:szCs w:val="22"/>
          <w:lang w:val="es-ES"/>
        </w:rPr>
        <w:t xml:space="preserve"> (Introducción a </w:t>
      </w:r>
      <w:smartTag w:uri="urn:schemas-microsoft-com:office:smarttags" w:element="PersonName">
        <w:smartTagPr>
          <w:attr w:name="ProductID" w:val="la Sociolog￭a"/>
        </w:smartTagPr>
        <w:r w:rsidRPr="00D05D3E">
          <w:rPr>
            <w:rFonts w:ascii="Arial" w:hAnsi="Arial" w:cs="Arial"/>
            <w:noProof/>
            <w:sz w:val="22"/>
            <w:szCs w:val="22"/>
            <w:lang w:val="es-ES"/>
          </w:rPr>
          <w:t>la Sociología</w:t>
        </w:r>
      </w:smartTag>
      <w:r w:rsidRPr="00D05D3E">
        <w:rPr>
          <w:rFonts w:ascii="Arial" w:hAnsi="Arial" w:cs="Arial"/>
          <w:noProof/>
          <w:sz w:val="22"/>
          <w:szCs w:val="22"/>
          <w:lang w:val="es-ES"/>
        </w:rPr>
        <w:t xml:space="preserve"> de </w:t>
      </w:r>
      <w:smartTag w:uri="urn:schemas-microsoft-com:office:smarttags" w:element="PersonName">
        <w:smartTagPr>
          <w:attr w:name="ProductID" w:val="la Familia"/>
        </w:smartTagPr>
        <w:r w:rsidRPr="00D05D3E">
          <w:rPr>
            <w:rFonts w:ascii="Arial" w:hAnsi="Arial" w:cs="Arial"/>
            <w:noProof/>
            <w:sz w:val="22"/>
            <w:szCs w:val="22"/>
            <w:lang w:val="es-ES"/>
          </w:rPr>
          <w:t>la Familia</w:t>
        </w:r>
      </w:smartTag>
      <w:r w:rsidRPr="00D05D3E">
        <w:rPr>
          <w:rFonts w:ascii="Arial" w:hAnsi="Arial" w:cs="Arial"/>
          <w:noProof/>
          <w:sz w:val="22"/>
          <w:szCs w:val="22"/>
          <w:lang w:val="es-ES"/>
        </w:rPr>
        <w:t>, 2001)</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Cabe entonces preguntarse cuanto de esta mística masculina está en la base de las dificultades que exhiben los hombres en el acercamiento afectivo a sus hijos varones y constituye un obstáculo a lo que entendemos como un buen </w:t>
      </w:r>
      <w:hyperlink r:id="rId41" w:history="1">
        <w:r w:rsidRPr="00D05D3E">
          <w:rPr>
            <w:rStyle w:val="Hipervnculo"/>
            <w:color w:val="auto"/>
            <w:sz w:val="22"/>
            <w:szCs w:val="22"/>
          </w:rPr>
          <w:t>desempeño</w:t>
        </w:r>
      </w:hyperlink>
      <w:r w:rsidRPr="00D05D3E">
        <w:rPr>
          <w:rFonts w:ascii="Arial" w:hAnsi="Arial" w:cs="Arial"/>
          <w:sz w:val="22"/>
          <w:szCs w:val="22"/>
        </w:rPr>
        <w:t xml:space="preserve"> de la función paternal. Desde el mito del hombre como héroe se aborda el papel que desempeña </w:t>
      </w:r>
      <w:hyperlink r:id="rId42" w:history="1">
        <w:r w:rsidRPr="00D05D3E">
          <w:rPr>
            <w:rStyle w:val="Hipervnculo"/>
            <w:color w:val="auto"/>
            <w:sz w:val="22"/>
            <w:szCs w:val="22"/>
          </w:rPr>
          <w:t>el hombre</w:t>
        </w:r>
      </w:hyperlink>
      <w:r w:rsidRPr="00D05D3E">
        <w:rPr>
          <w:rFonts w:ascii="Arial" w:hAnsi="Arial" w:cs="Arial"/>
          <w:sz w:val="22"/>
          <w:szCs w:val="22"/>
        </w:rPr>
        <w:t xml:space="preserve"> y lo describe como un ser fuerte; sin ser analizada la otra parte, en donde se describa que también tiene cualidades como ser cariñoso, tierno, entregado al hogar. Por eso es necesario replantear las relaciones de género en donde no solo se libere a las mujeres de sus cadenas del hogar sino también a los hombres del estereotipo de que el hombre es el fuerte, sino tener en cuenta su parte emocional.</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 xml:space="preserve">Las opiniones de los adolescentes en cuanto a la identidad femenina, destacan dos aspectos que marcan la diferencia entre las mujeres y los hombres, el primero de ellos es la parte física en donde se hace referencia a todo aspecto corporal que los hace diferentes a ambos (órganos genitales, glándulas mamarias, barba, caderas y demás características en la </w:t>
      </w:r>
      <w:hyperlink r:id="rId43" w:anchor="INTRO" w:history="1">
        <w:r w:rsidRPr="00D05D3E">
          <w:rPr>
            <w:rStyle w:val="Hipervnculo"/>
            <w:color w:val="auto"/>
            <w:sz w:val="22"/>
            <w:szCs w:val="22"/>
          </w:rPr>
          <w:t>estructura</w:t>
        </w:r>
      </w:hyperlink>
      <w:r w:rsidRPr="00D05D3E">
        <w:rPr>
          <w:rFonts w:ascii="Arial" w:hAnsi="Arial" w:cs="Arial"/>
          <w:sz w:val="22"/>
          <w:szCs w:val="22"/>
        </w:rPr>
        <w:t xml:space="preserve"> corporal); en segundo lugar mencionan características en cuanto a la manera de ser en donde se incluye la influencia de las </w:t>
      </w:r>
      <w:hyperlink r:id="rId44" w:history="1">
        <w:r w:rsidRPr="00D05D3E">
          <w:rPr>
            <w:rStyle w:val="Hipervnculo"/>
            <w:color w:val="auto"/>
            <w:sz w:val="22"/>
            <w:szCs w:val="22"/>
          </w:rPr>
          <w:t>emociones</w:t>
        </w:r>
      </w:hyperlink>
      <w:r w:rsidRPr="00D05D3E">
        <w:rPr>
          <w:rFonts w:ascii="Arial" w:hAnsi="Arial" w:cs="Arial"/>
          <w:sz w:val="22"/>
          <w:szCs w:val="22"/>
        </w:rPr>
        <w:t xml:space="preserve"> en su forma de actuar, la sencillez, la sensibilidad frente a los acontecimientos, la delicadeza, la ternura y algo muy típico de ellas como lo mencionan los adolescentes capacidad de intuición. De igual manera cuando los jóvenes hablaron de los aspectos femeninos, se hizo referencia a aspectos éticos y normas morales que promueve su comunidad refiriéndose a esas normas intrínsecas de la sociedad que marcan la diferencia y que hace que una mujer sea reconocida como una "buena mujer" tal como lo mencionan las adolescentes, cuando ha logrado incorporar todos esos valores promovidos por </w:t>
      </w:r>
      <w:r w:rsidRPr="00D05D3E">
        <w:rPr>
          <w:rFonts w:ascii="Arial" w:hAnsi="Arial" w:cs="Arial"/>
          <w:sz w:val="22"/>
          <w:szCs w:val="22"/>
        </w:rPr>
        <w:lastRenderedPageBreak/>
        <w:t xml:space="preserve">las diferentes instituciones sociales presentes en la comunidad, ya sea la familia, la </w:t>
      </w:r>
      <w:hyperlink r:id="rId45" w:history="1">
        <w:r w:rsidRPr="00D05D3E">
          <w:rPr>
            <w:rStyle w:val="Hipervnculo"/>
            <w:color w:val="auto"/>
            <w:sz w:val="22"/>
            <w:szCs w:val="22"/>
          </w:rPr>
          <w:t>iglesia</w:t>
        </w:r>
      </w:hyperlink>
      <w:r w:rsidRPr="00D05D3E">
        <w:rPr>
          <w:rFonts w:ascii="Arial" w:hAnsi="Arial" w:cs="Arial"/>
          <w:sz w:val="22"/>
          <w:szCs w:val="22"/>
        </w:rPr>
        <w:t xml:space="preserve"> o la </w:t>
      </w:r>
      <w:hyperlink r:id="rId46" w:history="1">
        <w:r w:rsidRPr="00D05D3E">
          <w:rPr>
            <w:rStyle w:val="Hipervnculo"/>
            <w:color w:val="auto"/>
            <w:sz w:val="22"/>
            <w:szCs w:val="22"/>
          </w:rPr>
          <w:t>escuela</w:t>
        </w:r>
      </w:hyperlink>
      <w:r w:rsidRPr="00D05D3E">
        <w:rPr>
          <w:rFonts w:ascii="Arial" w:hAnsi="Arial" w:cs="Arial"/>
          <w:sz w:val="22"/>
          <w:szCs w:val="22"/>
        </w:rPr>
        <w:t>.</w:t>
      </w:r>
    </w:p>
    <w:p w:rsidR="00697F29" w:rsidRPr="00D05D3E" w:rsidRDefault="00697F29" w:rsidP="00697F29">
      <w:pPr>
        <w:pStyle w:val="NormalWeb"/>
        <w:spacing w:before="0" w:beforeAutospacing="0" w:line="360" w:lineRule="auto"/>
        <w:jc w:val="both"/>
        <w:rPr>
          <w:rFonts w:ascii="Arial" w:hAnsi="Arial" w:cs="Arial"/>
          <w:sz w:val="22"/>
          <w:szCs w:val="22"/>
        </w:rPr>
      </w:pPr>
      <w:r w:rsidRPr="00D05D3E">
        <w:rPr>
          <w:rFonts w:ascii="Arial" w:hAnsi="Arial" w:cs="Arial"/>
          <w:sz w:val="22"/>
          <w:szCs w:val="22"/>
        </w:rPr>
        <w:t>En la teoría se puede evidenciar que "</w:t>
      </w:r>
      <w:r w:rsidRPr="00D05D3E">
        <w:rPr>
          <w:rStyle w:val="nfasis"/>
          <w:rFonts w:ascii="Arial" w:hAnsi="Arial" w:cs="Arial"/>
          <w:i w:val="0"/>
          <w:sz w:val="22"/>
          <w:szCs w:val="22"/>
        </w:rPr>
        <w:t xml:space="preserve">al momento de nacer se despliega la </w:t>
      </w:r>
      <w:hyperlink r:id="rId47" w:history="1">
        <w:r w:rsidRPr="00D05D3E">
          <w:rPr>
            <w:rStyle w:val="Hipervnculo"/>
            <w:iCs/>
            <w:color w:val="auto"/>
            <w:sz w:val="22"/>
            <w:szCs w:val="22"/>
          </w:rPr>
          <w:t>lógica</w:t>
        </w:r>
      </w:hyperlink>
      <w:r w:rsidRPr="00D05D3E">
        <w:rPr>
          <w:rStyle w:val="nfasis"/>
          <w:rFonts w:ascii="Arial" w:hAnsi="Arial" w:cs="Arial"/>
          <w:i w:val="0"/>
          <w:sz w:val="22"/>
          <w:szCs w:val="22"/>
        </w:rPr>
        <w:t xml:space="preserve"> del género en la función de la apariencia externa de los genitales, a la criatura se le habla de una cierta manera, se le trata distinto, se le alimenta diferente y se depositan sobre ella ciertas expectativas y deseos. Así arranca el proceso de atribución de características "femeninas" y "masculinas" a cada sexo, a sus actividades y conductas, y a las esferas de su vida</w:t>
      </w:r>
      <w:r w:rsidRPr="00D05D3E">
        <w:rPr>
          <w:rFonts w:ascii="Arial" w:hAnsi="Arial" w:cs="Arial"/>
          <w:sz w:val="22"/>
          <w:szCs w:val="22"/>
        </w:rPr>
        <w:t>."</w:t>
      </w:r>
      <w:r w:rsidRPr="00D05D3E">
        <w:rPr>
          <w:rFonts w:ascii="Arial" w:hAnsi="Arial" w:cs="Arial"/>
          <w:noProof/>
          <w:sz w:val="22"/>
          <w:szCs w:val="22"/>
          <w:lang w:val="es-ES"/>
        </w:rPr>
        <w:t xml:space="preserve"> </w:t>
      </w:r>
      <w:r w:rsidRPr="00D05D3E">
        <w:rPr>
          <w:rStyle w:val="Refdenotaalpie"/>
          <w:rFonts w:ascii="Arial" w:hAnsi="Arial" w:cs="Arial"/>
          <w:noProof/>
          <w:sz w:val="22"/>
          <w:szCs w:val="22"/>
          <w:lang w:val="es-ES"/>
        </w:rPr>
        <w:footnoteReference w:id="14"/>
      </w:r>
      <w:r w:rsidRPr="00D05D3E">
        <w:rPr>
          <w:rFonts w:ascii="Arial" w:hAnsi="Arial" w:cs="Arial"/>
          <w:noProof/>
          <w:sz w:val="22"/>
          <w:szCs w:val="22"/>
          <w:lang w:val="es-ES"/>
        </w:rPr>
        <w:t>("Machismo y psicología social", 2006)</w:t>
      </w:r>
    </w:p>
    <w:p w:rsidR="00697F29" w:rsidRPr="00D05D3E" w:rsidRDefault="00697F29" w:rsidP="00697F29">
      <w:pPr>
        <w:pStyle w:val="Ttulo2"/>
        <w:spacing w:before="0" w:line="360" w:lineRule="auto"/>
        <w:ind w:left="1134" w:hanging="567"/>
        <w:rPr>
          <w:kern w:val="36"/>
          <w:lang w:val="es-ES"/>
        </w:rPr>
      </w:pPr>
      <w:bookmarkStart w:id="359" w:name="_Toc286835462"/>
      <w:r w:rsidRPr="00D05D3E">
        <w:rPr>
          <w:kern w:val="36"/>
          <w:lang w:val="es-ES"/>
        </w:rPr>
        <w:t xml:space="preserve">DISCRIMINACIÓN DE </w:t>
      </w:r>
      <w:smartTag w:uri="urn:schemas-microsoft-com:office:smarttags" w:element="PersonName">
        <w:smartTagPr>
          <w:attr w:name="ProductID" w:val="La Mujer"/>
        </w:smartTagPr>
        <w:r w:rsidRPr="00D05D3E">
          <w:rPr>
            <w:kern w:val="36"/>
            <w:lang w:val="es-ES"/>
          </w:rPr>
          <w:t>LA MUJER</w:t>
        </w:r>
      </w:smartTag>
      <w:bookmarkEnd w:id="359"/>
    </w:p>
    <w:p w:rsidR="00697F29" w:rsidRPr="00D05D3E" w:rsidRDefault="00697F29" w:rsidP="00697F29">
      <w:pPr>
        <w:rPr>
          <w:lang w:val="es-ES"/>
        </w:rPr>
      </w:pPr>
    </w:p>
    <w:p w:rsidR="00697F29" w:rsidRPr="00D05D3E" w:rsidRDefault="00697F29" w:rsidP="00697F29">
      <w:pPr>
        <w:pStyle w:val="NormalWeb"/>
        <w:spacing w:before="0" w:beforeAutospacing="0" w:line="360" w:lineRule="auto"/>
        <w:jc w:val="both"/>
        <w:rPr>
          <w:rFonts w:ascii="Arial" w:hAnsi="Arial" w:cs="Arial"/>
          <w:b/>
          <w:sz w:val="22"/>
          <w:szCs w:val="22"/>
        </w:rPr>
      </w:pPr>
      <w:r w:rsidRPr="00D05D3E">
        <w:rPr>
          <w:rFonts w:ascii="Arial" w:hAnsi="Arial" w:cs="Arial"/>
          <w:sz w:val="22"/>
          <w:szCs w:val="22"/>
          <w:lang w:val="es-ES"/>
        </w:rPr>
        <w:t>En varios países de Latinoamérica, Asia y África, el nacimiento de una niña se considera una desgracia o un castigo divino. El nacimiento de un niño, en cambio, es motivo de regocijo familiar. En países como Bolivia, donde se conserva la idea de que los hombres están hechos para el trabajo y las mujeres para la cocina, ambos padres lamentan el nacimiento de su hija.</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Lo cierto es que, en toda sociedad patriarcal, se enseña a los niños, desde muy temprana edad, a valorar la virginidad y la belleza en las mujeres, y la virilidad e inteligencia en los hombres. Según los cuentos de hadas y princesas, la niña debe ser como Blanca nieves o Cenicienta, hermosa y bondadosa, si quiere encontrar un príncipe azul, ya que si es una mujer emancipada, con derechos y libertades, corre el riesgo de parecerse a la bruja Amelia o a la "reina con cabeza de cerdo", que exaltan la imagen de un ser repugnante por dentro y por fuera.</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En las propagandas comerciales se representa el estereotipo clásico de la mujer, quien, además de ser joven y bella, debe saber asear la casa y ser diestra en la cocina. Las niñas deben jugar con muñecas y ayudar a sus madres en los quehaceres domésticos. Esta propaganda ideológica, lejos de estar reñida con el principio de que la mujer tiene los mismos derechos que el hombre, discrimina a la mujer desde el instante en que la presenta como a un ser menos capaz e inteligente que el hombre.</w:t>
      </w:r>
    </w:p>
    <w:p w:rsidR="00697F29" w:rsidRPr="00D05D3E" w:rsidRDefault="00697F29" w:rsidP="00697F29">
      <w:pPr>
        <w:pStyle w:val="NormalWeb"/>
        <w:spacing w:before="0" w:beforeAutospacing="0" w:line="360" w:lineRule="auto"/>
        <w:jc w:val="both"/>
        <w:rPr>
          <w:rFonts w:ascii="Arial" w:hAnsi="Arial" w:cs="Arial"/>
          <w:sz w:val="22"/>
          <w:szCs w:val="22"/>
          <w:lang w:val="es-ES"/>
        </w:rPr>
      </w:pPr>
      <w:r w:rsidRPr="00D05D3E">
        <w:rPr>
          <w:rFonts w:ascii="Arial" w:hAnsi="Arial" w:cs="Arial"/>
          <w:sz w:val="22"/>
          <w:szCs w:val="22"/>
          <w:lang w:val="es-ES"/>
        </w:rPr>
        <w:t xml:space="preserve">La mayoría de las mujeres están entrenadas para la resignación y el sometimiento. Se las obliga a quedarse en el hogar para cuidar a los hermanos menores, para ayudar en las labores </w:t>
      </w:r>
      <w:r w:rsidRPr="00D05D3E">
        <w:rPr>
          <w:rFonts w:ascii="Arial" w:hAnsi="Arial" w:cs="Arial"/>
          <w:sz w:val="22"/>
          <w:szCs w:val="22"/>
          <w:lang w:val="es-ES"/>
        </w:rPr>
        <w:lastRenderedPageBreak/>
        <w:t>domésticas, del campo y en el comercio informal. Es decir, las desventajas y la discriminación de la mujer comienzan en la cuna. En el área rural, ellas asisten menos que los varones a la escuela, dejan de educarse a muy temprana edad y, consiguientemente, constituyen la mayor tasa de analfabetismo.</w:t>
      </w:r>
    </w:p>
    <w:p w:rsidR="00697F29" w:rsidRPr="00D05D3E" w:rsidRDefault="00697F29" w:rsidP="00697F29">
      <w:pPr>
        <w:pStyle w:val="NormalWeb"/>
        <w:spacing w:before="0" w:beforeAutospacing="0" w:after="0" w:afterAutospacing="0" w:line="360" w:lineRule="auto"/>
        <w:jc w:val="both"/>
        <w:rPr>
          <w:rFonts w:ascii="Arial" w:hAnsi="Arial" w:cs="Arial"/>
          <w:sz w:val="22"/>
          <w:szCs w:val="22"/>
          <w:lang w:val="es-ES"/>
        </w:rPr>
      </w:pPr>
    </w:p>
    <w:p w:rsidR="00697F29" w:rsidRPr="00D05D3E" w:rsidRDefault="00697F29" w:rsidP="00697F29">
      <w:pPr>
        <w:pStyle w:val="Ttulo2"/>
        <w:spacing w:before="0" w:after="0" w:line="360" w:lineRule="auto"/>
        <w:ind w:left="1134"/>
      </w:pPr>
      <w:bookmarkStart w:id="360" w:name="_Toc286835463"/>
      <w:smartTag w:uri="urn:schemas-microsoft-com:office:smarttags" w:element="PersonName">
        <w:smartTagPr>
          <w:attr w:name="ProductID" w:val="LA MUJER EN"/>
        </w:smartTagPr>
        <w:r w:rsidRPr="00D05D3E">
          <w:t>LA MUJER EN</w:t>
        </w:r>
      </w:smartTag>
      <w:r w:rsidRPr="00D05D3E">
        <w:t xml:space="preserve"> </w:t>
      </w:r>
      <w:hyperlink r:id="rId48" w:anchor="GEOGRAF" w:history="1">
        <w:r w:rsidRPr="00D05D3E">
          <w:t>BOLIVIA</w:t>
        </w:r>
      </w:hyperlink>
      <w:r w:rsidRPr="00D05D3E">
        <w:t>.</w:t>
      </w:r>
      <w:bookmarkEnd w:id="360"/>
    </w:p>
    <w:p w:rsidR="00697F29" w:rsidRPr="00D05D3E" w:rsidRDefault="00697F29" w:rsidP="00697F29">
      <w:pPr>
        <w:spacing w:after="0" w:line="360" w:lineRule="auto"/>
      </w:pPr>
    </w:p>
    <w:p w:rsidR="00697F29" w:rsidRPr="00D05D3E" w:rsidRDefault="00697F29" w:rsidP="00697F29">
      <w:pPr>
        <w:shd w:val="clear" w:color="auto" w:fill="FFFFFF"/>
        <w:spacing w:after="160" w:line="360" w:lineRule="auto"/>
        <w:jc w:val="both"/>
        <w:rPr>
          <w:rFonts w:ascii="Arial" w:eastAsia="Times New Roman" w:hAnsi="Arial" w:cs="Arial"/>
          <w:noProof/>
          <w:lang w:val="es-ES"/>
        </w:rPr>
      </w:pPr>
      <w:r w:rsidRPr="00D05D3E">
        <w:rPr>
          <w:rFonts w:ascii="Arial" w:eastAsia="Times New Roman" w:hAnsi="Arial" w:cs="Arial"/>
        </w:rPr>
        <w:t xml:space="preserve">Ya acercándonos a la especificidad boliviana, consideramos los aportes públicos de </w:t>
      </w:r>
      <w:smartTag w:uri="urn:schemas-microsoft-com:office:smarttags" w:element="PersonName">
        <w:smartTagPr>
          <w:attr w:name="ProductID" w:val="la Dra. Julieta"/>
        </w:smartTagPr>
        <w:r w:rsidRPr="00D05D3E">
          <w:rPr>
            <w:rFonts w:ascii="Arial" w:eastAsia="Times New Roman" w:hAnsi="Arial" w:cs="Arial"/>
          </w:rPr>
          <w:t>la Dra. Julieta</w:t>
        </w:r>
      </w:smartTag>
      <w:r w:rsidRPr="00D05D3E">
        <w:rPr>
          <w:rFonts w:ascii="Arial" w:eastAsia="Times New Roman" w:hAnsi="Arial" w:cs="Arial"/>
        </w:rPr>
        <w:t xml:space="preserve"> Montaño sobre la situación de la mujer boliviana. Explicita que la mujer en el país ocupa una posición en la sociedad que iguala las diferencias económicas evidentes "al hablar de la posición de la mujer nos referimos (...) a la valoración que tiene como mujer (...) en la sociedad".</w:t>
      </w:r>
      <w:r w:rsidRPr="00D05D3E">
        <w:rPr>
          <w:rStyle w:val="Refdenotaalpie"/>
          <w:rFonts w:ascii="Arial" w:eastAsia="Times New Roman" w:hAnsi="Arial" w:cs="Arial"/>
          <w:noProof/>
          <w:lang w:val="es-ES"/>
        </w:rPr>
        <w:footnoteReference w:id="15"/>
      </w:r>
      <w:r w:rsidRPr="00D05D3E">
        <w:rPr>
          <w:rFonts w:ascii="Arial" w:eastAsia="Times New Roman" w:hAnsi="Arial" w:cs="Arial"/>
        </w:rPr>
        <w:t>(KUTINA 1994: 83).</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Afirma que la sociedad boliviana es una sociedad patriarcal porque esta valoración que se hace de la mujer está por debajo de la valoración que se hace del hombre. De acuerdo a esta autora, el argumento de la maternidad es el más utilizado para justificar esta desigualdad, ya que el rol reproductor le asigna a la mujer actividades pasivas, no valoradas económicamente, encaminadas básicamente a la </w:t>
      </w:r>
      <w:hyperlink r:id="rId49" w:history="1">
        <w:r w:rsidRPr="00D05D3E">
          <w:rPr>
            <w:rFonts w:ascii="Arial" w:eastAsia="Times New Roman" w:hAnsi="Arial" w:cs="Arial"/>
          </w:rPr>
          <w:t>atención</w:t>
        </w:r>
      </w:hyperlink>
      <w:r w:rsidRPr="00D05D3E">
        <w:rPr>
          <w:rFonts w:ascii="Arial" w:eastAsia="Times New Roman" w:hAnsi="Arial" w:cs="Arial"/>
        </w:rPr>
        <w:t xml:space="preserve">, cuidado y </w:t>
      </w:r>
      <w:hyperlink r:id="rId50" w:history="1">
        <w:r w:rsidRPr="00D05D3E">
          <w:rPr>
            <w:rFonts w:ascii="Arial" w:eastAsia="Times New Roman" w:hAnsi="Arial" w:cs="Arial"/>
          </w:rPr>
          <w:t>educación</w:t>
        </w:r>
      </w:hyperlink>
      <w:r w:rsidRPr="00D05D3E">
        <w:rPr>
          <w:rFonts w:ascii="Arial" w:eastAsia="Times New Roman" w:hAnsi="Arial" w:cs="Arial"/>
        </w:rPr>
        <w:t xml:space="preserve"> de la familia a su cargo. El varón, teniendo el rol de proveedor, es quién garantiza los </w:t>
      </w:r>
      <w:hyperlink r:id="rId51" w:history="1">
        <w:r w:rsidRPr="00D05D3E">
          <w:rPr>
            <w:rFonts w:ascii="Arial" w:eastAsia="Times New Roman" w:hAnsi="Arial" w:cs="Arial"/>
          </w:rPr>
          <w:t>medios</w:t>
        </w:r>
      </w:hyperlink>
      <w:r w:rsidRPr="00D05D3E">
        <w:rPr>
          <w:rFonts w:ascii="Arial" w:eastAsia="Times New Roman" w:hAnsi="Arial" w:cs="Arial"/>
        </w:rPr>
        <w:t xml:space="preserve"> para la supervivencia de mujer y niños, y en sus manos queda el </w:t>
      </w:r>
      <w:hyperlink r:id="rId52" w:history="1">
        <w:r w:rsidRPr="00D05D3E">
          <w:rPr>
            <w:rFonts w:ascii="Arial" w:eastAsia="Times New Roman" w:hAnsi="Arial" w:cs="Arial"/>
          </w:rPr>
          <w:t>poder</w:t>
        </w:r>
      </w:hyperlink>
      <w:r w:rsidRPr="00D05D3E">
        <w:rPr>
          <w:rFonts w:ascii="Arial" w:eastAsia="Times New Roman" w:hAnsi="Arial" w:cs="Arial"/>
        </w:rPr>
        <w:t xml:space="preserve"> económico y político.</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Por otro lado, se vienen observando modificaciones en los roles sociales tradicionales debido a la </w:t>
      </w:r>
      <w:hyperlink r:id="rId53" w:anchor="QUEES" w:history="1">
        <w:r w:rsidRPr="00D05D3E">
          <w:rPr>
            <w:rFonts w:ascii="Arial" w:eastAsia="Times New Roman" w:hAnsi="Arial" w:cs="Arial"/>
          </w:rPr>
          <w:t>crisis</w:t>
        </w:r>
      </w:hyperlink>
      <w:r w:rsidRPr="00D05D3E">
        <w:rPr>
          <w:rFonts w:ascii="Arial" w:eastAsia="Times New Roman" w:hAnsi="Arial" w:cs="Arial"/>
        </w:rPr>
        <w:t xml:space="preserve"> económica que afecta directamente a la </w:t>
      </w:r>
      <w:hyperlink r:id="rId54" w:history="1">
        <w:r w:rsidRPr="00D05D3E">
          <w:rPr>
            <w:rFonts w:ascii="Arial" w:eastAsia="Times New Roman" w:hAnsi="Arial" w:cs="Arial"/>
          </w:rPr>
          <w:t>calidad</w:t>
        </w:r>
      </w:hyperlink>
      <w:r w:rsidRPr="00D05D3E">
        <w:rPr>
          <w:rFonts w:ascii="Arial" w:hAnsi="Arial" w:cs="Arial"/>
        </w:rPr>
        <w:t xml:space="preserve"> </w:t>
      </w:r>
      <w:r w:rsidRPr="00D05D3E">
        <w:rPr>
          <w:rFonts w:ascii="Arial" w:eastAsia="Times New Roman" w:hAnsi="Arial" w:cs="Arial"/>
        </w:rPr>
        <w:t xml:space="preserve">de vida de la familia. Así, rápidamente las mujeres han dejado el techo de sus hogares para salir a buscar ingresos económicos mayoritariamente en los </w:t>
      </w:r>
      <w:hyperlink r:id="rId55" w:history="1">
        <w:r w:rsidRPr="00D05D3E">
          <w:rPr>
            <w:rFonts w:ascii="Arial" w:eastAsia="Times New Roman" w:hAnsi="Arial" w:cs="Arial"/>
          </w:rPr>
          <w:t>mercados</w:t>
        </w:r>
      </w:hyperlink>
      <w:r w:rsidRPr="00D05D3E">
        <w:rPr>
          <w:rFonts w:ascii="Arial" w:eastAsia="Times New Roman" w:hAnsi="Arial" w:cs="Arial"/>
        </w:rPr>
        <w:t xml:space="preserve">, como comerciantes, y ofreciendo </w:t>
      </w:r>
      <w:hyperlink r:id="rId56" w:history="1">
        <w:r w:rsidRPr="00D05D3E">
          <w:rPr>
            <w:rFonts w:ascii="Arial" w:eastAsia="Times New Roman" w:hAnsi="Arial" w:cs="Arial"/>
          </w:rPr>
          <w:t>servicios</w:t>
        </w:r>
      </w:hyperlink>
      <w:r w:rsidRPr="00D05D3E">
        <w:rPr>
          <w:rFonts w:ascii="Arial" w:eastAsia="Times New Roman" w:hAnsi="Arial" w:cs="Arial"/>
        </w:rPr>
        <w:t xml:space="preserve"> domésticos. A pesar de que evidentemente el rol proveedor del hombre y el rol reproductor de la mujer están alterados, esto no cambia la valoración o posición de la mujer boliviana en la sociedad.</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La mujer tiene que hacerse cargo, en consecuencia, de la suma de dos jornadas laborales. La una fuera del hogar; la otra en su interior.</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Encontramos que la</w:t>
      </w:r>
      <w:r>
        <w:rPr>
          <w:rFonts w:ascii="Arial" w:eastAsia="Times New Roman" w:hAnsi="Arial" w:cs="Arial"/>
        </w:rPr>
        <w:t>s</w:t>
      </w:r>
      <w:r w:rsidRPr="00D05D3E">
        <w:rPr>
          <w:rFonts w:ascii="Arial" w:eastAsia="Times New Roman" w:hAnsi="Arial" w:cs="Arial"/>
        </w:rPr>
        <w:t xml:space="preserve"> mujeres cumple</w:t>
      </w:r>
      <w:r>
        <w:rPr>
          <w:rFonts w:ascii="Arial" w:eastAsia="Times New Roman" w:hAnsi="Arial" w:cs="Arial"/>
        </w:rPr>
        <w:t>n</w:t>
      </w:r>
      <w:r w:rsidRPr="00D05D3E">
        <w:rPr>
          <w:rFonts w:ascii="Arial" w:eastAsia="Times New Roman" w:hAnsi="Arial" w:cs="Arial"/>
        </w:rPr>
        <w:t xml:space="preserve"> ahora "normalmente" un triple rol: el de madre, el de proveedora, y el de reproductora de las necesidades de atención de la familia.</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lastRenderedPageBreak/>
        <w:t xml:space="preserve">La sociedad, respecto a estas modificaciones, sigue sosteniendo que las mujeres "somos madres antes que mujeres, pero cuando la crisis nos expulsa a la calle, no tiene compasión de ese rol de madre antes de mujer, y nos exige que seamos trabajadoras y muy buenas; además de que seamos buenas madres, y que seamos excelentes gestoras para la </w:t>
      </w:r>
      <w:hyperlink r:id="rId57" w:history="1">
        <w:r w:rsidRPr="00D05D3E">
          <w:rPr>
            <w:rFonts w:ascii="Arial" w:eastAsia="Times New Roman" w:hAnsi="Arial" w:cs="Arial"/>
          </w:rPr>
          <w:t>comunidad</w:t>
        </w:r>
      </w:hyperlink>
      <w:r w:rsidRPr="00D05D3E">
        <w:rPr>
          <w:rFonts w:ascii="Arial" w:eastAsia="Times New Roman" w:hAnsi="Arial" w:cs="Arial"/>
        </w:rPr>
        <w:t>"</w:t>
      </w:r>
      <w:r w:rsidRPr="00D05D3E">
        <w:rPr>
          <w:rStyle w:val="Refdenotaalpie"/>
          <w:rFonts w:ascii="Arial" w:eastAsia="Times New Roman" w:hAnsi="Arial" w:cs="Arial"/>
        </w:rPr>
        <w:footnoteReference w:id="16"/>
      </w:r>
      <w:r w:rsidRPr="00D05D3E">
        <w:rPr>
          <w:rFonts w:ascii="Arial" w:eastAsia="Times New Roman" w:hAnsi="Arial" w:cs="Arial"/>
        </w:rPr>
        <w:t xml:space="preserve"> (KUTINA 1994: 85)</w:t>
      </w:r>
    </w:p>
    <w:p w:rsidR="00697F29" w:rsidRPr="00D05D3E" w:rsidRDefault="00697F29" w:rsidP="00697F29">
      <w:pPr>
        <w:shd w:val="clear" w:color="auto" w:fill="FFFFFF"/>
        <w:spacing w:after="160" w:line="360" w:lineRule="auto"/>
        <w:jc w:val="both"/>
        <w:rPr>
          <w:rFonts w:ascii="Arial" w:eastAsia="Times New Roman" w:hAnsi="Arial" w:cs="Arial"/>
        </w:rPr>
      </w:pPr>
      <w:r w:rsidRPr="00D05D3E">
        <w:rPr>
          <w:rFonts w:ascii="Arial" w:eastAsia="Times New Roman" w:hAnsi="Arial" w:cs="Arial"/>
        </w:rPr>
        <w:t xml:space="preserve">A esta posición de mujer sacrificada -o martirizada- en la sociedad, se suma la violencia casi sistemáticamente ejercida contra ella, ante la cual no se le brinda casi protección, sino que, al contrario, se le exige resignación. El sistema de </w:t>
      </w:r>
      <w:hyperlink r:id="rId58" w:history="1">
        <w:r w:rsidRPr="00D05D3E">
          <w:rPr>
            <w:rFonts w:ascii="Arial" w:eastAsia="Times New Roman" w:hAnsi="Arial" w:cs="Arial"/>
          </w:rPr>
          <w:t>leyes</w:t>
        </w:r>
      </w:hyperlink>
      <w:r w:rsidRPr="00D05D3E">
        <w:rPr>
          <w:rFonts w:ascii="Arial" w:eastAsia="Times New Roman" w:hAnsi="Arial" w:cs="Arial"/>
        </w:rPr>
        <w:t xml:space="preserve"> vigente constituye, en este campo, otra </w:t>
      </w:r>
      <w:hyperlink r:id="rId59" w:history="1">
        <w:r w:rsidRPr="00D05D3E">
          <w:rPr>
            <w:rFonts w:ascii="Arial" w:eastAsia="Times New Roman" w:hAnsi="Arial" w:cs="Arial"/>
          </w:rPr>
          <w:t>muestra</w:t>
        </w:r>
      </w:hyperlink>
      <w:r w:rsidRPr="00D05D3E">
        <w:rPr>
          <w:rFonts w:ascii="Arial" w:eastAsia="Times New Roman" w:hAnsi="Arial" w:cs="Arial"/>
        </w:rPr>
        <w:t xml:space="preserve"> fehaciente de la subvaloración de la mujer en Bolivia. Cuando existen casos de violencia evidente contra una mujer, el </w:t>
      </w:r>
      <w:hyperlink r:id="rId60" w:history="1">
        <w:r w:rsidRPr="00D05D3E">
          <w:rPr>
            <w:rFonts w:ascii="Arial" w:eastAsia="Times New Roman" w:hAnsi="Arial" w:cs="Arial"/>
          </w:rPr>
          <w:t>código</w:t>
        </w:r>
      </w:hyperlink>
      <w:r w:rsidRPr="00D05D3E">
        <w:rPr>
          <w:rFonts w:ascii="Arial" w:eastAsia="Times New Roman" w:hAnsi="Arial" w:cs="Arial"/>
        </w:rPr>
        <w:t xml:space="preserve"> penal indica que "no puede iniciarse una </w:t>
      </w:r>
      <w:hyperlink r:id="rId61" w:history="1">
        <w:r w:rsidRPr="00D05D3E">
          <w:rPr>
            <w:rFonts w:ascii="Arial" w:eastAsia="Times New Roman" w:hAnsi="Arial" w:cs="Arial"/>
          </w:rPr>
          <w:t>acción</w:t>
        </w:r>
      </w:hyperlink>
      <w:r w:rsidRPr="00D05D3E">
        <w:rPr>
          <w:rFonts w:ascii="Arial" w:hAnsi="Arial" w:cs="Arial"/>
        </w:rPr>
        <w:t xml:space="preserve"> </w:t>
      </w:r>
      <w:r w:rsidRPr="00D05D3E">
        <w:rPr>
          <w:rFonts w:ascii="Arial" w:eastAsia="Times New Roman" w:hAnsi="Arial" w:cs="Arial"/>
        </w:rPr>
        <w:t xml:space="preserve">penal cuando la lesión que ha sido causada por un pariente, sean padres, hermanos, madres y cuñados, etc. pero que viven bajo el mismo techo, no haya pasado de los treinta días de impedimento". Se entiende que con menos días de impedimento, se trata "solamente" de un problema familiar e íntimo en el cual ni </w:t>
      </w:r>
      <w:hyperlink r:id="rId62" w:history="1">
        <w:r w:rsidRPr="00D05D3E">
          <w:rPr>
            <w:rFonts w:ascii="Arial" w:eastAsia="Times New Roman" w:hAnsi="Arial" w:cs="Arial"/>
          </w:rPr>
          <w:t>el Estado</w:t>
        </w:r>
      </w:hyperlink>
      <w:r w:rsidRPr="00D05D3E">
        <w:rPr>
          <w:rFonts w:ascii="Arial" w:eastAsia="Times New Roman" w:hAnsi="Arial" w:cs="Arial"/>
        </w:rPr>
        <w:t xml:space="preserve"> ni la sociedad tienen derecho a decir nada.</w:t>
      </w:r>
      <w:r w:rsidRPr="00D05D3E">
        <w:rPr>
          <w:rStyle w:val="Refdenotaalpie"/>
          <w:rFonts w:ascii="Arial" w:eastAsia="Times New Roman" w:hAnsi="Arial" w:cs="Arial"/>
        </w:rPr>
        <w:footnoteReference w:id="17"/>
      </w:r>
    </w:p>
    <w:p w:rsidR="00697F29" w:rsidRPr="00D05D3E" w:rsidRDefault="00697F29" w:rsidP="00697F29">
      <w:pPr>
        <w:shd w:val="clear" w:color="auto" w:fill="FFFFFF"/>
        <w:spacing w:after="160" w:line="360" w:lineRule="auto"/>
        <w:jc w:val="both"/>
        <w:rPr>
          <w:rFonts w:ascii="Arial" w:eastAsia="Times New Roman" w:hAnsi="Arial" w:cs="Arial"/>
        </w:rPr>
      </w:pPr>
    </w:p>
    <w:p w:rsidR="00697F29" w:rsidRPr="00D05D3E" w:rsidRDefault="00697F29" w:rsidP="00697F29">
      <w:pPr>
        <w:pStyle w:val="Ttulo1"/>
        <w:numPr>
          <w:ilvl w:val="0"/>
          <w:numId w:val="0"/>
        </w:numPr>
        <w:ind w:left="720" w:hanging="360"/>
        <w:rPr>
          <w:lang w:eastAsia="es-BO"/>
        </w:rPr>
      </w:pPr>
      <w:bookmarkStart w:id="361" w:name="_Toc286835464"/>
      <w:r w:rsidRPr="00D05D3E">
        <w:rPr>
          <w:lang w:eastAsia="es-BO"/>
        </w:rPr>
        <w:t xml:space="preserve">DESCRIPCION GENERAL DE </w:t>
      </w:r>
      <w:smartTag w:uri="urn:schemas-microsoft-com:office:smarttags" w:element="PersonName">
        <w:smartTagPr>
          <w:attr w:name="ProductID" w:val="LA PROPUESTA"/>
        </w:smartTagPr>
        <w:r w:rsidRPr="00D05D3E">
          <w:rPr>
            <w:lang w:eastAsia="es-BO"/>
          </w:rPr>
          <w:t>LA PROPUESTA</w:t>
        </w:r>
      </w:smartTag>
      <w:r w:rsidRPr="00D05D3E">
        <w:rPr>
          <w:lang w:eastAsia="es-BO"/>
        </w:rPr>
        <w:t>:</w:t>
      </w:r>
      <w:bookmarkEnd w:id="361"/>
    </w:p>
    <w:p w:rsidR="00697F29" w:rsidRPr="00D05D3E" w:rsidRDefault="00697F29" w:rsidP="00697F29">
      <w:pPr>
        <w:rPr>
          <w:lang w:eastAsia="es-BO"/>
        </w:rPr>
      </w:pPr>
    </w:p>
    <w:p w:rsidR="00697F29" w:rsidRPr="00D05D3E" w:rsidRDefault="00697F29" w:rsidP="00697F29">
      <w:pPr>
        <w:pStyle w:val="Prrafodelista"/>
        <w:keepNext/>
        <w:numPr>
          <w:ilvl w:val="0"/>
          <w:numId w:val="5"/>
        </w:numPr>
        <w:spacing w:before="240" w:after="60" w:line="360" w:lineRule="auto"/>
        <w:contextualSpacing w:val="0"/>
        <w:outlineLvl w:val="1"/>
        <w:rPr>
          <w:rFonts w:ascii="Arial" w:eastAsia="Times New Roman" w:hAnsi="Arial"/>
          <w:b/>
          <w:bCs/>
          <w:iCs/>
          <w:vanish/>
          <w:szCs w:val="28"/>
          <w:lang w:eastAsia="es-BO"/>
        </w:rPr>
      </w:pPr>
      <w:bookmarkStart w:id="362" w:name="_Toc285450390"/>
      <w:bookmarkStart w:id="363" w:name="_Toc285450918"/>
      <w:bookmarkStart w:id="364" w:name="_Toc285450979"/>
      <w:bookmarkStart w:id="365" w:name="_Toc285451279"/>
      <w:bookmarkStart w:id="366" w:name="_Toc286057315"/>
      <w:bookmarkStart w:id="367" w:name="_Toc286564359"/>
      <w:bookmarkStart w:id="368" w:name="_Toc286577203"/>
      <w:bookmarkStart w:id="369" w:name="_Toc286835395"/>
      <w:bookmarkStart w:id="370" w:name="_Toc286835465"/>
      <w:bookmarkEnd w:id="362"/>
      <w:bookmarkEnd w:id="363"/>
      <w:bookmarkEnd w:id="364"/>
      <w:bookmarkEnd w:id="365"/>
      <w:bookmarkEnd w:id="366"/>
      <w:bookmarkEnd w:id="367"/>
      <w:bookmarkEnd w:id="368"/>
      <w:bookmarkEnd w:id="369"/>
      <w:bookmarkEnd w:id="370"/>
    </w:p>
    <w:p w:rsidR="00697F29" w:rsidRPr="00D05D3E" w:rsidRDefault="00697F29" w:rsidP="00697F29">
      <w:pPr>
        <w:pStyle w:val="Ttulo2"/>
        <w:spacing w:line="360" w:lineRule="auto"/>
        <w:ind w:left="1134"/>
        <w:rPr>
          <w:lang w:eastAsia="es-BO"/>
        </w:rPr>
      </w:pPr>
      <w:bookmarkStart w:id="371" w:name="_Toc286835466"/>
      <w:r w:rsidRPr="00D05D3E">
        <w:rPr>
          <w:lang w:eastAsia="es-BO"/>
        </w:rPr>
        <w:t>Estrategias para la población</w:t>
      </w:r>
      <w:bookmarkEnd w:id="371"/>
    </w:p>
    <w:p w:rsidR="00697F29" w:rsidRPr="00D05D3E" w:rsidRDefault="00697F29" w:rsidP="00697F29">
      <w:pPr>
        <w:spacing w:before="240"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Las estrategias propuestas para  poder llevar a cabo el trabajo  y el proyecto se siguen los siguientes puntos: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Proyección de videos con la temática “La importancia de la nutrición en el embarazo” en sala de espera</w:t>
      </w:r>
      <w:r>
        <w:rPr>
          <w:rFonts w:ascii="Arial" w:eastAsia="Times New Roman" w:hAnsi="Arial" w:cs="Arial"/>
          <w:lang w:eastAsia="es-BO"/>
        </w:rPr>
        <w:t xml:space="preserve">  a todas las mujeres presentes.</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 xml:space="preserve">Pegado de pancartas </w:t>
      </w:r>
      <w:r>
        <w:rPr>
          <w:rFonts w:ascii="Arial" w:eastAsia="Times New Roman" w:hAnsi="Arial" w:cs="Arial"/>
          <w:lang w:eastAsia="es-BO"/>
        </w:rPr>
        <w:t xml:space="preserve"> en calles aledañas al centro de salud, en la misma institución </w:t>
      </w:r>
      <w:r w:rsidRPr="00D05D3E">
        <w:rPr>
          <w:rFonts w:ascii="Arial" w:eastAsia="Times New Roman" w:hAnsi="Arial" w:cs="Arial"/>
          <w:lang w:eastAsia="es-BO"/>
        </w:rPr>
        <w:t>con la temática alimentos nutritivos antes y durante el embarazo</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t>Entrega de volantes informativos sobre nutrición en el embarazo, y las consecuencias de la mala nutrición para el bebé por nacer.</w:t>
      </w:r>
    </w:p>
    <w:p w:rsidR="00697F29" w:rsidRPr="00D05D3E" w:rsidRDefault="00697F29" w:rsidP="00697F29">
      <w:pPr>
        <w:spacing w:after="100" w:afterAutospacing="1" w:line="360" w:lineRule="auto"/>
        <w:jc w:val="both"/>
        <w:rPr>
          <w:rFonts w:ascii="Arial" w:eastAsia="Times New Roman" w:hAnsi="Arial" w:cs="Arial"/>
          <w:lang w:eastAsia="es-BO"/>
        </w:rPr>
      </w:pPr>
      <w:r w:rsidRPr="00D05D3E">
        <w:rPr>
          <w:rFonts w:ascii="Arial" w:eastAsia="Times New Roman" w:hAnsi="Arial" w:cs="Arial"/>
          <w:lang w:eastAsia="es-BO"/>
        </w:rPr>
        <w:lastRenderedPageBreak/>
        <w:t>Se darán charlas educativas sobre consecuencias de la nutrición en la mujer gestante.</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Coordinaciones con el centro de salud para actividades a desarrollar.</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Del="006C6047" w:rsidRDefault="00697F29" w:rsidP="00697F29">
      <w:pPr>
        <w:spacing w:after="0" w:line="360" w:lineRule="auto"/>
        <w:jc w:val="both"/>
        <w:rPr>
          <w:del w:id="372" w:author="Admin" w:date="2011-05-04T12:17:00Z"/>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line="360" w:lineRule="auto"/>
        <w:ind w:left="1428" w:hanging="720"/>
        <w:rPr>
          <w:lang w:eastAsia="es-BO"/>
        </w:rPr>
      </w:pPr>
      <w:bookmarkStart w:id="373" w:name="_Toc286835467"/>
      <w:r w:rsidRPr="00D05D3E">
        <w:rPr>
          <w:lang w:eastAsia="es-BO"/>
        </w:rPr>
        <w:t>Estrategias para la institución</w:t>
      </w:r>
      <w:bookmarkEnd w:id="373"/>
    </w:p>
    <w:p w:rsidR="00697F29" w:rsidRPr="00D05D3E" w:rsidRDefault="00697F29" w:rsidP="00697F29">
      <w:pPr>
        <w:spacing w:line="360" w:lineRule="auto"/>
        <w:rPr>
          <w:rFonts w:ascii="Arial" w:hAnsi="Arial" w:cs="Arial"/>
          <w:lang w:eastAsia="es-BO"/>
        </w:rPr>
      </w:pPr>
      <w:r w:rsidRPr="00D05D3E">
        <w:rPr>
          <w:rFonts w:ascii="Arial" w:hAnsi="Arial" w:cs="Arial"/>
          <w:lang w:eastAsia="es-BO"/>
        </w:rPr>
        <w:t>Entrega de pancartas</w:t>
      </w:r>
      <w:r w:rsidR="00263730">
        <w:rPr>
          <w:rFonts w:ascii="Arial" w:hAnsi="Arial" w:cs="Arial"/>
          <w:lang w:eastAsia="es-BO"/>
        </w:rPr>
        <w:t xml:space="preserve"> sobre nutrición en el embarazo- </w:t>
      </w:r>
    </w:p>
    <w:p w:rsidR="00697F29" w:rsidRPr="00D05D3E" w:rsidRDefault="00263730" w:rsidP="00697F29">
      <w:pPr>
        <w:spacing w:line="360" w:lineRule="auto"/>
        <w:rPr>
          <w:rFonts w:ascii="Arial" w:hAnsi="Arial" w:cs="Arial"/>
          <w:lang w:eastAsia="es-BO"/>
        </w:rPr>
      </w:pPr>
      <w:r>
        <w:rPr>
          <w:rFonts w:ascii="Arial" w:hAnsi="Arial" w:cs="Arial"/>
          <w:lang w:eastAsia="es-BO"/>
        </w:rPr>
        <w:t>Entrega de videos con temas relacionados a la nutrición en el embarazo</w:t>
      </w:r>
    </w:p>
    <w:p w:rsidR="00697F29" w:rsidRPr="00D05D3E" w:rsidRDefault="00697F29" w:rsidP="00697F29">
      <w:pPr>
        <w:spacing w:line="360" w:lineRule="auto"/>
        <w:rPr>
          <w:rFonts w:ascii="Arial" w:hAnsi="Arial" w:cs="Arial"/>
          <w:lang w:eastAsia="es-BO"/>
        </w:rPr>
      </w:pPr>
      <w:r>
        <w:rPr>
          <w:rFonts w:ascii="Arial" w:hAnsi="Arial" w:cs="Arial"/>
          <w:lang w:eastAsia="es-BO"/>
        </w:rPr>
        <w:t>Entrega de r</w:t>
      </w:r>
      <w:r w:rsidRPr="00D05D3E">
        <w:rPr>
          <w:rFonts w:ascii="Arial" w:hAnsi="Arial" w:cs="Arial"/>
          <w:lang w:eastAsia="es-BO"/>
        </w:rPr>
        <w:t>otafolio</w:t>
      </w:r>
      <w:r w:rsidR="00263730">
        <w:rPr>
          <w:rFonts w:ascii="Arial" w:hAnsi="Arial" w:cs="Arial"/>
          <w:lang w:eastAsia="es-BO"/>
        </w:rPr>
        <w:t>s contienen alimentos importantes durante la gestación</w:t>
      </w:r>
    </w:p>
    <w:p w:rsidR="00697F29" w:rsidRPr="00D05D3E" w:rsidRDefault="00697F29" w:rsidP="00697F29">
      <w:pPr>
        <w:spacing w:line="360" w:lineRule="auto"/>
        <w:rPr>
          <w:rFonts w:ascii="Arial" w:hAnsi="Arial" w:cs="Arial"/>
          <w:lang w:eastAsia="es-BO"/>
        </w:rPr>
      </w:pPr>
      <w:r>
        <w:rPr>
          <w:rFonts w:ascii="Arial" w:hAnsi="Arial" w:cs="Arial"/>
          <w:lang w:eastAsia="es-BO"/>
        </w:rPr>
        <w:t xml:space="preserve">Entrega de  volantes  y </w:t>
      </w:r>
      <w:del w:id="374" w:author="Fundación Waal" w:date="2011-05-04T11:12:00Z">
        <w:r w:rsidDel="0066755D">
          <w:rPr>
            <w:rFonts w:ascii="Arial" w:hAnsi="Arial" w:cs="Arial"/>
            <w:lang w:eastAsia="es-BO"/>
          </w:rPr>
          <w:delText>tripiticos</w:delText>
        </w:r>
      </w:del>
      <w:ins w:id="375" w:author="Fundación Waal" w:date="2011-05-04T11:12:00Z">
        <w:r w:rsidR="0066755D">
          <w:rPr>
            <w:rFonts w:ascii="Arial" w:hAnsi="Arial" w:cs="Arial"/>
            <w:lang w:eastAsia="es-BO"/>
          </w:rPr>
          <w:t>trípticos</w:t>
        </w:r>
      </w:ins>
      <w:r>
        <w:rPr>
          <w:rFonts w:ascii="Arial" w:hAnsi="Arial" w:cs="Arial"/>
          <w:lang w:eastAsia="es-BO"/>
        </w:rPr>
        <w:t xml:space="preserve"> con temas relacionados a nutrición durante el embarazo.</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2"/>
        <w:numPr>
          <w:ilvl w:val="1"/>
          <w:numId w:val="0"/>
        </w:numPr>
        <w:spacing w:before="0" w:after="0" w:line="360" w:lineRule="auto"/>
        <w:ind w:left="1134" w:hanging="567"/>
        <w:rPr>
          <w:lang w:eastAsia="es-BO"/>
        </w:rPr>
      </w:pPr>
      <w:bookmarkStart w:id="376" w:name="_Toc286835468"/>
      <w:r w:rsidRPr="00D05D3E">
        <w:rPr>
          <w:lang w:eastAsia="es-BO"/>
        </w:rPr>
        <w:t>Actividades para la población</w:t>
      </w:r>
      <w:bookmarkEnd w:id="376"/>
    </w:p>
    <w:p w:rsidR="00697F29" w:rsidRPr="00D05D3E" w:rsidRDefault="00697F29" w:rsidP="00697F29">
      <w:pPr>
        <w:spacing w:after="0"/>
        <w:rPr>
          <w:lang w:eastAsia="es-BO"/>
        </w:rPr>
      </w:pPr>
    </w:p>
    <w:p w:rsidR="00CE38B9" w:rsidRPr="00535823" w:rsidRDefault="00CE38B9" w:rsidP="00CE38B9">
      <w:pPr>
        <w:pStyle w:val="Prrafodelista"/>
        <w:numPr>
          <w:ilvl w:val="0"/>
          <w:numId w:val="9"/>
        </w:numPr>
        <w:jc w:val="both"/>
        <w:rPr>
          <w:ins w:id="377" w:author="Valued Acer Customer" w:date="2011-05-04T15:04:00Z"/>
          <w:rFonts w:ascii="Arial" w:hAnsi="Arial" w:cs="Arial"/>
          <w:bCs/>
          <w:sz w:val="20"/>
          <w:szCs w:val="20"/>
        </w:rPr>
        <w:pPrChange w:id="378" w:author="Valued Acer Customer" w:date="2011-05-04T15:04:00Z">
          <w:pPr>
            <w:pStyle w:val="Prrafodelista"/>
            <w:numPr>
              <w:numId w:val="9"/>
            </w:numPr>
            <w:ind w:left="1068" w:hanging="360"/>
            <w:jc w:val="center"/>
          </w:pPr>
        </w:pPrChange>
      </w:pPr>
      <w:ins w:id="379" w:author="Valued Acer Customer" w:date="2011-05-04T15:04:00Z">
        <w:r w:rsidRPr="00535823">
          <w:rPr>
            <w:rFonts w:ascii="Arial" w:hAnsi="Arial" w:cs="Arial"/>
            <w:bCs/>
            <w:sz w:val="20"/>
            <w:szCs w:val="20"/>
          </w:rPr>
          <w:t xml:space="preserve">Elaborar material informativo como ser: trípticos, volantes, </w:t>
        </w:r>
        <w:r w:rsidR="007358AB">
          <w:rPr>
            <w:rFonts w:ascii="Arial" w:hAnsi="Arial" w:cs="Arial"/>
            <w:bCs/>
            <w:sz w:val="20"/>
            <w:szCs w:val="20"/>
          </w:rPr>
          <w:t>b</w:t>
        </w:r>
      </w:ins>
      <w:ins w:id="380" w:author="Valued Acer Customer" w:date="2011-05-04T15:19:00Z">
        <w:r w:rsidR="007358AB">
          <w:rPr>
            <w:rFonts w:ascii="Arial" w:hAnsi="Arial" w:cs="Arial"/>
            <w:bCs/>
            <w:sz w:val="20"/>
            <w:szCs w:val="20"/>
          </w:rPr>
          <w:t>í</w:t>
        </w:r>
      </w:ins>
      <w:ins w:id="381" w:author="Valued Acer Customer" w:date="2011-05-04T15:04:00Z">
        <w:r w:rsidR="007358AB" w:rsidRPr="00535823">
          <w:rPr>
            <w:rFonts w:ascii="Arial" w:hAnsi="Arial" w:cs="Arial"/>
            <w:bCs/>
            <w:sz w:val="20"/>
            <w:szCs w:val="20"/>
          </w:rPr>
          <w:t>pticos</w:t>
        </w:r>
        <w:r w:rsidRPr="00535823">
          <w:rPr>
            <w:rFonts w:ascii="Arial" w:hAnsi="Arial" w:cs="Arial"/>
            <w:bCs/>
            <w:sz w:val="20"/>
            <w:szCs w:val="20"/>
          </w:rPr>
          <w:t>, rotafolios, afiches en relación a la nutrición en el embarazo.</w:t>
        </w:r>
      </w:ins>
    </w:p>
    <w:p w:rsidR="00CE38B9" w:rsidRPr="00535823" w:rsidRDefault="00CE38B9" w:rsidP="00CE38B9">
      <w:pPr>
        <w:pStyle w:val="Prrafodelista"/>
        <w:numPr>
          <w:ilvl w:val="0"/>
          <w:numId w:val="9"/>
        </w:numPr>
        <w:jc w:val="both"/>
        <w:rPr>
          <w:ins w:id="382" w:author="Valued Acer Customer" w:date="2011-05-04T15:04:00Z"/>
          <w:rFonts w:ascii="Arial" w:hAnsi="Arial" w:cs="Arial"/>
          <w:bCs/>
          <w:sz w:val="20"/>
          <w:szCs w:val="20"/>
        </w:rPr>
        <w:pPrChange w:id="383" w:author="Valued Acer Customer" w:date="2011-05-04T15:04:00Z">
          <w:pPr>
            <w:pStyle w:val="Prrafodelista"/>
            <w:numPr>
              <w:numId w:val="9"/>
            </w:numPr>
            <w:ind w:left="1068" w:hanging="360"/>
            <w:jc w:val="center"/>
          </w:pPr>
        </w:pPrChange>
      </w:pPr>
      <w:ins w:id="384" w:author="Valued Acer Customer" w:date="2011-05-04T15:04:00Z">
        <w:r w:rsidRPr="00535823">
          <w:rPr>
            <w:rFonts w:ascii="Arial" w:hAnsi="Arial" w:cs="Arial"/>
            <w:bCs/>
            <w:sz w:val="20"/>
            <w:szCs w:val="20"/>
          </w:rPr>
          <w:t>Difusión de información audiovisual con el contenido de la nutrición en el embarazo.</w:t>
        </w:r>
      </w:ins>
    </w:p>
    <w:p w:rsidR="00CE38B9" w:rsidRDefault="00CE38B9" w:rsidP="00CE38B9">
      <w:pPr>
        <w:pStyle w:val="Prrafodelista"/>
        <w:numPr>
          <w:ilvl w:val="0"/>
          <w:numId w:val="9"/>
        </w:numPr>
        <w:jc w:val="both"/>
        <w:rPr>
          <w:ins w:id="385" w:author="Valued Acer Customer" w:date="2011-05-04T15:04:00Z"/>
          <w:rFonts w:ascii="Arial" w:hAnsi="Arial" w:cs="Arial"/>
          <w:bCs/>
          <w:sz w:val="20"/>
          <w:szCs w:val="20"/>
        </w:rPr>
        <w:pPrChange w:id="386" w:author="Valued Acer Customer" w:date="2011-05-04T15:04:00Z">
          <w:pPr>
            <w:spacing w:line="360" w:lineRule="auto"/>
            <w:jc w:val="both"/>
          </w:pPr>
        </w:pPrChange>
      </w:pPr>
      <w:ins w:id="387" w:author="Valued Acer Customer" w:date="2011-05-04T15:04:00Z">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w:t>
        </w:r>
        <w:r w:rsidRPr="00535823">
          <w:rPr>
            <w:rFonts w:ascii="Arial" w:hAnsi="Arial" w:cs="Arial"/>
            <w:bCs/>
            <w:sz w:val="20"/>
            <w:szCs w:val="20"/>
          </w:rPr>
          <w:t>nuestra nutrición.</w:t>
        </w:r>
      </w:ins>
    </w:p>
    <w:p w:rsidR="00697F29" w:rsidRPr="00CE38B9" w:rsidDel="00CE38B9" w:rsidRDefault="00CE38B9" w:rsidP="00CE38B9">
      <w:pPr>
        <w:pStyle w:val="Prrafodelista"/>
        <w:numPr>
          <w:ilvl w:val="0"/>
          <w:numId w:val="9"/>
        </w:numPr>
        <w:jc w:val="both"/>
        <w:rPr>
          <w:del w:id="388" w:author="Valued Acer Customer" w:date="2011-05-04T15:04:00Z"/>
          <w:rFonts w:ascii="Arial" w:hAnsi="Arial" w:cs="Arial"/>
          <w:bCs/>
          <w:sz w:val="20"/>
          <w:szCs w:val="20"/>
          <w:rPrChange w:id="389" w:author="Valued Acer Customer" w:date="2011-05-04T15:04:00Z">
            <w:rPr>
              <w:del w:id="390" w:author="Valued Acer Customer" w:date="2011-05-04T15:04:00Z"/>
              <w:rFonts w:eastAsia="Times New Roman"/>
              <w:lang w:eastAsia="es-BO"/>
            </w:rPr>
          </w:rPrChange>
        </w:rPr>
        <w:pPrChange w:id="391" w:author="Valued Acer Customer" w:date="2011-05-04T15:04:00Z">
          <w:pPr>
            <w:spacing w:line="360" w:lineRule="auto"/>
            <w:jc w:val="both"/>
          </w:pPr>
        </w:pPrChange>
      </w:pPr>
      <w:ins w:id="392" w:author="Valued Acer Customer" w:date="2011-05-04T15:04:00Z">
        <w:r w:rsidRPr="00CE38B9">
          <w:rPr>
            <w:rFonts w:ascii="Arial" w:hAnsi="Arial" w:cs="Arial"/>
            <w:bCs/>
            <w:sz w:val="20"/>
            <w:szCs w:val="20"/>
            <w:rPrChange w:id="393" w:author="Valued Acer Customer" w:date="2011-05-04T15:04:00Z">
              <w:rPr/>
            </w:rPrChange>
          </w:rPr>
          <w:t xml:space="preserve">Aplicación de cuestionario sobre la importancia que tiene la nutrición </w:t>
        </w:r>
      </w:ins>
      <w:del w:id="394" w:author="Valued Acer Customer" w:date="2011-05-04T15:04:00Z">
        <w:r w:rsidR="00697F29" w:rsidRPr="00CE38B9" w:rsidDel="00CE38B9">
          <w:rPr>
            <w:rFonts w:ascii="Arial" w:eastAsia="Times New Roman" w:hAnsi="Arial" w:cs="Arial"/>
            <w:lang w:eastAsia="es-BO"/>
            <w:rPrChange w:id="395" w:author="Valued Acer Customer" w:date="2011-05-04T15:04:00Z">
              <w:rPr>
                <w:rFonts w:eastAsia="Times New Roman"/>
                <w:lang w:eastAsia="es-BO"/>
              </w:rPr>
            </w:rPrChange>
          </w:rPr>
          <w:delText>Elaborar materiales de difusión, volantes de difusión sobre la importancia de la nutrición y consecuencias de la desnutrición</w:delText>
        </w:r>
      </w:del>
    </w:p>
    <w:p w:rsidR="00697F29" w:rsidRPr="00D05D3E" w:rsidDel="00CE38B9" w:rsidRDefault="00697F29" w:rsidP="00697F29">
      <w:pPr>
        <w:spacing w:line="360" w:lineRule="auto"/>
        <w:jc w:val="both"/>
        <w:rPr>
          <w:del w:id="396" w:author="Valued Acer Customer" w:date="2011-05-04T15:04:00Z"/>
          <w:rFonts w:ascii="Arial" w:eastAsia="Times New Roman" w:hAnsi="Arial" w:cs="Arial"/>
          <w:lang w:eastAsia="es-BO"/>
        </w:rPr>
      </w:pPr>
      <w:del w:id="397" w:author="Valued Acer Customer" w:date="2011-05-04T15:04:00Z">
        <w:r w:rsidRPr="00D05D3E" w:rsidDel="00CE38B9">
          <w:rPr>
            <w:rFonts w:ascii="Arial" w:eastAsia="Times New Roman" w:hAnsi="Arial" w:cs="Arial"/>
            <w:lang w:eastAsia="es-BO"/>
          </w:rPr>
          <w:delText>Dar charlas una vez a la semana</w:delText>
        </w:r>
      </w:del>
    </w:p>
    <w:p w:rsidR="00697F29" w:rsidRPr="00D05D3E" w:rsidDel="00CE38B9" w:rsidRDefault="00697F29" w:rsidP="00697F29">
      <w:pPr>
        <w:spacing w:line="360" w:lineRule="auto"/>
        <w:jc w:val="both"/>
        <w:rPr>
          <w:del w:id="398" w:author="Valued Acer Customer" w:date="2011-05-04T15:04:00Z"/>
          <w:rFonts w:ascii="Arial" w:eastAsia="Times New Roman" w:hAnsi="Arial" w:cs="Arial"/>
          <w:lang w:eastAsia="es-BO"/>
        </w:rPr>
      </w:pPr>
      <w:del w:id="399" w:author="Valued Acer Customer" w:date="2011-05-04T15:04:00Z">
        <w:r w:rsidRPr="00D05D3E" w:rsidDel="00CE38B9">
          <w:rPr>
            <w:rFonts w:ascii="Arial" w:eastAsia="Times New Roman" w:hAnsi="Arial" w:cs="Arial"/>
            <w:lang w:eastAsia="es-BO"/>
          </w:rPr>
          <w:delText>Elaborar material informativo</w:delText>
        </w:r>
      </w:del>
    </w:p>
    <w:p w:rsidR="00697F29" w:rsidRPr="00D05D3E" w:rsidDel="00CE38B9" w:rsidRDefault="00697F29" w:rsidP="00697F29">
      <w:pPr>
        <w:spacing w:line="360" w:lineRule="auto"/>
        <w:jc w:val="both"/>
        <w:rPr>
          <w:del w:id="400" w:author="Valued Acer Customer" w:date="2011-05-04T15:04:00Z"/>
          <w:rFonts w:ascii="Arial" w:eastAsia="Times New Roman" w:hAnsi="Arial" w:cs="Arial"/>
          <w:lang w:eastAsia="es-BO"/>
        </w:rPr>
      </w:pPr>
      <w:del w:id="401" w:author="Valued Acer Customer" w:date="2011-05-04T15:04:00Z">
        <w:r w:rsidRPr="00D05D3E" w:rsidDel="00CE38B9">
          <w:rPr>
            <w:rFonts w:ascii="Arial" w:eastAsia="Times New Roman" w:hAnsi="Arial" w:cs="Arial"/>
            <w:lang w:eastAsia="es-BO"/>
          </w:rPr>
          <w:delText>Difusión de información audiovisual</w:delText>
        </w:r>
      </w:del>
    </w:p>
    <w:p w:rsidR="00697F29" w:rsidRPr="00D05D3E" w:rsidRDefault="00697F29" w:rsidP="00697F29">
      <w:pPr>
        <w:spacing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after="0"/>
        <w:ind w:left="1428" w:hanging="720"/>
        <w:rPr>
          <w:lang w:eastAsia="es-BO"/>
        </w:rPr>
      </w:pPr>
      <w:bookmarkStart w:id="402" w:name="_Toc286835469"/>
      <w:r w:rsidRPr="00D05D3E">
        <w:rPr>
          <w:lang w:eastAsia="es-BO"/>
        </w:rPr>
        <w:t>Actividades para la institución</w:t>
      </w:r>
      <w:bookmarkEnd w:id="402"/>
    </w:p>
    <w:p w:rsidR="00697F29" w:rsidRPr="00D05D3E" w:rsidRDefault="00697F29" w:rsidP="00697F29">
      <w:pPr>
        <w:spacing w:after="0"/>
        <w:rPr>
          <w:lang w:eastAsia="es-BO"/>
        </w:rPr>
      </w:pPr>
    </w:p>
    <w:p w:rsidR="00697F29" w:rsidRPr="00D05D3E" w:rsidRDefault="00697F29" w:rsidP="00697F29">
      <w:pPr>
        <w:spacing w:after="0" w:line="360" w:lineRule="auto"/>
        <w:rPr>
          <w:rFonts w:ascii="Arial" w:hAnsi="Arial" w:cs="Arial"/>
          <w:bCs/>
        </w:rPr>
      </w:pPr>
      <w:r w:rsidRPr="00D05D3E">
        <w:rPr>
          <w:rFonts w:ascii="Arial" w:hAnsi="Arial" w:cs="Arial"/>
          <w:bCs/>
        </w:rPr>
        <w:t>Crear un espacio de difusión e información sobre las causas para una discapacidad</w:t>
      </w:r>
    </w:p>
    <w:p w:rsidR="00697F29" w:rsidRPr="00D05D3E" w:rsidRDefault="00697F29" w:rsidP="00697F29">
      <w:pPr>
        <w:spacing w:after="0" w:line="360" w:lineRule="auto"/>
        <w:jc w:val="center"/>
        <w:rPr>
          <w:rFonts w:ascii="Arial" w:hAnsi="Arial" w:cs="Arial"/>
          <w:bCs/>
        </w:rPr>
      </w:pPr>
    </w:p>
    <w:p w:rsidR="00697F29" w:rsidRPr="00D05D3E" w:rsidRDefault="00697F29" w:rsidP="00697F29">
      <w:pPr>
        <w:spacing w:after="0" w:line="360" w:lineRule="auto"/>
        <w:rPr>
          <w:rFonts w:ascii="Arial" w:hAnsi="Arial" w:cs="Arial"/>
          <w:bCs/>
        </w:rPr>
      </w:pPr>
      <w:del w:id="403" w:author="Valued Acer Customer" w:date="2011-05-04T15:07:00Z">
        <w:r w:rsidRPr="00D05D3E" w:rsidDel="002D271C">
          <w:rPr>
            <w:rFonts w:ascii="Arial" w:hAnsi="Arial" w:cs="Arial"/>
            <w:bCs/>
          </w:rPr>
          <w:delText>Elaborar</w:delText>
        </w:r>
      </w:del>
      <w:r w:rsidRPr="00D05D3E">
        <w:rPr>
          <w:rFonts w:ascii="Arial" w:hAnsi="Arial" w:cs="Arial"/>
          <w:bCs/>
        </w:rPr>
        <w:t xml:space="preserve"> </w:t>
      </w:r>
      <w:ins w:id="404" w:author="Valued Acer Customer" w:date="2011-05-04T15:07:00Z">
        <w:r w:rsidR="002D271C">
          <w:rPr>
            <w:rFonts w:ascii="Arial" w:hAnsi="Arial" w:cs="Arial"/>
            <w:bCs/>
          </w:rPr>
          <w:t xml:space="preserve">Impresión de </w:t>
        </w:r>
      </w:ins>
      <w:r w:rsidRPr="00D05D3E">
        <w:rPr>
          <w:rFonts w:ascii="Arial" w:hAnsi="Arial" w:cs="Arial"/>
          <w:bCs/>
        </w:rPr>
        <w:t>trípticos y panfletos</w:t>
      </w:r>
      <w:r>
        <w:rPr>
          <w:rFonts w:ascii="Arial" w:hAnsi="Arial" w:cs="Arial"/>
          <w:bCs/>
        </w:rPr>
        <w:t xml:space="preserve"> en relación a la nutrición en el embarazo.</w:t>
      </w:r>
    </w:p>
    <w:p w:rsidR="00697F29" w:rsidRPr="00D05D3E" w:rsidRDefault="00697F29" w:rsidP="00697F29">
      <w:pPr>
        <w:spacing w:after="0" w:line="360" w:lineRule="auto"/>
        <w:jc w:val="center"/>
        <w:rPr>
          <w:rFonts w:ascii="Arial" w:hAnsi="Arial" w:cs="Arial"/>
          <w:bCs/>
        </w:rPr>
      </w:pPr>
    </w:p>
    <w:p w:rsidR="00697F29" w:rsidRPr="00D05D3E" w:rsidRDefault="00697F29" w:rsidP="00697F29">
      <w:pPr>
        <w:spacing w:after="0" w:line="360" w:lineRule="auto"/>
        <w:rPr>
          <w:rFonts w:ascii="Arial" w:hAnsi="Arial" w:cs="Arial"/>
          <w:bCs/>
        </w:rPr>
      </w:pPr>
      <w:r w:rsidRPr="00D05D3E">
        <w:rPr>
          <w:rFonts w:ascii="Arial" w:hAnsi="Arial" w:cs="Arial"/>
          <w:bCs/>
        </w:rPr>
        <w:t>Reunir a los profesionales de salud para ver la factibilidad de la propuesta.</w:t>
      </w:r>
    </w:p>
    <w:p w:rsidR="00697F29" w:rsidRPr="00D05D3E" w:rsidRDefault="00697F29" w:rsidP="00697F29">
      <w:pPr>
        <w:spacing w:after="0" w:line="360" w:lineRule="auto"/>
        <w:rPr>
          <w:lang w:eastAsia="es-BO"/>
        </w:rPr>
      </w:pPr>
    </w:p>
    <w:p w:rsidR="00697F29" w:rsidRPr="00D05D3E" w:rsidRDefault="00697F29" w:rsidP="00697F29">
      <w:pPr>
        <w:spacing w:after="0" w:line="240" w:lineRule="auto"/>
        <w:jc w:val="both"/>
        <w:rPr>
          <w:rFonts w:ascii="Arial" w:eastAsia="Times New Roman" w:hAnsi="Arial" w:cs="Arial"/>
          <w:lang w:eastAsia="es-BO"/>
        </w:rPr>
      </w:pPr>
    </w:p>
    <w:p w:rsidR="00697F29" w:rsidRPr="00D05D3E" w:rsidRDefault="00697F29" w:rsidP="00697F29">
      <w:pPr>
        <w:pStyle w:val="Ttulo2"/>
        <w:numPr>
          <w:ilvl w:val="1"/>
          <w:numId w:val="0"/>
        </w:numPr>
        <w:spacing w:before="0" w:after="0" w:line="240" w:lineRule="auto"/>
        <w:ind w:left="1134" w:hanging="576"/>
        <w:rPr>
          <w:lang w:eastAsia="es-BO"/>
        </w:rPr>
      </w:pPr>
      <w:bookmarkStart w:id="405" w:name="_Toc286835470"/>
      <w:commentRangeStart w:id="406"/>
      <w:r w:rsidRPr="00D05D3E">
        <w:rPr>
          <w:lang w:eastAsia="es-BO"/>
        </w:rPr>
        <w:t>Indicadores y medios de verificación población</w:t>
      </w:r>
      <w:bookmarkEnd w:id="405"/>
      <w:commentRangeEnd w:id="406"/>
      <w:r w:rsidR="006C6047">
        <w:rPr>
          <w:rStyle w:val="Refdecomentario"/>
          <w:rFonts w:ascii="Calibri" w:eastAsia="Calibri" w:hAnsi="Calibri"/>
          <w:b w:val="0"/>
          <w:bCs w:val="0"/>
          <w:iCs w:val="0"/>
        </w:rPr>
        <w:commentReference w:id="406"/>
      </w:r>
    </w:p>
    <w:p w:rsidR="00697F29" w:rsidRPr="00D05D3E" w:rsidRDefault="00697F29" w:rsidP="00697F29">
      <w:pPr>
        <w:spacing w:after="0"/>
        <w:rPr>
          <w:lang w:eastAsia="es-BO"/>
        </w:rPr>
      </w:pP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Cuestionario</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Fotografías de las actividades</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Difusión de videos</w:t>
      </w:r>
      <w:r>
        <w:rPr>
          <w:rFonts w:ascii="Arial" w:eastAsia="Times New Roman" w:hAnsi="Arial" w:cs="Arial"/>
          <w:lang w:eastAsia="es-BO"/>
        </w:rPr>
        <w:t xml:space="preserve"> sobre la nutrición en el embarazo.</w:t>
      </w:r>
    </w:p>
    <w:p w:rsidR="00697F29" w:rsidRPr="00D05D3E" w:rsidRDefault="00697F29" w:rsidP="00697F29">
      <w:pPr>
        <w:spacing w:after="0" w:line="360" w:lineRule="auto"/>
        <w:jc w:val="both"/>
        <w:rPr>
          <w:rFonts w:ascii="Arial" w:eastAsia="Times New Roman" w:hAnsi="Arial" w:cs="Arial"/>
          <w:lang w:eastAsia="es-BO"/>
        </w:rPr>
      </w:pPr>
      <w:r w:rsidRPr="00D05D3E">
        <w:rPr>
          <w:rFonts w:ascii="Arial" w:eastAsia="Times New Roman" w:hAnsi="Arial" w:cs="Arial"/>
          <w:lang w:eastAsia="es-BO"/>
        </w:rPr>
        <w:t xml:space="preserve">Listas de participantes. </w:t>
      </w: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spacing w:after="0" w:line="360" w:lineRule="auto"/>
        <w:jc w:val="both"/>
        <w:rPr>
          <w:rFonts w:ascii="Arial" w:eastAsia="Times New Roman" w:hAnsi="Arial" w:cs="Arial"/>
          <w:lang w:eastAsia="es-BO"/>
        </w:rPr>
      </w:pPr>
    </w:p>
    <w:p w:rsidR="00697F29" w:rsidRPr="00D05D3E" w:rsidRDefault="00697F29" w:rsidP="00697F29">
      <w:pPr>
        <w:pStyle w:val="Ttulo3"/>
        <w:numPr>
          <w:ilvl w:val="2"/>
          <w:numId w:val="0"/>
        </w:numPr>
        <w:spacing w:before="0"/>
        <w:ind w:left="1428" w:hanging="720"/>
        <w:rPr>
          <w:lang w:eastAsia="es-BO"/>
        </w:rPr>
      </w:pPr>
      <w:bookmarkStart w:id="407" w:name="_Toc286835471"/>
      <w:r w:rsidRPr="00D05D3E">
        <w:rPr>
          <w:lang w:eastAsia="es-BO"/>
        </w:rPr>
        <w:t>Indicadores y medios de verificación para la institución</w:t>
      </w:r>
      <w:bookmarkEnd w:id="407"/>
    </w:p>
    <w:p w:rsidR="00697F29" w:rsidRPr="00D05D3E" w:rsidRDefault="00697F29" w:rsidP="00697F29">
      <w:pPr>
        <w:spacing w:after="0"/>
        <w:rPr>
          <w:lang w:eastAsia="es-BO"/>
        </w:rPr>
      </w:pPr>
    </w:p>
    <w:p w:rsidR="00697F29" w:rsidRPr="00D05D3E" w:rsidRDefault="00697F29" w:rsidP="00697F29">
      <w:pPr>
        <w:spacing w:after="0"/>
        <w:rPr>
          <w:rFonts w:ascii="Arial" w:hAnsi="Arial" w:cs="Arial"/>
          <w:lang w:eastAsia="es-BO"/>
        </w:rPr>
      </w:pPr>
      <w:commentRangeStart w:id="408"/>
      <w:r w:rsidRPr="00D05D3E">
        <w:rPr>
          <w:rFonts w:ascii="Arial" w:hAnsi="Arial" w:cs="Arial"/>
          <w:lang w:eastAsia="es-BO"/>
        </w:rPr>
        <w:t>Los videos, verificados por firma de participantes.</w:t>
      </w:r>
    </w:p>
    <w:p w:rsidR="00697F29" w:rsidRPr="00D05D3E" w:rsidRDefault="00697F29" w:rsidP="00697F29">
      <w:pPr>
        <w:spacing w:after="0"/>
        <w:rPr>
          <w:rFonts w:ascii="Arial" w:hAnsi="Arial" w:cs="Arial"/>
          <w:lang w:eastAsia="es-BO"/>
        </w:rPr>
      </w:pPr>
      <w:r w:rsidRPr="00D05D3E">
        <w:rPr>
          <w:rFonts w:ascii="Arial" w:hAnsi="Arial" w:cs="Arial"/>
          <w:lang w:eastAsia="es-BO"/>
        </w:rPr>
        <w:t xml:space="preserve"> </w:t>
      </w:r>
    </w:p>
    <w:p w:rsidR="00697F29" w:rsidRPr="00D05D3E" w:rsidRDefault="00697F29" w:rsidP="00697F29">
      <w:pPr>
        <w:spacing w:after="0"/>
        <w:rPr>
          <w:rFonts w:ascii="Arial" w:hAnsi="Arial" w:cs="Arial"/>
          <w:lang w:eastAsia="es-BO"/>
        </w:rPr>
      </w:pPr>
      <w:r w:rsidRPr="00D05D3E">
        <w:rPr>
          <w:rFonts w:ascii="Arial" w:hAnsi="Arial" w:cs="Arial"/>
          <w:lang w:eastAsia="es-BO"/>
        </w:rPr>
        <w:t>Volantes que se proporcionar</w:t>
      </w:r>
      <w:r>
        <w:rPr>
          <w:rFonts w:ascii="Arial" w:hAnsi="Arial" w:cs="Arial"/>
          <w:lang w:eastAsia="es-BO"/>
        </w:rPr>
        <w:t>á</w:t>
      </w:r>
      <w:r w:rsidRPr="00D05D3E">
        <w:rPr>
          <w:rFonts w:ascii="Arial" w:hAnsi="Arial" w:cs="Arial"/>
          <w:lang w:eastAsia="es-BO"/>
        </w:rPr>
        <w:t xml:space="preserve">n a las mujeres gestantes y a sus parejas. </w:t>
      </w:r>
    </w:p>
    <w:p w:rsidR="00697F29" w:rsidRPr="00D05D3E" w:rsidRDefault="00697F29" w:rsidP="00697F29">
      <w:pPr>
        <w:spacing w:after="0"/>
        <w:rPr>
          <w:rFonts w:ascii="Arial" w:hAnsi="Arial" w:cs="Arial"/>
          <w:lang w:eastAsia="es-BO"/>
        </w:rPr>
      </w:pPr>
      <w:r w:rsidRPr="00D05D3E">
        <w:rPr>
          <w:rFonts w:ascii="Arial" w:hAnsi="Arial" w:cs="Arial"/>
          <w:lang w:eastAsia="es-BO"/>
        </w:rPr>
        <w:t>Reporte de entrega de volantes</w:t>
      </w:r>
    </w:p>
    <w:p w:rsidR="00697F29" w:rsidRPr="00D05D3E" w:rsidRDefault="00697F29" w:rsidP="00697F29">
      <w:pPr>
        <w:spacing w:after="0"/>
        <w:rPr>
          <w:rFonts w:ascii="Arial" w:hAnsi="Arial" w:cs="Arial"/>
          <w:lang w:eastAsia="es-BO"/>
        </w:rPr>
      </w:pPr>
    </w:p>
    <w:p w:rsidR="00697F29" w:rsidRPr="00D05D3E" w:rsidRDefault="00697F29" w:rsidP="00697F29">
      <w:pPr>
        <w:spacing w:after="0"/>
        <w:rPr>
          <w:rFonts w:ascii="Arial" w:hAnsi="Arial" w:cs="Arial"/>
          <w:lang w:eastAsia="es-BO"/>
        </w:rPr>
      </w:pPr>
      <w:r w:rsidRPr="00D05D3E">
        <w:rPr>
          <w:rFonts w:ascii="Arial" w:hAnsi="Arial" w:cs="Arial"/>
          <w:lang w:eastAsia="es-BO"/>
        </w:rPr>
        <w:t>Fotografías</w:t>
      </w:r>
    </w:p>
    <w:commentRangeEnd w:id="408"/>
    <w:p w:rsidR="00697F29" w:rsidRPr="00D05D3E" w:rsidRDefault="00AD757F" w:rsidP="00697F29">
      <w:pPr>
        <w:spacing w:after="0"/>
        <w:rPr>
          <w:rFonts w:ascii="Arial" w:hAnsi="Arial" w:cs="Arial"/>
          <w:lang w:eastAsia="es-BO"/>
        </w:rPr>
      </w:pPr>
      <w:r>
        <w:rPr>
          <w:rStyle w:val="Refdecomentario"/>
        </w:rPr>
        <w:commentReference w:id="408"/>
      </w:r>
    </w:p>
    <w:p w:rsidR="00697F29" w:rsidRPr="00D05D3E" w:rsidRDefault="00697F29" w:rsidP="00697F29">
      <w:pPr>
        <w:spacing w:after="0"/>
        <w:rPr>
          <w:rFonts w:ascii="Arial" w:hAnsi="Arial" w:cs="Arial"/>
          <w:lang w:eastAsia="es-BO"/>
        </w:rPr>
      </w:pPr>
    </w:p>
    <w:p w:rsidR="00697F29" w:rsidRPr="00D05D3E" w:rsidRDefault="00697F29" w:rsidP="00697F29">
      <w:pPr>
        <w:pStyle w:val="Ttulo2"/>
        <w:numPr>
          <w:ilvl w:val="1"/>
          <w:numId w:val="0"/>
        </w:numPr>
        <w:spacing w:before="0" w:line="360" w:lineRule="auto"/>
        <w:ind w:left="1134" w:hanging="576"/>
        <w:rPr>
          <w:lang w:eastAsia="es-BO"/>
        </w:rPr>
      </w:pPr>
      <w:bookmarkStart w:id="409" w:name="_Toc286835472"/>
      <w:r w:rsidRPr="00D05D3E">
        <w:rPr>
          <w:lang w:eastAsia="es-BO"/>
        </w:rPr>
        <w:t>Beneficiarios directos</w:t>
      </w:r>
      <w:bookmarkEnd w:id="409"/>
    </w:p>
    <w:p w:rsidR="00697F29" w:rsidRPr="00D05D3E" w:rsidRDefault="00697F29" w:rsidP="00697F29">
      <w:pPr>
        <w:rPr>
          <w:lang w:eastAsia="es-BO"/>
        </w:rPr>
      </w:pPr>
    </w:p>
    <w:p w:rsidR="00697F29" w:rsidRPr="00D05D3E" w:rsidRDefault="00697F29"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Mujeres</w:t>
      </w:r>
      <w:r w:rsidRPr="00D05D3E">
        <w:rPr>
          <w:rFonts w:ascii="Arial" w:eastAsia="Times New Roman" w:hAnsi="Arial" w:cs="Arial"/>
          <w:lang w:eastAsia="es-BO"/>
        </w:rPr>
        <w:t xml:space="preserve"> que asisten a consulta dentro las instalaciones del centro de salud Jaihuayco en proceso de gestación y planificación familiar.</w:t>
      </w:r>
      <w:ins w:id="410" w:author="Valued Acer Customer" w:date="2011-05-04T15:08:00Z">
        <w:r w:rsidR="00AD757F">
          <w:rPr>
            <w:rFonts w:ascii="Arial" w:eastAsia="Times New Roman" w:hAnsi="Arial" w:cs="Arial"/>
            <w:lang w:eastAsia="es-BO"/>
          </w:rPr>
          <w:t xml:space="preserve"> Personal de la institución.</w:t>
        </w:r>
      </w:ins>
    </w:p>
    <w:p w:rsidR="00D06F3D" w:rsidRDefault="00D06F3D" w:rsidP="00697F29">
      <w:pPr>
        <w:pStyle w:val="Ttulo3"/>
        <w:numPr>
          <w:ilvl w:val="2"/>
          <w:numId w:val="0"/>
        </w:numPr>
        <w:spacing w:before="0"/>
        <w:ind w:left="1428" w:hanging="720"/>
        <w:rPr>
          <w:lang w:eastAsia="es-BO"/>
        </w:rPr>
      </w:pPr>
    </w:p>
    <w:p w:rsidR="00697F29" w:rsidRPr="00D05D3E" w:rsidRDefault="00697F29" w:rsidP="00697F29">
      <w:pPr>
        <w:pStyle w:val="Ttulo3"/>
        <w:numPr>
          <w:ilvl w:val="2"/>
          <w:numId w:val="0"/>
        </w:numPr>
        <w:spacing w:before="0"/>
        <w:ind w:left="1428" w:hanging="720"/>
        <w:rPr>
          <w:lang w:eastAsia="es-BO"/>
        </w:rPr>
      </w:pPr>
      <w:r w:rsidRPr="00D05D3E">
        <w:rPr>
          <w:lang w:eastAsia="es-BO"/>
        </w:rPr>
        <w:t xml:space="preserve"> </w:t>
      </w:r>
      <w:bookmarkStart w:id="411" w:name="_Toc286835473"/>
      <w:r w:rsidRPr="00D05D3E">
        <w:rPr>
          <w:lang w:eastAsia="es-BO"/>
        </w:rPr>
        <w:t>Beneficiarios Indirectos</w:t>
      </w:r>
      <w:bookmarkEnd w:id="411"/>
    </w:p>
    <w:p w:rsidR="00697F29" w:rsidRPr="00D05D3E" w:rsidRDefault="00697F29" w:rsidP="00697F29">
      <w:pPr>
        <w:rPr>
          <w:lang w:eastAsia="es-BO"/>
        </w:rPr>
      </w:pPr>
    </w:p>
    <w:p w:rsidR="00697F29" w:rsidRPr="00D05D3E" w:rsidRDefault="00697F29" w:rsidP="00697F29">
      <w:pPr>
        <w:spacing w:line="360" w:lineRule="auto"/>
        <w:rPr>
          <w:rFonts w:ascii="Arial" w:hAnsi="Arial" w:cs="Arial"/>
          <w:lang w:eastAsia="es-BO"/>
        </w:rPr>
      </w:pPr>
      <w:del w:id="412" w:author="Valued Acer Customer" w:date="2011-05-04T15:08:00Z">
        <w:r w:rsidRPr="00D05D3E" w:rsidDel="00AD757F">
          <w:rPr>
            <w:rFonts w:ascii="Arial" w:hAnsi="Arial" w:cs="Arial"/>
            <w:lang w:eastAsia="es-BO"/>
          </w:rPr>
          <w:delText>Institución que tendrá material audiovisual para la difusión sobre la temática</w:delText>
        </w:r>
      </w:del>
      <w:ins w:id="413" w:author="Valued Acer Customer" w:date="2011-05-04T15:08:00Z">
        <w:r w:rsidR="00AD757F">
          <w:rPr>
            <w:rFonts w:ascii="Arial" w:hAnsi="Arial" w:cs="Arial"/>
            <w:lang w:eastAsia="es-BO"/>
          </w:rPr>
          <w:t>Familias de las mujeres.</w:t>
        </w:r>
      </w:ins>
    </w:p>
    <w:p w:rsidR="00697F29" w:rsidRPr="00D05D3E" w:rsidRDefault="00697F29" w:rsidP="00697F29">
      <w:pPr>
        <w:pStyle w:val="Ttulo2"/>
        <w:numPr>
          <w:ilvl w:val="1"/>
          <w:numId w:val="0"/>
        </w:numPr>
        <w:spacing w:before="0" w:after="200" w:line="360" w:lineRule="auto"/>
        <w:ind w:left="1134" w:hanging="576"/>
        <w:rPr>
          <w:lang w:eastAsia="es-BO"/>
        </w:rPr>
      </w:pPr>
      <w:bookmarkStart w:id="414" w:name="_Toc286835474"/>
      <w:r w:rsidRPr="00D05D3E">
        <w:rPr>
          <w:lang w:eastAsia="es-BO"/>
        </w:rPr>
        <w:t>Presupuesto población e institución</w:t>
      </w:r>
      <w:bookmarkEnd w:id="414"/>
      <w:r w:rsidRPr="00D05D3E">
        <w:rPr>
          <w:lang w:eastAsia="es-BO"/>
        </w:rPr>
        <w:t xml:space="preserve"> </w:t>
      </w:r>
    </w:p>
    <w:p w:rsidR="00697F29" w:rsidRPr="00D05D3E" w:rsidRDefault="00697F29" w:rsidP="00697F29">
      <w:pPr>
        <w:spacing w:line="360" w:lineRule="auto"/>
        <w:jc w:val="both"/>
        <w:rPr>
          <w:rFonts w:ascii="Arial" w:eastAsia="Times New Roman" w:hAnsi="Arial" w:cs="Arial"/>
          <w:lang w:eastAsia="es-BO"/>
        </w:rPr>
      </w:pPr>
      <w:r w:rsidRPr="00D05D3E">
        <w:rPr>
          <w:rFonts w:ascii="Arial" w:eastAsia="Times New Roman" w:hAnsi="Arial" w:cs="Arial"/>
          <w:lang w:eastAsia="es-BO"/>
        </w:rPr>
        <w:t>Para el proyecto a seguir se cont</w:t>
      </w:r>
      <w:ins w:id="415" w:author="Valued Acer Customer" w:date="2011-05-04T15:09:00Z">
        <w:r w:rsidR="00AD757F">
          <w:rPr>
            <w:rFonts w:ascii="Arial" w:eastAsia="Times New Roman" w:hAnsi="Arial" w:cs="Arial"/>
            <w:lang w:eastAsia="es-BO"/>
          </w:rPr>
          <w:t>ó</w:t>
        </w:r>
      </w:ins>
      <w:del w:id="416" w:author="Valued Acer Customer" w:date="2011-05-04T15:09:00Z">
        <w:r w:rsidRPr="00D05D3E" w:rsidDel="00AD757F">
          <w:rPr>
            <w:rFonts w:ascii="Arial" w:eastAsia="Times New Roman" w:hAnsi="Arial" w:cs="Arial"/>
            <w:lang w:eastAsia="es-BO"/>
          </w:rPr>
          <w:delText>o</w:delText>
        </w:r>
      </w:del>
      <w:r w:rsidRPr="00D05D3E">
        <w:rPr>
          <w:rFonts w:ascii="Arial" w:eastAsia="Times New Roman" w:hAnsi="Arial" w:cs="Arial"/>
          <w:lang w:eastAsia="es-BO"/>
        </w:rPr>
        <w:t xml:space="preserve"> con los siguientes gastos:</w:t>
      </w:r>
    </w:p>
    <w:tbl>
      <w:tblPr>
        <w:tblpPr w:leftFromText="141" w:rightFromText="141" w:vertAnchor="text" w:horzAnchor="margin" w:tblpY="55"/>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227"/>
        <w:gridCol w:w="1717"/>
        <w:gridCol w:w="3244"/>
        <w:gridCol w:w="1701"/>
      </w:tblGrid>
      <w:tr w:rsidR="00697F29" w:rsidRPr="00D05D3E">
        <w:trPr>
          <w:trHeight w:val="248"/>
        </w:trPr>
        <w:tc>
          <w:tcPr>
            <w:tcW w:w="3227" w:type="dxa"/>
          </w:tcPr>
          <w:p w:rsidR="00697F29" w:rsidRPr="00D05D3E" w:rsidRDefault="00697F29" w:rsidP="006D2CE6">
            <w:pPr>
              <w:spacing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a realizados</w:t>
            </w:r>
            <w:r>
              <w:rPr>
                <w:rFonts w:ascii="Arial" w:eastAsia="Times New Roman" w:hAnsi="Arial" w:cs="Arial"/>
                <w:lang w:val="es-ES_tradnl" w:eastAsia="es-BO"/>
              </w:rPr>
              <w:t xml:space="preserve"> en la población </w:t>
            </w:r>
          </w:p>
        </w:tc>
        <w:tc>
          <w:tcPr>
            <w:tcW w:w="1717" w:type="dxa"/>
          </w:tcPr>
          <w:p w:rsidR="00697F29" w:rsidRPr="00D05D3E" w:rsidRDefault="00697F29" w:rsidP="006D2CE6">
            <w:pPr>
              <w:spacing w:after="100" w:afterAutospacing="1" w:line="360" w:lineRule="auto"/>
              <w:rPr>
                <w:rFonts w:ascii="Arial" w:eastAsia="Times New Roman" w:hAnsi="Arial" w:cs="Arial"/>
                <w:lang w:val="es-ES_tradnl" w:eastAsia="es-BO"/>
              </w:rPr>
            </w:pPr>
            <w:r w:rsidRPr="00D05D3E">
              <w:rPr>
                <w:rFonts w:ascii="Arial" w:eastAsia="Times New Roman" w:hAnsi="Arial" w:cs="Arial"/>
                <w:lang w:val="es-ES_tradnl" w:eastAsia="es-BO"/>
              </w:rPr>
              <w:t>Monto</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Gastos institucionales</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Monto</w:t>
            </w:r>
          </w:p>
        </w:tc>
      </w:tr>
      <w:tr w:rsidR="00697F29" w:rsidRPr="00D05D3E">
        <w:trPr>
          <w:trHeight w:val="263"/>
        </w:trPr>
        <w:tc>
          <w:tcPr>
            <w:tcW w:w="3227" w:type="dxa"/>
          </w:tcPr>
          <w:p w:rsidR="00697F29" w:rsidRPr="00D05D3E" w:rsidRDefault="00697F29" w:rsidP="00D06F3D">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150 </w:t>
            </w:r>
            <w:r w:rsidRPr="00D05D3E">
              <w:rPr>
                <w:rFonts w:ascii="Arial" w:eastAsia="Times New Roman" w:hAnsi="Arial" w:cs="Arial"/>
                <w:lang w:val="es-ES_tradnl" w:eastAsia="es-BO"/>
              </w:rPr>
              <w:t>volantes</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Quemado de videos</w:t>
            </w:r>
            <w:r>
              <w:rPr>
                <w:rFonts w:ascii="Arial" w:eastAsia="Times New Roman" w:hAnsi="Arial" w:cs="Arial"/>
                <w:lang w:val="es-ES_tradnl" w:eastAsia="es-BO"/>
              </w:rPr>
              <w:t xml:space="preserve"> 4</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w:t>
            </w: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lastRenderedPageBreak/>
              <w:t xml:space="preserve">4 </w:t>
            </w:r>
            <w:r w:rsidRPr="00D05D3E">
              <w:rPr>
                <w:rFonts w:ascii="Arial" w:eastAsia="Times New Roman" w:hAnsi="Arial" w:cs="Arial"/>
                <w:lang w:val="es-ES_tradnl" w:eastAsia="es-BO"/>
              </w:rPr>
              <w:t>Videos</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Elaboración de volante</w:t>
            </w:r>
            <w:r>
              <w:rPr>
                <w:rFonts w:ascii="Arial" w:eastAsia="Times New Roman" w:hAnsi="Arial" w:cs="Arial"/>
                <w:lang w:val="es-ES_tradnl" w:eastAsia="es-BO"/>
              </w:rPr>
              <w:t>s 20</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97F29" w:rsidRPr="00D05D3E">
        <w:trPr>
          <w:trHeight w:val="248"/>
        </w:trPr>
        <w:tc>
          <w:tcPr>
            <w:tcW w:w="3227" w:type="dxa"/>
          </w:tcPr>
          <w:p w:rsidR="00697F29" w:rsidRPr="00D05D3E" w:rsidRDefault="00697F29" w:rsidP="00D06F3D">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 </w:t>
            </w:r>
            <w:r w:rsidRPr="00D05D3E">
              <w:rPr>
                <w:rFonts w:ascii="Arial" w:eastAsia="Times New Roman" w:hAnsi="Arial" w:cs="Arial"/>
                <w:lang w:val="es-ES_tradnl" w:eastAsia="es-BO"/>
              </w:rPr>
              <w:t>Rotafolio</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20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Rotafolio</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30</w:t>
            </w: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100 </w:t>
            </w:r>
            <w:r w:rsidRPr="00D05D3E">
              <w:rPr>
                <w:rFonts w:ascii="Arial" w:eastAsia="Times New Roman" w:hAnsi="Arial" w:cs="Arial"/>
                <w:lang w:val="es-ES_tradnl" w:eastAsia="es-BO"/>
              </w:rPr>
              <w:t>Cuestionario</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Pasajes</w:t>
            </w: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40</w:t>
            </w: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Taxi</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sidRPr="00D05D3E">
              <w:rPr>
                <w:rFonts w:ascii="Arial" w:eastAsia="Times New Roman" w:hAnsi="Arial" w:cs="Arial"/>
                <w:lang w:val="es-ES_tradnl" w:eastAsia="es-BO"/>
              </w:rPr>
              <w:t>15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r>
      <w:tr w:rsidR="00697F29" w:rsidRPr="00D05D3E">
        <w:trPr>
          <w:trHeight w:val="263"/>
        </w:trPr>
        <w:tc>
          <w:tcPr>
            <w:tcW w:w="322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Subtotal </w:t>
            </w:r>
          </w:p>
        </w:tc>
        <w:tc>
          <w:tcPr>
            <w:tcW w:w="1717"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80 bs.</w:t>
            </w:r>
          </w:p>
        </w:tc>
        <w:tc>
          <w:tcPr>
            <w:tcW w:w="3244"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p>
        </w:tc>
        <w:tc>
          <w:tcPr>
            <w:tcW w:w="1701" w:type="dxa"/>
          </w:tcPr>
          <w:p w:rsidR="00697F29" w:rsidRPr="00D05D3E"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120 bs</w:t>
            </w:r>
          </w:p>
        </w:tc>
      </w:tr>
      <w:tr w:rsidR="00697F29" w:rsidRPr="00D05D3E">
        <w:trPr>
          <w:trHeight w:val="263"/>
        </w:trPr>
        <w:tc>
          <w:tcPr>
            <w:tcW w:w="3227" w:type="dxa"/>
          </w:tcPr>
          <w:p w:rsidR="00697F29"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 xml:space="preserve">Total </w:t>
            </w:r>
          </w:p>
        </w:tc>
        <w:tc>
          <w:tcPr>
            <w:tcW w:w="6662" w:type="dxa"/>
            <w:gridSpan w:val="3"/>
          </w:tcPr>
          <w:p w:rsidR="00697F29" w:rsidRDefault="00697F29" w:rsidP="006D2CE6">
            <w:pPr>
              <w:spacing w:after="100" w:afterAutospacing="1" w:line="360" w:lineRule="auto"/>
              <w:jc w:val="center"/>
              <w:rPr>
                <w:rFonts w:ascii="Arial" w:eastAsia="Times New Roman" w:hAnsi="Arial" w:cs="Arial"/>
                <w:lang w:val="es-ES_tradnl" w:eastAsia="es-BO"/>
              </w:rPr>
            </w:pPr>
            <w:r>
              <w:rPr>
                <w:rFonts w:ascii="Arial" w:eastAsia="Times New Roman" w:hAnsi="Arial" w:cs="Arial"/>
                <w:lang w:val="es-ES_tradnl" w:eastAsia="es-BO"/>
              </w:rPr>
              <w:t>200 bs.</w:t>
            </w:r>
          </w:p>
        </w:tc>
      </w:tr>
    </w:tbl>
    <w:p w:rsidR="00697F29" w:rsidRPr="00D05D3E" w:rsidRDefault="00697F29" w:rsidP="00697F29">
      <w:pPr>
        <w:spacing w:line="360" w:lineRule="auto"/>
        <w:jc w:val="both"/>
        <w:rPr>
          <w:rFonts w:ascii="Arial" w:eastAsia="Times New Roman" w:hAnsi="Arial" w:cs="Arial"/>
          <w:lang w:eastAsia="es-BO"/>
        </w:rPr>
      </w:pPr>
      <w:r>
        <w:rPr>
          <w:rFonts w:ascii="Arial" w:eastAsia="Times New Roman" w:hAnsi="Arial" w:cs="Arial"/>
          <w:lang w:eastAsia="es-BO"/>
        </w:rPr>
        <w:t xml:space="preserve">Financiado </w:t>
      </w:r>
      <w:r w:rsidR="0066755D">
        <w:rPr>
          <w:rFonts w:ascii="Arial" w:eastAsia="Times New Roman" w:hAnsi="Arial" w:cs="Arial"/>
          <w:lang w:eastAsia="es-BO"/>
        </w:rPr>
        <w:t>por:</w:t>
      </w:r>
      <w:ins w:id="417" w:author="Fundación Waal" w:date="2011-05-04T11:12:00Z">
        <w:r w:rsidR="0066755D">
          <w:rPr>
            <w:rFonts w:ascii="Arial" w:eastAsia="Times New Roman" w:hAnsi="Arial" w:cs="Arial"/>
            <w:lang w:eastAsia="es-BO"/>
          </w:rPr>
          <w:t xml:space="preserve"> </w:t>
        </w:r>
      </w:ins>
      <w:r w:rsidR="0066755D">
        <w:rPr>
          <w:rFonts w:ascii="Arial" w:eastAsia="Times New Roman" w:hAnsi="Arial" w:cs="Arial"/>
          <w:lang w:eastAsia="es-BO"/>
        </w:rPr>
        <w:t>Lic.Lilian</w:t>
      </w:r>
      <w:r>
        <w:rPr>
          <w:rFonts w:ascii="Arial" w:eastAsia="Times New Roman" w:hAnsi="Arial" w:cs="Arial"/>
          <w:lang w:eastAsia="es-BO"/>
        </w:rPr>
        <w:t xml:space="preserve"> </w:t>
      </w:r>
      <w:r w:rsidR="0066755D">
        <w:rPr>
          <w:rFonts w:ascii="Arial" w:eastAsia="Times New Roman" w:hAnsi="Arial" w:cs="Arial"/>
          <w:lang w:eastAsia="es-BO"/>
        </w:rPr>
        <w:t>Zapata,</w:t>
      </w:r>
      <w:ins w:id="418" w:author="Fundación Waal" w:date="2011-05-04T11:13:00Z">
        <w:r w:rsidR="0066755D">
          <w:rPr>
            <w:rFonts w:ascii="Arial" w:eastAsia="Times New Roman" w:hAnsi="Arial" w:cs="Arial"/>
            <w:lang w:eastAsia="es-BO"/>
          </w:rPr>
          <w:t xml:space="preserve"> </w:t>
        </w:r>
      </w:ins>
      <w:r w:rsidR="0066755D">
        <w:rPr>
          <w:rFonts w:ascii="Arial" w:eastAsia="Times New Roman" w:hAnsi="Arial" w:cs="Arial"/>
          <w:lang w:eastAsia="es-BO"/>
        </w:rPr>
        <w:t>Lic.Cecilia</w:t>
      </w:r>
      <w:r>
        <w:rPr>
          <w:rFonts w:ascii="Arial" w:eastAsia="Times New Roman" w:hAnsi="Arial" w:cs="Arial"/>
          <w:lang w:eastAsia="es-BO"/>
        </w:rPr>
        <w:t xml:space="preserve"> </w:t>
      </w:r>
      <w:del w:id="419" w:author="Fundación Waal" w:date="2011-05-04T11:13:00Z">
        <w:r w:rsidDel="0066755D">
          <w:rPr>
            <w:rFonts w:ascii="Arial" w:eastAsia="Times New Roman" w:hAnsi="Arial" w:cs="Arial"/>
            <w:lang w:eastAsia="es-BO"/>
          </w:rPr>
          <w:delText>Rafael ,</w:delText>
        </w:r>
      </w:del>
      <w:ins w:id="420" w:author="Fundación Waal" w:date="2011-05-04T11:13:00Z">
        <w:r w:rsidR="0066755D">
          <w:rPr>
            <w:rFonts w:ascii="Arial" w:eastAsia="Times New Roman" w:hAnsi="Arial" w:cs="Arial"/>
            <w:lang w:eastAsia="es-BO"/>
          </w:rPr>
          <w:t xml:space="preserve">Rafael, </w:t>
        </w:r>
      </w:ins>
      <w:r w:rsidR="0066755D">
        <w:rPr>
          <w:rFonts w:ascii="Arial" w:eastAsia="Times New Roman" w:hAnsi="Arial" w:cs="Arial"/>
          <w:lang w:eastAsia="es-BO"/>
        </w:rPr>
        <w:t>Lic.Cristhyan</w:t>
      </w:r>
      <w:r>
        <w:rPr>
          <w:rFonts w:ascii="Arial" w:eastAsia="Times New Roman" w:hAnsi="Arial" w:cs="Arial"/>
          <w:lang w:eastAsia="es-BO"/>
        </w:rPr>
        <w:t xml:space="preserve"> Jiménez</w:t>
      </w:r>
    </w:p>
    <w:p w:rsidR="00697F29" w:rsidRPr="009B2713" w:rsidRDefault="00697F29" w:rsidP="00697F29">
      <w:pPr>
        <w:pStyle w:val="Ttulo2"/>
        <w:numPr>
          <w:ilvl w:val="1"/>
          <w:numId w:val="0"/>
        </w:numPr>
        <w:spacing w:before="0"/>
        <w:ind w:left="576" w:hanging="576"/>
        <w:rPr>
          <w:lang w:eastAsia="es-BO"/>
        </w:rPr>
      </w:pPr>
      <w:bookmarkStart w:id="421" w:name="_Toc286835475"/>
      <w:r w:rsidRPr="00D05D3E">
        <w:rPr>
          <w:lang w:eastAsia="es-BO"/>
        </w:rPr>
        <w:t>Datos obtenido</w:t>
      </w:r>
      <w:bookmarkEnd w:id="421"/>
      <w:r>
        <w:rPr>
          <w:lang w:eastAsia="es-BO"/>
        </w:rPr>
        <w:t>s.</w:t>
      </w:r>
    </w:p>
    <w:p w:rsidR="00697F29" w:rsidRPr="00D05D3E" w:rsidRDefault="00697F29" w:rsidP="00697F29">
      <w:pPr>
        <w:spacing w:line="360" w:lineRule="auto"/>
        <w:rPr>
          <w:rFonts w:ascii="Arial" w:hAnsi="Arial" w:cs="Arial"/>
        </w:rPr>
      </w:pPr>
    </w:p>
    <w:p w:rsidR="00697F29" w:rsidRPr="00D05D3E" w:rsidRDefault="00F051ED" w:rsidP="00697F29">
      <w:pPr>
        <w:spacing w:line="360" w:lineRule="auto"/>
        <w:rPr>
          <w:rFonts w:ascii="Arial" w:hAnsi="Arial" w:cs="Arial"/>
        </w:rPr>
      </w:pPr>
      <w:r>
        <w:rPr>
          <w:noProof/>
          <w:lang w:eastAsia="es-BO"/>
        </w:rPr>
        <w:drawing>
          <wp:anchor distT="0" distB="0" distL="114300" distR="114300" simplePos="0" relativeHeight="251657728" behindDoc="0" locked="0" layoutInCell="1" allowOverlap="1">
            <wp:simplePos x="0" y="0"/>
            <wp:positionH relativeFrom="column">
              <wp:posOffset>535432</wp:posOffset>
            </wp:positionH>
            <wp:positionV relativeFrom="paragraph">
              <wp:posOffset>185166</wp:posOffset>
            </wp:positionV>
            <wp:extent cx="4572889" cy="2746502"/>
            <wp:effectExtent l="12192" t="6096" r="6604" b="2667"/>
            <wp:wrapSquare wrapText="bothSides"/>
            <wp:docPr id="2" name="Gráfico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anchor>
        </w:drawing>
      </w: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pPr>
    </w:p>
    <w:p w:rsidR="00697F29" w:rsidRPr="00D05D3E" w:rsidRDefault="00697F29" w:rsidP="00697F29">
      <w:pPr>
        <w:spacing w:line="360" w:lineRule="auto"/>
        <w:rPr>
          <w:rFonts w:ascii="Arial" w:hAnsi="Arial" w:cs="Arial"/>
        </w:rPr>
        <w:sectPr w:rsidR="00697F29" w:rsidRPr="00D05D3E" w:rsidSect="006D2CE6">
          <w:footerReference w:type="default" r:id="rId64"/>
          <w:pgSz w:w="12240" w:h="15840"/>
          <w:pgMar w:top="1134" w:right="1134" w:bottom="1134" w:left="1701" w:header="709" w:footer="709" w:gutter="0"/>
          <w:cols w:space="708"/>
          <w:docGrid w:linePitch="360"/>
        </w:sectPr>
      </w:pPr>
    </w:p>
    <w:p w:rsidR="00D06F3D" w:rsidRDefault="00D06F3D" w:rsidP="00D06F3D">
      <w:pPr>
        <w:spacing w:after="100" w:afterAutospacing="1" w:line="360" w:lineRule="auto"/>
        <w:jc w:val="both"/>
        <w:rPr>
          <w:rFonts w:ascii="Arial" w:eastAsia="Times New Roman" w:hAnsi="Arial" w:cs="Arial"/>
          <w:noProof/>
          <w:lang w:eastAsia="es-BO"/>
        </w:rPr>
      </w:pPr>
    </w:p>
    <w:p w:rsidR="00D06F3D" w:rsidRDefault="00D06F3D" w:rsidP="00D06F3D">
      <w:pPr>
        <w:pStyle w:val="Ttulo2"/>
        <w:numPr>
          <w:ilvl w:val="0"/>
          <w:numId w:val="0"/>
        </w:numPr>
        <w:rPr>
          <w:lang w:eastAsia="es-BO"/>
        </w:rPr>
      </w:pPr>
      <w:bookmarkStart w:id="422" w:name="_Toc286835478"/>
      <w:r>
        <w:rPr>
          <w:lang w:eastAsia="es-BO"/>
        </w:rPr>
        <w:t>CONCLUSIONES</w:t>
      </w:r>
      <w:bookmarkEnd w:id="422"/>
    </w:p>
    <w:p w:rsidR="00D06F3D" w:rsidRDefault="00D06F3D" w:rsidP="00D06F3D">
      <w:pPr>
        <w:rPr>
          <w:lang w:eastAsia="es-BO"/>
        </w:rPr>
      </w:pP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Las siguientes conclusiones van en base a los objetivos trazados:</w:t>
      </w:r>
    </w:p>
    <w:p w:rsidR="00D06F3D" w:rsidRDefault="00D06F3D" w:rsidP="00D06F3D">
      <w:pPr>
        <w:spacing w:line="360" w:lineRule="auto"/>
        <w:jc w:val="both"/>
        <w:rPr>
          <w:rFonts w:ascii="Arial" w:hAnsi="Arial" w:cs="Arial"/>
        </w:rPr>
      </w:pPr>
      <w:r>
        <w:rPr>
          <w:rFonts w:ascii="Arial" w:hAnsi="Arial" w:cs="Arial"/>
        </w:rPr>
        <w:t xml:space="preserve">Las mujeres encuestadas respondieron que lo principal es una buena alimentación durante el embarazo. </w:t>
      </w:r>
      <w:del w:id="423" w:author="Valued Acer Customer" w:date="2011-05-04T15:09:00Z">
        <w:r w:rsidDel="00AD757F">
          <w:rPr>
            <w:rFonts w:ascii="Arial" w:hAnsi="Arial" w:cs="Arial"/>
          </w:rPr>
          <w:delText xml:space="preserve">Entonces </w:delText>
        </w:r>
      </w:del>
      <w:ins w:id="424" w:author="Valued Acer Customer" w:date="2011-05-04T15:09:00Z">
        <w:r w:rsidR="00AD757F">
          <w:rPr>
            <w:rFonts w:ascii="Arial" w:hAnsi="Arial" w:cs="Arial"/>
          </w:rPr>
          <w:t xml:space="preserve">Esperamos que </w:t>
        </w:r>
      </w:ins>
      <w:r>
        <w:rPr>
          <w:rFonts w:ascii="Arial" w:hAnsi="Arial" w:cs="Arial"/>
        </w:rPr>
        <w:t>un 100% de las mujeres que han asistido a</w:t>
      </w:r>
      <w:ins w:id="425" w:author="Fundación Waal" w:date="2011-05-04T12:00:00Z">
        <w:r w:rsidR="00186541">
          <w:rPr>
            <w:rFonts w:ascii="Arial" w:hAnsi="Arial" w:cs="Arial"/>
          </w:rPr>
          <w:t xml:space="preserve"> </w:t>
        </w:r>
      </w:ins>
      <w:r>
        <w:rPr>
          <w:rFonts w:ascii="Arial" w:hAnsi="Arial" w:cs="Arial"/>
        </w:rPr>
        <w:t>las capacitaciones  se aliment</w:t>
      </w:r>
      <w:ins w:id="426" w:author="Valued Acer Customer" w:date="2011-05-04T15:10:00Z">
        <w:r w:rsidR="00AD757F">
          <w:rPr>
            <w:rFonts w:ascii="Arial" w:hAnsi="Arial" w:cs="Arial"/>
          </w:rPr>
          <w:t>e</w:t>
        </w:r>
      </w:ins>
      <w:del w:id="427" w:author="Valued Acer Customer" w:date="2011-05-04T15:10:00Z">
        <w:r w:rsidDel="00AD757F">
          <w:rPr>
            <w:rFonts w:ascii="Arial" w:hAnsi="Arial" w:cs="Arial"/>
          </w:rPr>
          <w:delText>ara</w:delText>
        </w:r>
      </w:del>
      <w:r>
        <w:rPr>
          <w:rFonts w:ascii="Arial" w:hAnsi="Arial" w:cs="Arial"/>
        </w:rPr>
        <w:t>n  bien en un futuro  embarazo.</w:t>
      </w:r>
    </w:p>
    <w:p w:rsidR="00D06F3D" w:rsidRDefault="00D06F3D" w:rsidP="00D06F3D">
      <w:pPr>
        <w:spacing w:line="360" w:lineRule="auto"/>
        <w:jc w:val="both"/>
        <w:rPr>
          <w:rFonts w:ascii="Arial" w:hAnsi="Arial" w:cs="Arial"/>
        </w:rPr>
      </w:pPr>
      <w:r>
        <w:rPr>
          <w:rFonts w:ascii="Arial" w:hAnsi="Arial" w:cs="Arial"/>
        </w:rPr>
        <w:t xml:space="preserve">Las mujeres en la etapa de  gestación deben consumir alimentos que principalmente les aporten vitaminas, minerales, hierro, calorías, que es muy importante para que tengan un embarazo saludable. </w:t>
      </w:r>
    </w:p>
    <w:p w:rsidR="00D06F3D" w:rsidRDefault="00D06F3D" w:rsidP="00D06F3D">
      <w:pPr>
        <w:spacing w:line="360" w:lineRule="auto"/>
        <w:jc w:val="both"/>
        <w:rPr>
          <w:rFonts w:ascii="Arial" w:hAnsi="Arial" w:cs="Arial"/>
        </w:rPr>
      </w:pPr>
      <w:r>
        <w:rPr>
          <w:rFonts w:ascii="Arial" w:hAnsi="Arial" w:cs="Arial"/>
        </w:rPr>
        <w:t xml:space="preserve">Durante la gestación no se debe </w:t>
      </w:r>
      <w:del w:id="428" w:author="Fundación Waal" w:date="2011-05-04T12:01:00Z">
        <w:r w:rsidDel="00186541">
          <w:rPr>
            <w:rFonts w:ascii="Arial" w:hAnsi="Arial" w:cs="Arial"/>
          </w:rPr>
          <w:delText xml:space="preserve">de </w:delText>
        </w:r>
      </w:del>
      <w:r>
        <w:rPr>
          <w:rFonts w:ascii="Arial" w:hAnsi="Arial" w:cs="Arial"/>
        </w:rPr>
        <w:t>consumir bebidas alcohólicas, ni ingerir sustancias toxicas como ser infusiones caseras, edulcorantes ni medicinas que el médico no les haya indicado ya que estos pueden ocasionar  en el  nuevo ser daños irreversibles.</w:t>
      </w:r>
    </w:p>
    <w:p w:rsidR="00D06F3D" w:rsidRDefault="00D06F3D" w:rsidP="00D06F3D">
      <w:pPr>
        <w:spacing w:line="360" w:lineRule="auto"/>
        <w:jc w:val="both"/>
        <w:rPr>
          <w:rFonts w:ascii="Arial" w:hAnsi="Arial" w:cs="Arial"/>
        </w:rPr>
      </w:pPr>
      <w:r>
        <w:rPr>
          <w:rFonts w:ascii="Arial" w:hAnsi="Arial" w:cs="Arial"/>
        </w:rPr>
        <w:t>Un 90% de las mujeres tienen conocimiento de que la obesidad, tener una edad menor  de 18 años, que la mujer sea drogadicta o alcohólica, tiene mucho que ver, ya que estos son factores pre disponentes de riesgo durante en  la etapa gestacional, y un 10% considera que el factor de riesgo es que la mujer sea o es drogadicta o alcohólica.</w:t>
      </w:r>
    </w:p>
    <w:p w:rsidR="00D06F3D" w:rsidRDefault="00D06F3D" w:rsidP="00D06F3D">
      <w:pPr>
        <w:spacing w:line="360" w:lineRule="auto"/>
        <w:jc w:val="both"/>
        <w:rPr>
          <w:rFonts w:ascii="Arial" w:hAnsi="Arial" w:cs="Arial"/>
        </w:rPr>
      </w:pPr>
      <w:r>
        <w:rPr>
          <w:rFonts w:ascii="Arial" w:hAnsi="Arial" w:cs="Arial"/>
        </w:rPr>
        <w:t>Es un factor importante la educación y la pobreza para una alimentación adecuada. Un 63.6% mencionan que tienen conocimiento, que la pobreza y la educación conlleva a una mala nutrición en la mujer embarazada, y un 27,3% refiere que podría ser estos dos factores no muy relevantes para una mala nutrición</w:t>
      </w:r>
    </w:p>
    <w:p w:rsidR="00D06F3D" w:rsidRDefault="00D06F3D" w:rsidP="00D06F3D">
      <w:pPr>
        <w:spacing w:line="360" w:lineRule="auto"/>
        <w:jc w:val="both"/>
        <w:rPr>
          <w:rFonts w:ascii="Arial" w:hAnsi="Arial" w:cs="Arial"/>
          <w:noProof/>
          <w:lang w:eastAsia="es-BO"/>
        </w:rPr>
      </w:pPr>
      <w:r>
        <w:rPr>
          <w:rFonts w:ascii="Arial" w:hAnsi="Arial" w:cs="Arial"/>
          <w:noProof/>
          <w:lang w:eastAsia="es-BO"/>
        </w:rPr>
        <w:t xml:space="preserve">Se considera que es necesaria la buena alimentacion antes y </w:t>
      </w:r>
      <w:del w:id="429" w:author="Valued Acer Customer" w:date="2011-05-04T15:11:00Z">
        <w:r w:rsidDel="00320C25">
          <w:rPr>
            <w:rFonts w:ascii="Arial" w:hAnsi="Arial" w:cs="Arial"/>
            <w:noProof/>
            <w:lang w:eastAsia="es-BO"/>
          </w:rPr>
          <w:delText>despu</w:delText>
        </w:r>
      </w:del>
      <w:ins w:id="430" w:author="Fundación Waal" w:date="2011-05-04T12:02:00Z">
        <w:del w:id="431" w:author="Valued Acer Customer" w:date="2011-05-04T15:11:00Z">
          <w:r w:rsidR="00BA440E" w:rsidDel="00320C25">
            <w:rPr>
              <w:rFonts w:ascii="Arial" w:hAnsi="Arial" w:cs="Arial"/>
              <w:noProof/>
              <w:lang w:eastAsia="es-BO"/>
            </w:rPr>
            <w:delText>é</w:delText>
          </w:r>
        </w:del>
      </w:ins>
      <w:del w:id="432" w:author="Valued Acer Customer" w:date="2011-05-04T15:11:00Z">
        <w:r w:rsidDel="00320C25">
          <w:rPr>
            <w:rFonts w:ascii="Arial" w:hAnsi="Arial" w:cs="Arial"/>
            <w:noProof/>
            <w:lang w:eastAsia="es-BO"/>
          </w:rPr>
          <w:delText>e</w:delText>
        </w:r>
        <w:r w:rsidDel="00320C25">
          <w:rPr>
            <w:rFonts w:ascii="Arial" w:hAnsi="Arial" w:cs="Arial"/>
            <w:noProof/>
            <w:lang w:eastAsia="es-BO"/>
          </w:rPr>
          <w:delText>s</w:delText>
        </w:r>
      </w:del>
      <w:ins w:id="433" w:author="Valued Acer Customer" w:date="2011-05-04T15:11:00Z">
        <w:r w:rsidR="00320C25">
          <w:rPr>
            <w:rFonts w:ascii="Arial" w:hAnsi="Arial" w:cs="Arial"/>
            <w:noProof/>
            <w:lang w:eastAsia="es-BO"/>
          </w:rPr>
          <w:t>durante</w:t>
        </w:r>
      </w:ins>
      <w:r>
        <w:rPr>
          <w:rFonts w:ascii="Arial" w:hAnsi="Arial" w:cs="Arial"/>
          <w:noProof/>
          <w:lang w:eastAsia="es-BO"/>
        </w:rPr>
        <w:t xml:space="preserve"> </w:t>
      </w:r>
      <w:del w:id="434" w:author="Valued Acer Customer" w:date="2011-05-04T15:12:00Z">
        <w:r w:rsidDel="00320C25">
          <w:rPr>
            <w:rFonts w:ascii="Arial" w:hAnsi="Arial" w:cs="Arial"/>
            <w:noProof/>
            <w:lang w:eastAsia="es-BO"/>
          </w:rPr>
          <w:delText>d</w:delText>
        </w:r>
      </w:del>
      <w:r>
        <w:rPr>
          <w:rFonts w:ascii="Arial" w:hAnsi="Arial" w:cs="Arial"/>
          <w:noProof/>
          <w:lang w:eastAsia="es-BO"/>
        </w:rPr>
        <w:t xml:space="preserve">el embarazo ya que </w:t>
      </w:r>
      <w:ins w:id="435" w:author="Valued Acer Customer" w:date="2011-05-04T15:12:00Z">
        <w:r w:rsidR="00320C25">
          <w:rPr>
            <w:rFonts w:ascii="Arial" w:hAnsi="Arial" w:cs="Arial"/>
            <w:noProof/>
            <w:lang w:eastAsia="es-BO"/>
          </w:rPr>
          <w:t>é</w:t>
        </w:r>
      </w:ins>
      <w:del w:id="436" w:author="Valued Acer Customer" w:date="2011-05-04T15:12:00Z">
        <w:r w:rsidDel="00320C25">
          <w:rPr>
            <w:rFonts w:ascii="Arial" w:hAnsi="Arial" w:cs="Arial"/>
            <w:noProof/>
            <w:lang w:eastAsia="es-BO"/>
          </w:rPr>
          <w:delText>e</w:delText>
        </w:r>
      </w:del>
      <w:r>
        <w:rPr>
          <w:rFonts w:ascii="Arial" w:hAnsi="Arial" w:cs="Arial"/>
          <w:noProof/>
          <w:lang w:eastAsia="es-BO"/>
        </w:rPr>
        <w:t>sta ayuda al crecimiento del beb</w:t>
      </w:r>
      <w:r>
        <w:rPr>
          <w:rFonts w:ascii="Arial" w:hAnsi="Arial" w:cs="Arial"/>
          <w:lang w:val="es-ES_tradnl"/>
        </w:rPr>
        <w:t xml:space="preserve">é </w:t>
      </w:r>
      <w:del w:id="437" w:author="Valued Acer Customer" w:date="2011-05-04T15:12:00Z">
        <w:r w:rsidDel="00320C25">
          <w:rPr>
            <w:rFonts w:ascii="Arial" w:hAnsi="Arial" w:cs="Arial"/>
            <w:noProof/>
            <w:lang w:eastAsia="es-BO"/>
          </w:rPr>
          <w:delText xml:space="preserve">mediante la lactancia materna, </w:delText>
        </w:r>
      </w:del>
      <w:r>
        <w:rPr>
          <w:rFonts w:ascii="Arial" w:hAnsi="Arial" w:cs="Arial"/>
          <w:noProof/>
          <w:lang w:eastAsia="es-BO"/>
        </w:rPr>
        <w:t>y el apoyo de la pareja es tan importante y confortable para el binomio madre niño.</w:t>
      </w: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¿Es solo acción de una persona corresponder al proceso de gestación?, pues así se lo ve en los centros de salud donde la mayoría de la gente que asiste al servicio son mujeres que se encuentran al cuidado de los hijos (vacunas, curaciones enfermedades, etc.), en proceso de gestación, planificación, etc., una de las posibles consecuencias para que el hombre quien dedicado al trabajo desconoce cuáles pueden ser las complicaciones que </w:t>
      </w:r>
      <w:r>
        <w:rPr>
          <w:rFonts w:ascii="Arial" w:eastAsia="Times New Roman" w:hAnsi="Arial" w:cs="Arial"/>
          <w:lang w:eastAsia="es-BO"/>
        </w:rPr>
        <w:lastRenderedPageBreak/>
        <w:t>pueden surgir antes</w:t>
      </w:r>
      <w:ins w:id="438" w:author="Valued Acer Customer" w:date="2011-05-04T15:13:00Z">
        <w:r w:rsidR="00320C25">
          <w:rPr>
            <w:rFonts w:ascii="Arial" w:eastAsia="Times New Roman" w:hAnsi="Arial" w:cs="Arial"/>
            <w:lang w:eastAsia="es-BO"/>
          </w:rPr>
          <w:t>,</w:t>
        </w:r>
      </w:ins>
      <w:r>
        <w:rPr>
          <w:rFonts w:ascii="Arial" w:eastAsia="Times New Roman" w:hAnsi="Arial" w:cs="Arial"/>
          <w:lang w:eastAsia="es-BO"/>
        </w:rPr>
        <w:t xml:space="preserve"> durante y después de un embarazo, es por esta razón que nos atrevemos a responder a la pregunta,  de que el embarazo que es llevado por la mujer solamente es responsabilidad de sí misma, cualquier complicación (muerte, aborto, discapacidad, etc.), recae dentro su responsabilidad, ideología aun vigente en nuestro territorio, puesto que el hombre está sosteniendo el hogar y que el deber que tiene nos atrevemos a decirlo es preocuparse de las cosas materiales, que demandan su atención, y que el haber puesto en un proceso de gestación en la pareja es solamente responsabilidad de la mujer quien lleva el fruto dado por el hombre.</w:t>
      </w:r>
    </w:p>
    <w:p w:rsidR="00D06F3D" w:rsidRDefault="00D06F3D" w:rsidP="00D06F3D">
      <w:pPr>
        <w:spacing w:after="100" w:afterAutospacing="1" w:line="360" w:lineRule="auto"/>
        <w:jc w:val="both"/>
        <w:rPr>
          <w:rFonts w:ascii="Arial" w:eastAsia="Times New Roman" w:hAnsi="Arial" w:cs="Arial"/>
          <w:lang w:eastAsia="es-BO"/>
        </w:rPr>
      </w:pPr>
      <w:r>
        <w:rPr>
          <w:rFonts w:ascii="Arial" w:eastAsia="Times New Roman" w:hAnsi="Arial" w:cs="Arial"/>
          <w:lang w:eastAsia="es-BO"/>
        </w:rPr>
        <w:t xml:space="preserve">Con estos aspectos se podría </w:t>
      </w:r>
      <w:del w:id="439" w:author="Valued Acer Customer" w:date="2011-05-04T15:14:00Z">
        <w:r w:rsidDel="00320C25">
          <w:rPr>
            <w:rFonts w:ascii="Arial" w:eastAsia="Times New Roman" w:hAnsi="Arial" w:cs="Arial"/>
            <w:lang w:eastAsia="es-BO"/>
          </w:rPr>
          <w:delText xml:space="preserve">decir  </w:delText>
        </w:r>
      </w:del>
      <w:r>
        <w:rPr>
          <w:rFonts w:ascii="Arial" w:eastAsia="Times New Roman" w:hAnsi="Arial" w:cs="Arial"/>
          <w:lang w:eastAsia="es-BO"/>
        </w:rPr>
        <w:t>mencionar que cualquier demanda de la venida de un hijo, un nacimiento sano y bien planificado debe iniciarse con el compartir un deseo mutuo que conlleve a la culminación del mismo de manera mutua, donde el sentimiento de atención al embarazo se compartan por ambos padres, con los mismos cuidados esperados para el nuevo fruto</w:t>
      </w:r>
      <w:del w:id="440" w:author="Valued Acer Customer" w:date="2011-05-04T15:15:00Z">
        <w:r w:rsidDel="00320C25">
          <w:rPr>
            <w:rFonts w:ascii="Arial" w:eastAsia="Times New Roman" w:hAnsi="Arial" w:cs="Arial"/>
            <w:lang w:eastAsia="es-BO"/>
          </w:rPr>
          <w:delText>, que deben ser tomados en cuenta para con el proceso del deseo.</w:delText>
        </w:r>
      </w:del>
      <w:ins w:id="441" w:author="Valued Acer Customer" w:date="2011-05-04T15:15:00Z">
        <w:r w:rsidR="00320C25">
          <w:rPr>
            <w:rFonts w:ascii="Arial" w:eastAsia="Times New Roman" w:hAnsi="Arial" w:cs="Arial"/>
            <w:lang w:eastAsia="es-BO"/>
          </w:rPr>
          <w:t>.</w:t>
        </w:r>
      </w:ins>
    </w:p>
    <w:p w:rsidR="006D2CE6" w:rsidRDefault="006D2CE6"/>
    <w:p w:rsidR="006D2CE6" w:rsidRDefault="006D2CE6"/>
    <w:p w:rsidR="006D2CE6" w:rsidRDefault="006D2CE6"/>
    <w:p w:rsidR="006D2CE6" w:rsidRDefault="006D2CE6"/>
    <w:p w:rsidR="006D2CE6" w:rsidRDefault="006D2CE6"/>
    <w:p w:rsidR="006D2CE6" w:rsidRDefault="006D2CE6"/>
    <w:p w:rsidR="006D2CE6" w:rsidRDefault="006D2CE6"/>
    <w:p w:rsidR="00D06F3D" w:rsidRDefault="00D06F3D"/>
    <w:p w:rsidR="00D06F3D" w:rsidRDefault="00D06F3D"/>
    <w:p w:rsidR="00D06F3D" w:rsidRDefault="00D06F3D"/>
    <w:p w:rsidR="00D06F3D" w:rsidRDefault="00D06F3D"/>
    <w:p w:rsidR="00D06F3D" w:rsidRDefault="00D06F3D"/>
    <w:p w:rsidR="00D06F3D" w:rsidRDefault="00D06F3D"/>
    <w:p w:rsidR="00D06F3D" w:rsidRDefault="00D06F3D"/>
    <w:p w:rsidR="00D06F3D" w:rsidRDefault="00D06F3D">
      <w:pPr>
        <w:sectPr w:rsidR="00D06F3D" w:rsidSect="00A94A38">
          <w:pgSz w:w="12240" w:h="15840"/>
          <w:pgMar w:top="1417" w:right="1701" w:bottom="1417" w:left="1701" w:header="708" w:footer="708" w:gutter="0"/>
          <w:cols w:space="708"/>
          <w:docGrid w:linePitch="360"/>
        </w:sectPr>
      </w:pPr>
    </w:p>
    <w:p w:rsidR="006D2CE6" w:rsidRDefault="006D2CE6" w:rsidP="006D2CE6">
      <w:pPr>
        <w:pStyle w:val="Ttulo2"/>
        <w:numPr>
          <w:ilvl w:val="1"/>
          <w:numId w:val="8"/>
        </w:numPr>
        <w:spacing w:before="0" w:line="360" w:lineRule="auto"/>
        <w:ind w:left="1134"/>
      </w:pPr>
      <w:bookmarkStart w:id="442" w:name="_Toc286835476"/>
      <w:r>
        <w:lastRenderedPageBreak/>
        <w:t>Cronograma de actividades</w:t>
      </w:r>
      <w:bookmarkEnd w:id="442"/>
    </w:p>
    <w:p w:rsidR="006D2CE6" w:rsidRDefault="006D2CE6" w:rsidP="006D2CE6">
      <w:r>
        <w:t>Elaborado por: Lic. Lilian Zapata Claros -  Lic. Cecilia Rafael Ortiz – Lic. Cristhyan Jimenez Romero.</w:t>
      </w:r>
    </w:p>
    <w:p w:rsidR="006D2CE6" w:rsidRDefault="006D2CE6" w:rsidP="006D2CE6">
      <w:r>
        <w:t xml:space="preserve">Fecha. </w:t>
      </w:r>
      <w:ins w:id="443" w:author="Valued Acer Customer" w:date="2011-05-04T15:17:00Z">
        <w:r w:rsidR="007358AB">
          <w:t>Enero</w:t>
        </w:r>
      </w:ins>
      <w:del w:id="444" w:author="Valued Acer Customer" w:date="2011-05-04T15:17:00Z">
        <w:r w:rsidDel="007358AB">
          <w:delText xml:space="preserve">Julio del 2010 </w:delText>
        </w:r>
      </w:del>
      <w:r>
        <w:t>–  febrero del 2011.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013"/>
        <w:gridCol w:w="257"/>
        <w:gridCol w:w="301"/>
        <w:gridCol w:w="301"/>
        <w:gridCol w:w="248"/>
        <w:gridCol w:w="273"/>
        <w:gridCol w:w="257"/>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gridCol w:w="258"/>
        <w:gridCol w:w="302"/>
        <w:gridCol w:w="302"/>
        <w:gridCol w:w="249"/>
        <w:gridCol w:w="274"/>
      </w:tblGrid>
      <w:tr w:rsidR="00A60E69" w:rsidRPr="007358AB">
        <w:tc>
          <w:tcPr>
            <w:tcW w:w="1013" w:type="dxa"/>
          </w:tcPr>
          <w:p w:rsidR="00ED62AD" w:rsidRPr="007358AB" w:rsidRDefault="00ED62AD" w:rsidP="00A83266">
            <w:pPr>
              <w:spacing w:after="0" w:line="240" w:lineRule="auto"/>
            </w:pPr>
            <w:r w:rsidRPr="007358AB">
              <w:t>MESES</w:t>
            </w:r>
          </w:p>
        </w:tc>
        <w:tc>
          <w:tcPr>
            <w:tcW w:w="5534" w:type="dxa"/>
            <w:gridSpan w:val="20"/>
          </w:tcPr>
          <w:p w:rsidR="00ED62AD" w:rsidRPr="007358AB" w:rsidRDefault="00ED62AD" w:rsidP="00A83266">
            <w:pPr>
              <w:spacing w:after="0" w:line="240" w:lineRule="auto"/>
              <w:jc w:val="center"/>
              <w:rPr>
                <w:rPrChange w:id="445" w:author="Valued Acer Customer" w:date="2011-05-04T15:17:00Z">
                  <w:rPr>
                    <w:b/>
                  </w:rPr>
                </w:rPrChange>
              </w:rPr>
            </w:pPr>
            <w:r w:rsidRPr="007358AB">
              <w:rPr>
                <w:rPrChange w:id="446" w:author="Valued Acer Customer" w:date="2011-05-04T15:17:00Z">
                  <w:rPr>
                    <w:b/>
                  </w:rPr>
                </w:rPrChange>
              </w:rPr>
              <w:t>ENERO</w:t>
            </w:r>
          </w:p>
        </w:tc>
        <w:tc>
          <w:tcPr>
            <w:tcW w:w="5540" w:type="dxa"/>
            <w:gridSpan w:val="20"/>
          </w:tcPr>
          <w:p w:rsidR="00ED62AD" w:rsidRPr="007358AB" w:rsidRDefault="00ED62AD" w:rsidP="00A83266">
            <w:pPr>
              <w:spacing w:after="0" w:line="240" w:lineRule="auto"/>
              <w:jc w:val="center"/>
              <w:rPr>
                <w:rPrChange w:id="447" w:author="Valued Acer Customer" w:date="2011-05-04T15:17:00Z">
                  <w:rPr>
                    <w:b/>
                  </w:rPr>
                </w:rPrChange>
              </w:rPr>
            </w:pPr>
            <w:r w:rsidRPr="007358AB">
              <w:rPr>
                <w:rPrChange w:id="448" w:author="Valued Acer Customer" w:date="2011-05-04T15:17:00Z">
                  <w:rPr>
                    <w:b/>
                  </w:rPr>
                </w:rPrChange>
              </w:rPr>
              <w:t>FEBRERO</w:t>
            </w:r>
          </w:p>
        </w:tc>
      </w:tr>
      <w:tr w:rsidR="00427353" w:rsidRPr="007358AB">
        <w:tc>
          <w:tcPr>
            <w:tcW w:w="1013" w:type="dxa"/>
          </w:tcPr>
          <w:p w:rsidR="00ED62AD" w:rsidRPr="007358AB" w:rsidRDefault="00ED62AD" w:rsidP="00A83266">
            <w:pPr>
              <w:spacing w:after="0" w:line="240" w:lineRule="auto"/>
              <w:rPr>
                <w:rPrChange w:id="449" w:author="Valued Acer Customer" w:date="2011-05-04T15:17:00Z">
                  <w:rPr/>
                </w:rPrChange>
              </w:rPr>
            </w:pPr>
            <w:r w:rsidRPr="007358AB">
              <w:rPr>
                <w:rPrChange w:id="450" w:author="Valued Acer Customer" w:date="2011-05-04T15:17:00Z">
                  <w:rPr/>
                </w:rPrChange>
              </w:rPr>
              <w:t>SEMANAS</w:t>
            </w:r>
          </w:p>
        </w:tc>
        <w:tc>
          <w:tcPr>
            <w:tcW w:w="1380" w:type="dxa"/>
            <w:gridSpan w:val="5"/>
          </w:tcPr>
          <w:p w:rsidR="00ED62AD" w:rsidRPr="007358AB" w:rsidRDefault="00ED62AD" w:rsidP="00A83266">
            <w:pPr>
              <w:spacing w:after="0" w:line="240" w:lineRule="auto"/>
              <w:jc w:val="center"/>
              <w:rPr>
                <w:sz w:val="16"/>
                <w:szCs w:val="16"/>
                <w:rPrChange w:id="451" w:author="Valued Acer Customer" w:date="2011-05-04T15:17:00Z">
                  <w:rPr>
                    <w:b/>
                    <w:sz w:val="16"/>
                    <w:szCs w:val="16"/>
                  </w:rPr>
                </w:rPrChange>
              </w:rPr>
            </w:pPr>
            <w:r w:rsidRPr="007358AB">
              <w:rPr>
                <w:sz w:val="16"/>
                <w:szCs w:val="16"/>
                <w:rPrChange w:id="452" w:author="Valued Acer Customer" w:date="2011-05-04T15:17:00Z">
                  <w:rPr>
                    <w:b/>
                    <w:sz w:val="16"/>
                    <w:szCs w:val="16"/>
                  </w:rPr>
                </w:rPrChange>
              </w:rPr>
              <w:t>1</w:t>
            </w:r>
          </w:p>
        </w:tc>
        <w:tc>
          <w:tcPr>
            <w:tcW w:w="1384" w:type="dxa"/>
            <w:gridSpan w:val="5"/>
          </w:tcPr>
          <w:p w:rsidR="00ED62AD" w:rsidRPr="007358AB" w:rsidRDefault="00ED62AD" w:rsidP="00A83266">
            <w:pPr>
              <w:spacing w:after="0" w:line="240" w:lineRule="auto"/>
              <w:jc w:val="center"/>
              <w:rPr>
                <w:sz w:val="16"/>
                <w:szCs w:val="16"/>
                <w:rPrChange w:id="453" w:author="Valued Acer Customer" w:date="2011-05-04T15:17:00Z">
                  <w:rPr>
                    <w:b/>
                    <w:sz w:val="16"/>
                    <w:szCs w:val="16"/>
                  </w:rPr>
                </w:rPrChange>
              </w:rPr>
            </w:pPr>
            <w:r w:rsidRPr="007358AB">
              <w:rPr>
                <w:sz w:val="16"/>
                <w:szCs w:val="16"/>
                <w:rPrChange w:id="454" w:author="Valued Acer Customer" w:date="2011-05-04T15:17:00Z">
                  <w:rPr>
                    <w:b/>
                    <w:sz w:val="16"/>
                    <w:szCs w:val="16"/>
                  </w:rPr>
                </w:rPrChange>
              </w:rPr>
              <w:t>2</w:t>
            </w:r>
          </w:p>
        </w:tc>
        <w:tc>
          <w:tcPr>
            <w:tcW w:w="1385" w:type="dxa"/>
            <w:gridSpan w:val="5"/>
          </w:tcPr>
          <w:p w:rsidR="00ED62AD" w:rsidRPr="007358AB" w:rsidRDefault="00ED62AD" w:rsidP="00A83266">
            <w:pPr>
              <w:spacing w:after="0" w:line="240" w:lineRule="auto"/>
              <w:jc w:val="center"/>
              <w:rPr>
                <w:sz w:val="16"/>
                <w:szCs w:val="16"/>
                <w:rPrChange w:id="455" w:author="Valued Acer Customer" w:date="2011-05-04T15:17:00Z">
                  <w:rPr>
                    <w:b/>
                    <w:sz w:val="16"/>
                    <w:szCs w:val="16"/>
                  </w:rPr>
                </w:rPrChange>
              </w:rPr>
            </w:pPr>
            <w:r w:rsidRPr="007358AB">
              <w:rPr>
                <w:sz w:val="16"/>
                <w:szCs w:val="16"/>
                <w:rPrChange w:id="456" w:author="Valued Acer Customer" w:date="2011-05-04T15:17:00Z">
                  <w:rPr>
                    <w:b/>
                    <w:sz w:val="16"/>
                    <w:szCs w:val="16"/>
                  </w:rPr>
                </w:rPrChange>
              </w:rPr>
              <w:t>3</w:t>
            </w:r>
          </w:p>
        </w:tc>
        <w:tc>
          <w:tcPr>
            <w:tcW w:w="1385" w:type="dxa"/>
            <w:gridSpan w:val="5"/>
          </w:tcPr>
          <w:p w:rsidR="00ED62AD" w:rsidRPr="007358AB" w:rsidRDefault="00ED62AD" w:rsidP="00A83266">
            <w:pPr>
              <w:spacing w:after="0" w:line="240" w:lineRule="auto"/>
              <w:jc w:val="center"/>
              <w:rPr>
                <w:sz w:val="16"/>
                <w:szCs w:val="16"/>
                <w:rPrChange w:id="457" w:author="Valued Acer Customer" w:date="2011-05-04T15:17:00Z">
                  <w:rPr>
                    <w:b/>
                    <w:sz w:val="16"/>
                    <w:szCs w:val="16"/>
                  </w:rPr>
                </w:rPrChange>
              </w:rPr>
            </w:pPr>
            <w:r w:rsidRPr="007358AB">
              <w:rPr>
                <w:sz w:val="16"/>
                <w:szCs w:val="16"/>
                <w:rPrChange w:id="458" w:author="Valued Acer Customer" w:date="2011-05-04T15:17:00Z">
                  <w:rPr>
                    <w:b/>
                    <w:sz w:val="16"/>
                    <w:szCs w:val="16"/>
                  </w:rPr>
                </w:rPrChange>
              </w:rPr>
              <w:t>4</w:t>
            </w:r>
          </w:p>
        </w:tc>
        <w:tc>
          <w:tcPr>
            <w:tcW w:w="1385" w:type="dxa"/>
            <w:gridSpan w:val="5"/>
          </w:tcPr>
          <w:p w:rsidR="00ED62AD" w:rsidRPr="007358AB" w:rsidRDefault="00ED62AD" w:rsidP="00A83266">
            <w:pPr>
              <w:spacing w:after="0" w:line="240" w:lineRule="auto"/>
              <w:jc w:val="center"/>
              <w:rPr>
                <w:sz w:val="16"/>
                <w:szCs w:val="16"/>
                <w:rPrChange w:id="459" w:author="Valued Acer Customer" w:date="2011-05-04T15:17:00Z">
                  <w:rPr>
                    <w:b/>
                    <w:sz w:val="16"/>
                    <w:szCs w:val="16"/>
                  </w:rPr>
                </w:rPrChange>
              </w:rPr>
            </w:pPr>
            <w:r w:rsidRPr="007358AB">
              <w:rPr>
                <w:sz w:val="16"/>
                <w:szCs w:val="16"/>
                <w:rPrChange w:id="460" w:author="Valued Acer Customer" w:date="2011-05-04T15:17:00Z">
                  <w:rPr>
                    <w:b/>
                    <w:sz w:val="16"/>
                    <w:szCs w:val="16"/>
                  </w:rPr>
                </w:rPrChange>
              </w:rPr>
              <w:t>1</w:t>
            </w:r>
          </w:p>
        </w:tc>
        <w:tc>
          <w:tcPr>
            <w:tcW w:w="1385" w:type="dxa"/>
            <w:gridSpan w:val="5"/>
          </w:tcPr>
          <w:p w:rsidR="00ED62AD" w:rsidRPr="007358AB" w:rsidRDefault="00ED62AD" w:rsidP="00A83266">
            <w:pPr>
              <w:spacing w:after="0" w:line="240" w:lineRule="auto"/>
              <w:jc w:val="center"/>
              <w:rPr>
                <w:sz w:val="16"/>
                <w:szCs w:val="16"/>
                <w:rPrChange w:id="461" w:author="Valued Acer Customer" w:date="2011-05-04T15:17:00Z">
                  <w:rPr>
                    <w:b/>
                    <w:sz w:val="16"/>
                    <w:szCs w:val="16"/>
                  </w:rPr>
                </w:rPrChange>
              </w:rPr>
            </w:pPr>
            <w:r w:rsidRPr="007358AB">
              <w:rPr>
                <w:sz w:val="16"/>
                <w:szCs w:val="16"/>
                <w:rPrChange w:id="462" w:author="Valued Acer Customer" w:date="2011-05-04T15:17:00Z">
                  <w:rPr>
                    <w:b/>
                    <w:sz w:val="16"/>
                    <w:szCs w:val="16"/>
                  </w:rPr>
                </w:rPrChange>
              </w:rPr>
              <w:t>2</w:t>
            </w:r>
          </w:p>
        </w:tc>
        <w:tc>
          <w:tcPr>
            <w:tcW w:w="1385" w:type="dxa"/>
            <w:gridSpan w:val="5"/>
          </w:tcPr>
          <w:p w:rsidR="00ED62AD" w:rsidRPr="007358AB" w:rsidRDefault="00ED62AD" w:rsidP="00A83266">
            <w:pPr>
              <w:spacing w:after="0" w:line="240" w:lineRule="auto"/>
              <w:jc w:val="center"/>
              <w:rPr>
                <w:sz w:val="16"/>
                <w:szCs w:val="16"/>
                <w:rPrChange w:id="463" w:author="Valued Acer Customer" w:date="2011-05-04T15:17:00Z">
                  <w:rPr>
                    <w:b/>
                    <w:sz w:val="16"/>
                    <w:szCs w:val="16"/>
                  </w:rPr>
                </w:rPrChange>
              </w:rPr>
            </w:pPr>
            <w:r w:rsidRPr="007358AB">
              <w:rPr>
                <w:sz w:val="16"/>
                <w:szCs w:val="16"/>
                <w:rPrChange w:id="464" w:author="Valued Acer Customer" w:date="2011-05-04T15:17:00Z">
                  <w:rPr>
                    <w:b/>
                    <w:sz w:val="16"/>
                    <w:szCs w:val="16"/>
                  </w:rPr>
                </w:rPrChange>
              </w:rPr>
              <w:t>3</w:t>
            </w:r>
          </w:p>
        </w:tc>
        <w:tc>
          <w:tcPr>
            <w:tcW w:w="1385" w:type="dxa"/>
            <w:gridSpan w:val="5"/>
          </w:tcPr>
          <w:p w:rsidR="00ED62AD" w:rsidRPr="007358AB" w:rsidRDefault="00ED62AD" w:rsidP="00A83266">
            <w:pPr>
              <w:spacing w:after="0" w:line="240" w:lineRule="auto"/>
              <w:jc w:val="center"/>
              <w:rPr>
                <w:sz w:val="16"/>
                <w:szCs w:val="16"/>
                <w:rPrChange w:id="465" w:author="Valued Acer Customer" w:date="2011-05-04T15:17:00Z">
                  <w:rPr>
                    <w:b/>
                    <w:sz w:val="16"/>
                    <w:szCs w:val="16"/>
                  </w:rPr>
                </w:rPrChange>
              </w:rPr>
            </w:pPr>
            <w:r w:rsidRPr="007358AB">
              <w:rPr>
                <w:sz w:val="16"/>
                <w:szCs w:val="16"/>
                <w:rPrChange w:id="466" w:author="Valued Acer Customer" w:date="2011-05-04T15:17:00Z">
                  <w:rPr>
                    <w:b/>
                    <w:sz w:val="16"/>
                    <w:szCs w:val="16"/>
                  </w:rPr>
                </w:rPrChange>
              </w:rPr>
              <w:t>4</w:t>
            </w:r>
          </w:p>
        </w:tc>
      </w:tr>
      <w:tr w:rsidR="00427353" w:rsidRPr="007358AB">
        <w:tc>
          <w:tcPr>
            <w:tcW w:w="1013" w:type="dxa"/>
          </w:tcPr>
          <w:p w:rsidR="00A60E69" w:rsidRPr="007358AB" w:rsidRDefault="00A60E69" w:rsidP="00A83266">
            <w:pPr>
              <w:spacing w:after="0" w:line="240" w:lineRule="auto"/>
              <w:rPr>
                <w:rPrChange w:id="467" w:author="Valued Acer Customer" w:date="2011-05-04T15:17:00Z">
                  <w:rPr/>
                </w:rPrChange>
              </w:rPr>
            </w:pPr>
            <w:r w:rsidRPr="007358AB">
              <w:rPr>
                <w:rPrChange w:id="468" w:author="Valued Acer Customer" w:date="2011-05-04T15:17:00Z">
                  <w:rPr/>
                </w:rPrChange>
              </w:rPr>
              <w:t>ACTVIDADES</w:t>
            </w:r>
          </w:p>
        </w:tc>
        <w:tc>
          <w:tcPr>
            <w:tcW w:w="257" w:type="dxa"/>
          </w:tcPr>
          <w:p w:rsidR="00A60E69" w:rsidRPr="007358AB" w:rsidRDefault="00A60E69" w:rsidP="00A83266">
            <w:pPr>
              <w:spacing w:after="0" w:line="240" w:lineRule="auto"/>
              <w:jc w:val="center"/>
              <w:rPr>
                <w:sz w:val="16"/>
                <w:szCs w:val="16"/>
                <w:rPrChange w:id="469" w:author="Valued Acer Customer" w:date="2011-05-04T15:17:00Z">
                  <w:rPr>
                    <w:b/>
                    <w:sz w:val="16"/>
                    <w:szCs w:val="16"/>
                  </w:rPr>
                </w:rPrChange>
              </w:rPr>
            </w:pPr>
            <w:r w:rsidRPr="007358AB">
              <w:rPr>
                <w:sz w:val="16"/>
                <w:szCs w:val="16"/>
                <w:rPrChange w:id="470" w:author="Valued Acer Customer" w:date="2011-05-04T15:17:00Z">
                  <w:rPr>
                    <w:b/>
                    <w:sz w:val="16"/>
                    <w:szCs w:val="16"/>
                  </w:rPr>
                </w:rPrChange>
              </w:rPr>
              <w:t>L</w:t>
            </w:r>
          </w:p>
        </w:tc>
        <w:tc>
          <w:tcPr>
            <w:tcW w:w="301" w:type="dxa"/>
          </w:tcPr>
          <w:p w:rsidR="00A60E69" w:rsidRPr="007358AB" w:rsidRDefault="00A60E69" w:rsidP="00A83266">
            <w:pPr>
              <w:spacing w:after="0" w:line="240" w:lineRule="auto"/>
              <w:jc w:val="center"/>
              <w:rPr>
                <w:sz w:val="16"/>
                <w:szCs w:val="16"/>
                <w:rPrChange w:id="471" w:author="Valued Acer Customer" w:date="2011-05-04T15:17:00Z">
                  <w:rPr>
                    <w:b/>
                    <w:sz w:val="16"/>
                    <w:szCs w:val="16"/>
                  </w:rPr>
                </w:rPrChange>
              </w:rPr>
            </w:pPr>
            <w:r w:rsidRPr="007358AB">
              <w:rPr>
                <w:sz w:val="16"/>
                <w:szCs w:val="16"/>
                <w:rPrChange w:id="472" w:author="Valued Acer Customer" w:date="2011-05-04T15:17:00Z">
                  <w:rPr>
                    <w:b/>
                    <w:sz w:val="16"/>
                    <w:szCs w:val="16"/>
                  </w:rPr>
                </w:rPrChange>
              </w:rPr>
              <w:t>M</w:t>
            </w:r>
          </w:p>
        </w:tc>
        <w:tc>
          <w:tcPr>
            <w:tcW w:w="301" w:type="dxa"/>
          </w:tcPr>
          <w:p w:rsidR="00A60E69" w:rsidRPr="007358AB" w:rsidRDefault="00A60E69" w:rsidP="00A83266">
            <w:pPr>
              <w:spacing w:after="0" w:line="240" w:lineRule="auto"/>
              <w:jc w:val="center"/>
              <w:rPr>
                <w:sz w:val="16"/>
                <w:szCs w:val="16"/>
                <w:rPrChange w:id="473" w:author="Valued Acer Customer" w:date="2011-05-04T15:17:00Z">
                  <w:rPr>
                    <w:b/>
                    <w:sz w:val="16"/>
                    <w:szCs w:val="16"/>
                  </w:rPr>
                </w:rPrChange>
              </w:rPr>
            </w:pPr>
            <w:r w:rsidRPr="007358AB">
              <w:rPr>
                <w:sz w:val="16"/>
                <w:szCs w:val="16"/>
                <w:rPrChange w:id="474" w:author="Valued Acer Customer" w:date="2011-05-04T15:17:00Z">
                  <w:rPr>
                    <w:b/>
                    <w:sz w:val="16"/>
                    <w:szCs w:val="16"/>
                  </w:rPr>
                </w:rPrChange>
              </w:rPr>
              <w:t>M</w:t>
            </w:r>
          </w:p>
        </w:tc>
        <w:tc>
          <w:tcPr>
            <w:tcW w:w="248" w:type="dxa"/>
          </w:tcPr>
          <w:p w:rsidR="00A60E69" w:rsidRPr="007358AB" w:rsidRDefault="00A60E69" w:rsidP="00A83266">
            <w:pPr>
              <w:spacing w:after="0" w:line="240" w:lineRule="auto"/>
              <w:jc w:val="center"/>
              <w:rPr>
                <w:sz w:val="16"/>
                <w:szCs w:val="16"/>
                <w:rPrChange w:id="475" w:author="Valued Acer Customer" w:date="2011-05-04T15:17:00Z">
                  <w:rPr>
                    <w:b/>
                    <w:sz w:val="16"/>
                    <w:szCs w:val="16"/>
                  </w:rPr>
                </w:rPrChange>
              </w:rPr>
            </w:pPr>
            <w:r w:rsidRPr="007358AB">
              <w:rPr>
                <w:sz w:val="16"/>
                <w:szCs w:val="16"/>
                <w:rPrChange w:id="476" w:author="Valued Acer Customer" w:date="2011-05-04T15:17:00Z">
                  <w:rPr>
                    <w:b/>
                    <w:sz w:val="16"/>
                    <w:szCs w:val="16"/>
                  </w:rPr>
                </w:rPrChange>
              </w:rPr>
              <w:t>J</w:t>
            </w:r>
          </w:p>
        </w:tc>
        <w:tc>
          <w:tcPr>
            <w:tcW w:w="273" w:type="dxa"/>
          </w:tcPr>
          <w:p w:rsidR="00A60E69" w:rsidRPr="007358AB" w:rsidRDefault="00A60E69" w:rsidP="00A83266">
            <w:pPr>
              <w:spacing w:after="0" w:line="240" w:lineRule="auto"/>
              <w:jc w:val="center"/>
              <w:rPr>
                <w:sz w:val="16"/>
                <w:szCs w:val="16"/>
                <w:rPrChange w:id="477" w:author="Valued Acer Customer" w:date="2011-05-04T15:17:00Z">
                  <w:rPr>
                    <w:b/>
                    <w:sz w:val="16"/>
                    <w:szCs w:val="16"/>
                  </w:rPr>
                </w:rPrChange>
              </w:rPr>
            </w:pPr>
            <w:r w:rsidRPr="007358AB">
              <w:rPr>
                <w:sz w:val="16"/>
                <w:szCs w:val="16"/>
                <w:rPrChange w:id="478" w:author="Valued Acer Customer" w:date="2011-05-04T15:17:00Z">
                  <w:rPr>
                    <w:b/>
                    <w:sz w:val="16"/>
                    <w:szCs w:val="16"/>
                  </w:rPr>
                </w:rPrChange>
              </w:rPr>
              <w:t>V</w:t>
            </w:r>
          </w:p>
        </w:tc>
        <w:tc>
          <w:tcPr>
            <w:tcW w:w="257" w:type="dxa"/>
          </w:tcPr>
          <w:p w:rsidR="00A60E69" w:rsidRPr="007358AB" w:rsidRDefault="00A60E69" w:rsidP="00A83266">
            <w:pPr>
              <w:spacing w:after="0" w:line="240" w:lineRule="auto"/>
              <w:jc w:val="center"/>
              <w:rPr>
                <w:sz w:val="16"/>
                <w:szCs w:val="16"/>
                <w:rPrChange w:id="479" w:author="Valued Acer Customer" w:date="2011-05-04T15:17:00Z">
                  <w:rPr>
                    <w:b/>
                    <w:sz w:val="16"/>
                    <w:szCs w:val="16"/>
                  </w:rPr>
                </w:rPrChange>
              </w:rPr>
            </w:pPr>
            <w:r w:rsidRPr="007358AB">
              <w:rPr>
                <w:sz w:val="16"/>
                <w:szCs w:val="16"/>
                <w:rPrChange w:id="48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481" w:author="Valued Acer Customer" w:date="2011-05-04T15:17:00Z">
                  <w:rPr>
                    <w:b/>
                    <w:sz w:val="16"/>
                    <w:szCs w:val="16"/>
                  </w:rPr>
                </w:rPrChange>
              </w:rPr>
            </w:pPr>
            <w:r w:rsidRPr="007358AB">
              <w:rPr>
                <w:sz w:val="16"/>
                <w:szCs w:val="16"/>
                <w:rPrChange w:id="48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483" w:author="Valued Acer Customer" w:date="2011-05-04T15:17:00Z">
                  <w:rPr>
                    <w:b/>
                    <w:sz w:val="16"/>
                    <w:szCs w:val="16"/>
                  </w:rPr>
                </w:rPrChange>
              </w:rPr>
            </w:pPr>
            <w:r w:rsidRPr="007358AB">
              <w:rPr>
                <w:sz w:val="16"/>
                <w:szCs w:val="16"/>
                <w:rPrChange w:id="48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485" w:author="Valued Acer Customer" w:date="2011-05-04T15:17:00Z">
                  <w:rPr>
                    <w:b/>
                    <w:sz w:val="16"/>
                    <w:szCs w:val="16"/>
                  </w:rPr>
                </w:rPrChange>
              </w:rPr>
            </w:pPr>
            <w:r w:rsidRPr="007358AB">
              <w:rPr>
                <w:sz w:val="16"/>
                <w:szCs w:val="16"/>
                <w:rPrChange w:id="48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487" w:author="Valued Acer Customer" w:date="2011-05-04T15:17:00Z">
                  <w:rPr>
                    <w:b/>
                    <w:sz w:val="16"/>
                    <w:szCs w:val="16"/>
                  </w:rPr>
                </w:rPrChange>
              </w:rPr>
            </w:pPr>
            <w:r w:rsidRPr="007358AB">
              <w:rPr>
                <w:sz w:val="16"/>
                <w:szCs w:val="16"/>
                <w:rPrChange w:id="48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489" w:author="Valued Acer Customer" w:date="2011-05-04T15:17:00Z">
                  <w:rPr>
                    <w:b/>
                    <w:sz w:val="16"/>
                    <w:szCs w:val="16"/>
                  </w:rPr>
                </w:rPrChange>
              </w:rPr>
            </w:pPr>
            <w:r w:rsidRPr="007358AB">
              <w:rPr>
                <w:sz w:val="16"/>
                <w:szCs w:val="16"/>
                <w:rPrChange w:id="49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491" w:author="Valued Acer Customer" w:date="2011-05-04T15:17:00Z">
                  <w:rPr>
                    <w:b/>
                    <w:sz w:val="16"/>
                    <w:szCs w:val="16"/>
                  </w:rPr>
                </w:rPrChange>
              </w:rPr>
            </w:pPr>
            <w:r w:rsidRPr="007358AB">
              <w:rPr>
                <w:sz w:val="16"/>
                <w:szCs w:val="16"/>
                <w:rPrChange w:id="49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493" w:author="Valued Acer Customer" w:date="2011-05-04T15:17:00Z">
                  <w:rPr>
                    <w:b/>
                    <w:sz w:val="16"/>
                    <w:szCs w:val="16"/>
                  </w:rPr>
                </w:rPrChange>
              </w:rPr>
            </w:pPr>
            <w:r w:rsidRPr="007358AB">
              <w:rPr>
                <w:sz w:val="16"/>
                <w:szCs w:val="16"/>
                <w:rPrChange w:id="49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495" w:author="Valued Acer Customer" w:date="2011-05-04T15:17:00Z">
                  <w:rPr>
                    <w:b/>
                    <w:sz w:val="16"/>
                    <w:szCs w:val="16"/>
                  </w:rPr>
                </w:rPrChange>
              </w:rPr>
            </w:pPr>
            <w:r w:rsidRPr="007358AB">
              <w:rPr>
                <w:sz w:val="16"/>
                <w:szCs w:val="16"/>
                <w:rPrChange w:id="49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497" w:author="Valued Acer Customer" w:date="2011-05-04T15:17:00Z">
                  <w:rPr>
                    <w:b/>
                    <w:sz w:val="16"/>
                    <w:szCs w:val="16"/>
                  </w:rPr>
                </w:rPrChange>
              </w:rPr>
            </w:pPr>
            <w:r w:rsidRPr="007358AB">
              <w:rPr>
                <w:sz w:val="16"/>
                <w:szCs w:val="16"/>
                <w:rPrChange w:id="49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499" w:author="Valued Acer Customer" w:date="2011-05-04T15:17:00Z">
                  <w:rPr>
                    <w:b/>
                    <w:sz w:val="16"/>
                    <w:szCs w:val="16"/>
                  </w:rPr>
                </w:rPrChange>
              </w:rPr>
            </w:pPr>
            <w:r w:rsidRPr="007358AB">
              <w:rPr>
                <w:sz w:val="16"/>
                <w:szCs w:val="16"/>
                <w:rPrChange w:id="50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01" w:author="Valued Acer Customer" w:date="2011-05-04T15:17:00Z">
                  <w:rPr>
                    <w:b/>
                    <w:sz w:val="16"/>
                    <w:szCs w:val="16"/>
                  </w:rPr>
                </w:rPrChange>
              </w:rPr>
            </w:pPr>
            <w:r w:rsidRPr="007358AB">
              <w:rPr>
                <w:sz w:val="16"/>
                <w:szCs w:val="16"/>
                <w:rPrChange w:id="50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03" w:author="Valued Acer Customer" w:date="2011-05-04T15:17:00Z">
                  <w:rPr>
                    <w:b/>
                    <w:sz w:val="16"/>
                    <w:szCs w:val="16"/>
                  </w:rPr>
                </w:rPrChange>
              </w:rPr>
            </w:pPr>
            <w:r w:rsidRPr="007358AB">
              <w:rPr>
                <w:sz w:val="16"/>
                <w:szCs w:val="16"/>
                <w:rPrChange w:id="50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05" w:author="Valued Acer Customer" w:date="2011-05-04T15:17:00Z">
                  <w:rPr>
                    <w:b/>
                    <w:sz w:val="16"/>
                    <w:szCs w:val="16"/>
                  </w:rPr>
                </w:rPrChange>
              </w:rPr>
            </w:pPr>
            <w:r w:rsidRPr="007358AB">
              <w:rPr>
                <w:sz w:val="16"/>
                <w:szCs w:val="16"/>
                <w:rPrChange w:id="50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07" w:author="Valued Acer Customer" w:date="2011-05-04T15:17:00Z">
                  <w:rPr>
                    <w:b/>
                    <w:sz w:val="16"/>
                    <w:szCs w:val="16"/>
                  </w:rPr>
                </w:rPrChange>
              </w:rPr>
            </w:pPr>
            <w:r w:rsidRPr="007358AB">
              <w:rPr>
                <w:sz w:val="16"/>
                <w:szCs w:val="16"/>
                <w:rPrChange w:id="50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09" w:author="Valued Acer Customer" w:date="2011-05-04T15:17:00Z">
                  <w:rPr>
                    <w:b/>
                    <w:sz w:val="16"/>
                    <w:szCs w:val="16"/>
                  </w:rPr>
                </w:rPrChange>
              </w:rPr>
            </w:pPr>
            <w:r w:rsidRPr="007358AB">
              <w:rPr>
                <w:sz w:val="16"/>
                <w:szCs w:val="16"/>
                <w:rPrChange w:id="51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11" w:author="Valued Acer Customer" w:date="2011-05-04T15:17:00Z">
                  <w:rPr>
                    <w:b/>
                    <w:sz w:val="16"/>
                    <w:szCs w:val="16"/>
                  </w:rPr>
                </w:rPrChange>
              </w:rPr>
            </w:pPr>
            <w:r w:rsidRPr="007358AB">
              <w:rPr>
                <w:sz w:val="16"/>
                <w:szCs w:val="16"/>
                <w:rPrChange w:id="51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13" w:author="Valued Acer Customer" w:date="2011-05-04T15:17:00Z">
                  <w:rPr>
                    <w:b/>
                    <w:sz w:val="16"/>
                    <w:szCs w:val="16"/>
                  </w:rPr>
                </w:rPrChange>
              </w:rPr>
            </w:pPr>
            <w:r w:rsidRPr="007358AB">
              <w:rPr>
                <w:sz w:val="16"/>
                <w:szCs w:val="16"/>
                <w:rPrChange w:id="51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15" w:author="Valued Acer Customer" w:date="2011-05-04T15:17:00Z">
                  <w:rPr>
                    <w:b/>
                    <w:sz w:val="16"/>
                    <w:szCs w:val="16"/>
                  </w:rPr>
                </w:rPrChange>
              </w:rPr>
            </w:pPr>
            <w:r w:rsidRPr="007358AB">
              <w:rPr>
                <w:sz w:val="16"/>
                <w:szCs w:val="16"/>
                <w:rPrChange w:id="51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17" w:author="Valued Acer Customer" w:date="2011-05-04T15:17:00Z">
                  <w:rPr>
                    <w:b/>
                    <w:sz w:val="16"/>
                    <w:szCs w:val="16"/>
                  </w:rPr>
                </w:rPrChange>
              </w:rPr>
            </w:pPr>
            <w:r w:rsidRPr="007358AB">
              <w:rPr>
                <w:sz w:val="16"/>
                <w:szCs w:val="16"/>
                <w:rPrChange w:id="51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19" w:author="Valued Acer Customer" w:date="2011-05-04T15:17:00Z">
                  <w:rPr>
                    <w:b/>
                    <w:sz w:val="16"/>
                    <w:szCs w:val="16"/>
                  </w:rPr>
                </w:rPrChange>
              </w:rPr>
            </w:pPr>
            <w:r w:rsidRPr="007358AB">
              <w:rPr>
                <w:sz w:val="16"/>
                <w:szCs w:val="16"/>
                <w:rPrChange w:id="52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21" w:author="Valued Acer Customer" w:date="2011-05-04T15:17:00Z">
                  <w:rPr>
                    <w:b/>
                    <w:sz w:val="16"/>
                    <w:szCs w:val="16"/>
                  </w:rPr>
                </w:rPrChange>
              </w:rPr>
            </w:pPr>
            <w:r w:rsidRPr="007358AB">
              <w:rPr>
                <w:sz w:val="16"/>
                <w:szCs w:val="16"/>
                <w:rPrChange w:id="52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23" w:author="Valued Acer Customer" w:date="2011-05-04T15:17:00Z">
                  <w:rPr>
                    <w:b/>
                    <w:sz w:val="16"/>
                    <w:szCs w:val="16"/>
                  </w:rPr>
                </w:rPrChange>
              </w:rPr>
            </w:pPr>
            <w:r w:rsidRPr="007358AB">
              <w:rPr>
                <w:sz w:val="16"/>
                <w:szCs w:val="16"/>
                <w:rPrChange w:id="52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25" w:author="Valued Acer Customer" w:date="2011-05-04T15:17:00Z">
                  <w:rPr>
                    <w:b/>
                    <w:sz w:val="16"/>
                    <w:szCs w:val="16"/>
                  </w:rPr>
                </w:rPrChange>
              </w:rPr>
            </w:pPr>
            <w:r w:rsidRPr="007358AB">
              <w:rPr>
                <w:sz w:val="16"/>
                <w:szCs w:val="16"/>
                <w:rPrChange w:id="52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27" w:author="Valued Acer Customer" w:date="2011-05-04T15:17:00Z">
                  <w:rPr>
                    <w:b/>
                    <w:sz w:val="16"/>
                    <w:szCs w:val="16"/>
                  </w:rPr>
                </w:rPrChange>
              </w:rPr>
            </w:pPr>
            <w:r w:rsidRPr="007358AB">
              <w:rPr>
                <w:sz w:val="16"/>
                <w:szCs w:val="16"/>
                <w:rPrChange w:id="52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29" w:author="Valued Acer Customer" w:date="2011-05-04T15:17:00Z">
                  <w:rPr>
                    <w:b/>
                    <w:sz w:val="16"/>
                    <w:szCs w:val="16"/>
                  </w:rPr>
                </w:rPrChange>
              </w:rPr>
            </w:pPr>
            <w:r w:rsidRPr="007358AB">
              <w:rPr>
                <w:sz w:val="16"/>
                <w:szCs w:val="16"/>
                <w:rPrChange w:id="53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31" w:author="Valued Acer Customer" w:date="2011-05-04T15:17:00Z">
                  <w:rPr>
                    <w:b/>
                    <w:sz w:val="16"/>
                    <w:szCs w:val="16"/>
                  </w:rPr>
                </w:rPrChange>
              </w:rPr>
            </w:pPr>
            <w:r w:rsidRPr="007358AB">
              <w:rPr>
                <w:sz w:val="16"/>
                <w:szCs w:val="16"/>
                <w:rPrChange w:id="53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33" w:author="Valued Acer Customer" w:date="2011-05-04T15:17:00Z">
                  <w:rPr>
                    <w:b/>
                    <w:sz w:val="16"/>
                    <w:szCs w:val="16"/>
                  </w:rPr>
                </w:rPrChange>
              </w:rPr>
            </w:pPr>
            <w:r w:rsidRPr="007358AB">
              <w:rPr>
                <w:sz w:val="16"/>
                <w:szCs w:val="16"/>
                <w:rPrChange w:id="53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35" w:author="Valued Acer Customer" w:date="2011-05-04T15:17:00Z">
                  <w:rPr>
                    <w:b/>
                    <w:sz w:val="16"/>
                    <w:szCs w:val="16"/>
                  </w:rPr>
                </w:rPrChange>
              </w:rPr>
            </w:pPr>
            <w:r w:rsidRPr="007358AB">
              <w:rPr>
                <w:sz w:val="16"/>
                <w:szCs w:val="16"/>
                <w:rPrChange w:id="53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37" w:author="Valued Acer Customer" w:date="2011-05-04T15:17:00Z">
                  <w:rPr>
                    <w:b/>
                    <w:sz w:val="16"/>
                    <w:szCs w:val="16"/>
                  </w:rPr>
                </w:rPrChange>
              </w:rPr>
            </w:pPr>
            <w:r w:rsidRPr="007358AB">
              <w:rPr>
                <w:sz w:val="16"/>
                <w:szCs w:val="16"/>
                <w:rPrChange w:id="538" w:author="Valued Acer Customer" w:date="2011-05-04T15:17:00Z">
                  <w:rPr>
                    <w:b/>
                    <w:sz w:val="16"/>
                    <w:szCs w:val="16"/>
                  </w:rPr>
                </w:rPrChange>
              </w:rPr>
              <w:t>V</w:t>
            </w:r>
          </w:p>
        </w:tc>
        <w:tc>
          <w:tcPr>
            <w:tcW w:w="258" w:type="dxa"/>
          </w:tcPr>
          <w:p w:rsidR="00A60E69" w:rsidRPr="007358AB" w:rsidRDefault="00A60E69" w:rsidP="00A83266">
            <w:pPr>
              <w:spacing w:after="0" w:line="240" w:lineRule="auto"/>
              <w:jc w:val="center"/>
              <w:rPr>
                <w:sz w:val="16"/>
                <w:szCs w:val="16"/>
                <w:rPrChange w:id="539" w:author="Valued Acer Customer" w:date="2011-05-04T15:17:00Z">
                  <w:rPr>
                    <w:b/>
                    <w:sz w:val="16"/>
                    <w:szCs w:val="16"/>
                  </w:rPr>
                </w:rPrChange>
              </w:rPr>
            </w:pPr>
            <w:r w:rsidRPr="007358AB">
              <w:rPr>
                <w:sz w:val="16"/>
                <w:szCs w:val="16"/>
                <w:rPrChange w:id="540" w:author="Valued Acer Customer" w:date="2011-05-04T15:17:00Z">
                  <w:rPr>
                    <w:b/>
                    <w:sz w:val="16"/>
                    <w:szCs w:val="16"/>
                  </w:rPr>
                </w:rPrChange>
              </w:rPr>
              <w:t>L</w:t>
            </w:r>
          </w:p>
        </w:tc>
        <w:tc>
          <w:tcPr>
            <w:tcW w:w="302" w:type="dxa"/>
          </w:tcPr>
          <w:p w:rsidR="00A60E69" w:rsidRPr="007358AB" w:rsidRDefault="00A60E69" w:rsidP="00A83266">
            <w:pPr>
              <w:spacing w:after="0" w:line="240" w:lineRule="auto"/>
              <w:jc w:val="center"/>
              <w:rPr>
                <w:sz w:val="16"/>
                <w:szCs w:val="16"/>
                <w:rPrChange w:id="541" w:author="Valued Acer Customer" w:date="2011-05-04T15:17:00Z">
                  <w:rPr>
                    <w:b/>
                    <w:sz w:val="16"/>
                    <w:szCs w:val="16"/>
                  </w:rPr>
                </w:rPrChange>
              </w:rPr>
            </w:pPr>
            <w:r w:rsidRPr="007358AB">
              <w:rPr>
                <w:sz w:val="16"/>
                <w:szCs w:val="16"/>
                <w:rPrChange w:id="542" w:author="Valued Acer Customer" w:date="2011-05-04T15:17:00Z">
                  <w:rPr>
                    <w:b/>
                    <w:sz w:val="16"/>
                    <w:szCs w:val="16"/>
                  </w:rPr>
                </w:rPrChange>
              </w:rPr>
              <w:t>M</w:t>
            </w:r>
          </w:p>
        </w:tc>
        <w:tc>
          <w:tcPr>
            <w:tcW w:w="302" w:type="dxa"/>
          </w:tcPr>
          <w:p w:rsidR="00A60E69" w:rsidRPr="007358AB" w:rsidRDefault="00A60E69" w:rsidP="00A83266">
            <w:pPr>
              <w:spacing w:after="0" w:line="240" w:lineRule="auto"/>
              <w:jc w:val="center"/>
              <w:rPr>
                <w:sz w:val="16"/>
                <w:szCs w:val="16"/>
                <w:rPrChange w:id="543" w:author="Valued Acer Customer" w:date="2011-05-04T15:17:00Z">
                  <w:rPr>
                    <w:b/>
                    <w:sz w:val="16"/>
                    <w:szCs w:val="16"/>
                  </w:rPr>
                </w:rPrChange>
              </w:rPr>
            </w:pPr>
            <w:r w:rsidRPr="007358AB">
              <w:rPr>
                <w:sz w:val="16"/>
                <w:szCs w:val="16"/>
                <w:rPrChange w:id="544" w:author="Valued Acer Customer" w:date="2011-05-04T15:17:00Z">
                  <w:rPr>
                    <w:b/>
                    <w:sz w:val="16"/>
                    <w:szCs w:val="16"/>
                  </w:rPr>
                </w:rPrChange>
              </w:rPr>
              <w:t>M</w:t>
            </w:r>
          </w:p>
        </w:tc>
        <w:tc>
          <w:tcPr>
            <w:tcW w:w="249" w:type="dxa"/>
          </w:tcPr>
          <w:p w:rsidR="00A60E69" w:rsidRPr="007358AB" w:rsidRDefault="00A60E69" w:rsidP="00A83266">
            <w:pPr>
              <w:spacing w:after="0" w:line="240" w:lineRule="auto"/>
              <w:jc w:val="center"/>
              <w:rPr>
                <w:sz w:val="16"/>
                <w:szCs w:val="16"/>
                <w:rPrChange w:id="545" w:author="Valued Acer Customer" w:date="2011-05-04T15:17:00Z">
                  <w:rPr>
                    <w:b/>
                    <w:sz w:val="16"/>
                    <w:szCs w:val="16"/>
                  </w:rPr>
                </w:rPrChange>
              </w:rPr>
            </w:pPr>
            <w:r w:rsidRPr="007358AB">
              <w:rPr>
                <w:sz w:val="16"/>
                <w:szCs w:val="16"/>
                <w:rPrChange w:id="546" w:author="Valued Acer Customer" w:date="2011-05-04T15:17:00Z">
                  <w:rPr>
                    <w:b/>
                    <w:sz w:val="16"/>
                    <w:szCs w:val="16"/>
                  </w:rPr>
                </w:rPrChange>
              </w:rPr>
              <w:t>J</w:t>
            </w:r>
          </w:p>
        </w:tc>
        <w:tc>
          <w:tcPr>
            <w:tcW w:w="274" w:type="dxa"/>
          </w:tcPr>
          <w:p w:rsidR="00A60E69" w:rsidRPr="007358AB" w:rsidRDefault="00A60E69" w:rsidP="00A83266">
            <w:pPr>
              <w:spacing w:after="0" w:line="240" w:lineRule="auto"/>
              <w:jc w:val="center"/>
              <w:rPr>
                <w:sz w:val="16"/>
                <w:szCs w:val="16"/>
                <w:rPrChange w:id="547" w:author="Valued Acer Customer" w:date="2011-05-04T15:17:00Z">
                  <w:rPr>
                    <w:b/>
                    <w:sz w:val="16"/>
                    <w:szCs w:val="16"/>
                  </w:rPr>
                </w:rPrChange>
              </w:rPr>
            </w:pPr>
            <w:r w:rsidRPr="007358AB">
              <w:rPr>
                <w:sz w:val="16"/>
                <w:szCs w:val="16"/>
                <w:rPrChange w:id="548" w:author="Valued Acer Customer" w:date="2011-05-04T15:17:00Z">
                  <w:rPr>
                    <w:b/>
                    <w:sz w:val="16"/>
                    <w:szCs w:val="16"/>
                  </w:rPr>
                </w:rPrChange>
              </w:rPr>
              <w:t>V</w:t>
            </w:r>
          </w:p>
        </w:tc>
      </w:tr>
      <w:tr w:rsidR="00427353" w:rsidRPr="007358AB">
        <w:tc>
          <w:tcPr>
            <w:tcW w:w="1013" w:type="dxa"/>
          </w:tcPr>
          <w:p w:rsidR="00A60E69" w:rsidRPr="007358AB" w:rsidRDefault="00A60E69" w:rsidP="00A83266">
            <w:pPr>
              <w:spacing w:after="0" w:line="240" w:lineRule="auto"/>
              <w:rPr>
                <w:rFonts w:ascii="Arial" w:hAnsi="Arial" w:cs="Arial"/>
                <w:bCs/>
                <w:sz w:val="20"/>
                <w:szCs w:val="20"/>
                <w:rPrChange w:id="549" w:author="Valued Acer Customer" w:date="2011-05-04T15:17:00Z">
                  <w:rPr>
                    <w:rFonts w:ascii="Arial" w:hAnsi="Arial" w:cs="Arial"/>
                    <w:bCs/>
                    <w:sz w:val="20"/>
                    <w:szCs w:val="20"/>
                  </w:rPr>
                </w:rPrChange>
              </w:rPr>
            </w:pPr>
            <w:r w:rsidRPr="007358AB">
              <w:rPr>
                <w:rFonts w:ascii="Arial" w:hAnsi="Arial" w:cs="Arial"/>
                <w:bCs/>
                <w:sz w:val="20"/>
                <w:szCs w:val="20"/>
                <w:rPrChange w:id="550" w:author="Valued Acer Customer" w:date="2011-05-04T15:17:00Z">
                  <w:rPr>
                    <w:rFonts w:ascii="Arial" w:hAnsi="Arial" w:cs="Arial"/>
                    <w:bCs/>
                    <w:sz w:val="20"/>
                    <w:szCs w:val="20"/>
                  </w:rPr>
                </w:rPrChange>
              </w:rPr>
              <w:t>Elaborar material informativo como ser: trípticos, volantes, bipticos, rotafolios, afiches en relación a la nutrición en el embarazo.</w:t>
            </w:r>
          </w:p>
          <w:p w:rsidR="00A60E69" w:rsidRPr="007358AB" w:rsidRDefault="00A60E69" w:rsidP="00A83266">
            <w:pPr>
              <w:spacing w:after="0" w:line="240" w:lineRule="auto"/>
              <w:rPr>
                <w:rPrChange w:id="551" w:author="Valued Acer Customer" w:date="2011-05-04T15:17:00Z">
                  <w:rPr/>
                </w:rPrChange>
              </w:rPr>
            </w:pPr>
          </w:p>
        </w:tc>
        <w:tc>
          <w:tcPr>
            <w:tcW w:w="257" w:type="dxa"/>
          </w:tcPr>
          <w:p w:rsidR="00A60E69" w:rsidRPr="007358AB" w:rsidRDefault="00A60E69" w:rsidP="00A83266">
            <w:pPr>
              <w:spacing w:after="0" w:line="240" w:lineRule="auto"/>
              <w:rPr>
                <w:sz w:val="16"/>
                <w:szCs w:val="16"/>
                <w:rPrChange w:id="552"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53"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54"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555"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556"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55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5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5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6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6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6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4" w:author="Valued Acer Customer" w:date="2011-05-04T15:17:00Z">
                  <w:rPr>
                    <w:sz w:val="16"/>
                    <w:szCs w:val="16"/>
                  </w:rPr>
                </w:rPrChange>
              </w:rPr>
            </w:pPr>
          </w:p>
        </w:tc>
        <w:tc>
          <w:tcPr>
            <w:tcW w:w="249" w:type="dxa"/>
            <w:shd w:val="clear" w:color="auto" w:fill="8DB3E2"/>
          </w:tcPr>
          <w:p w:rsidR="00A60E69" w:rsidRPr="007358AB" w:rsidRDefault="00A60E69" w:rsidP="00A83266">
            <w:pPr>
              <w:spacing w:after="0" w:line="240" w:lineRule="auto"/>
              <w:rPr>
                <w:sz w:val="16"/>
                <w:szCs w:val="16"/>
                <w:rPrChange w:id="56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6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6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6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7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7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7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7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7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7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7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8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8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8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8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8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58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58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59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591" w:author="Valued Acer Customer" w:date="2011-05-04T15:17:00Z">
                  <w:rPr>
                    <w:sz w:val="16"/>
                    <w:szCs w:val="16"/>
                  </w:rPr>
                </w:rPrChange>
              </w:rPr>
            </w:pPr>
          </w:p>
        </w:tc>
      </w:tr>
      <w:tr w:rsidR="00427353" w:rsidRPr="007358AB">
        <w:tc>
          <w:tcPr>
            <w:tcW w:w="1013" w:type="dxa"/>
          </w:tcPr>
          <w:p w:rsidR="00A60E69" w:rsidRPr="007358AB" w:rsidRDefault="00A60E69" w:rsidP="00A83266">
            <w:pPr>
              <w:spacing w:after="0" w:line="240" w:lineRule="auto"/>
              <w:rPr>
                <w:rPrChange w:id="592" w:author="Valued Acer Customer" w:date="2011-05-04T15:17:00Z">
                  <w:rPr/>
                </w:rPrChange>
              </w:rPr>
            </w:pPr>
            <w:r w:rsidRPr="007358AB">
              <w:rPr>
                <w:rFonts w:ascii="Arial" w:hAnsi="Arial" w:cs="Arial"/>
                <w:bCs/>
                <w:sz w:val="20"/>
                <w:szCs w:val="20"/>
                <w:rPrChange w:id="593" w:author="Valued Acer Customer" w:date="2011-05-04T15:17:00Z">
                  <w:rPr>
                    <w:rFonts w:ascii="Arial" w:hAnsi="Arial" w:cs="Arial"/>
                    <w:bCs/>
                    <w:sz w:val="20"/>
                    <w:szCs w:val="20"/>
                  </w:rPr>
                </w:rPrChange>
              </w:rPr>
              <w:t>Difusión de información audiovis</w:t>
            </w:r>
            <w:r w:rsidRPr="007358AB">
              <w:rPr>
                <w:rFonts w:ascii="Arial" w:hAnsi="Arial" w:cs="Arial"/>
                <w:bCs/>
                <w:sz w:val="20"/>
                <w:szCs w:val="20"/>
                <w:rPrChange w:id="594" w:author="Valued Acer Customer" w:date="2011-05-04T15:17:00Z">
                  <w:rPr>
                    <w:rFonts w:ascii="Arial" w:hAnsi="Arial" w:cs="Arial"/>
                    <w:bCs/>
                    <w:sz w:val="20"/>
                    <w:szCs w:val="20"/>
                  </w:rPr>
                </w:rPrChange>
              </w:rPr>
              <w:lastRenderedPageBreak/>
              <w:t>ual con el contenido de la nutrición en el embarazo</w:t>
            </w:r>
          </w:p>
        </w:tc>
        <w:tc>
          <w:tcPr>
            <w:tcW w:w="257" w:type="dxa"/>
          </w:tcPr>
          <w:p w:rsidR="00A60E69" w:rsidRPr="007358AB" w:rsidRDefault="00A60E69" w:rsidP="00A83266">
            <w:pPr>
              <w:spacing w:after="0" w:line="240" w:lineRule="auto"/>
              <w:rPr>
                <w:sz w:val="16"/>
                <w:szCs w:val="16"/>
                <w:rPrChange w:id="595"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96"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597"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598"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599"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600"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2"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03"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04"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05"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07"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08"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09"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10"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1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12"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13"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14"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15"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16"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17"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18"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19"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20"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21"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22"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23"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24"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25"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26"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27"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28"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29"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30"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31" w:author="Valued Acer Customer" w:date="2011-05-04T15:17:00Z">
                  <w:rPr>
                    <w:sz w:val="16"/>
                    <w:szCs w:val="16"/>
                  </w:rPr>
                </w:rPrChange>
              </w:rPr>
            </w:pPr>
          </w:p>
        </w:tc>
        <w:tc>
          <w:tcPr>
            <w:tcW w:w="302" w:type="dxa"/>
            <w:shd w:val="clear" w:color="auto" w:fill="auto"/>
          </w:tcPr>
          <w:p w:rsidR="00A60E69" w:rsidRPr="007358AB" w:rsidRDefault="00A60E69" w:rsidP="00A83266">
            <w:pPr>
              <w:spacing w:after="0" w:line="240" w:lineRule="auto"/>
              <w:rPr>
                <w:sz w:val="16"/>
                <w:szCs w:val="16"/>
                <w:rPrChange w:id="632" w:author="Valued Acer Customer" w:date="2011-05-04T15:17:00Z">
                  <w:rPr>
                    <w:sz w:val="16"/>
                    <w:szCs w:val="16"/>
                  </w:rPr>
                </w:rPrChange>
              </w:rPr>
            </w:pPr>
          </w:p>
        </w:tc>
        <w:tc>
          <w:tcPr>
            <w:tcW w:w="249" w:type="dxa"/>
            <w:shd w:val="clear" w:color="auto" w:fill="D99594"/>
          </w:tcPr>
          <w:p w:rsidR="00A60E69" w:rsidRPr="007358AB" w:rsidRDefault="00A60E69" w:rsidP="00A83266">
            <w:pPr>
              <w:spacing w:after="0" w:line="240" w:lineRule="auto"/>
              <w:rPr>
                <w:sz w:val="16"/>
                <w:szCs w:val="16"/>
                <w:rPrChange w:id="633"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34" w:author="Valued Acer Customer" w:date="2011-05-04T15:17:00Z">
                  <w:rPr>
                    <w:sz w:val="16"/>
                    <w:szCs w:val="16"/>
                  </w:rPr>
                </w:rPrChange>
              </w:rPr>
            </w:pPr>
          </w:p>
        </w:tc>
      </w:tr>
      <w:tr w:rsidR="00427353" w:rsidRPr="007358AB">
        <w:tc>
          <w:tcPr>
            <w:tcW w:w="1013" w:type="dxa"/>
          </w:tcPr>
          <w:p w:rsidR="00A60E69" w:rsidRPr="007358AB" w:rsidRDefault="00A60E69" w:rsidP="00A83266">
            <w:pPr>
              <w:spacing w:after="0" w:line="240" w:lineRule="auto"/>
              <w:rPr>
                <w:rFonts w:ascii="Arial" w:hAnsi="Arial" w:cs="Arial"/>
                <w:bCs/>
                <w:sz w:val="20"/>
                <w:szCs w:val="20"/>
                <w:rPrChange w:id="635" w:author="Valued Acer Customer" w:date="2011-05-04T15:17:00Z">
                  <w:rPr>
                    <w:rFonts w:ascii="Arial" w:hAnsi="Arial" w:cs="Arial"/>
                    <w:bCs/>
                    <w:sz w:val="20"/>
                    <w:szCs w:val="20"/>
                  </w:rPr>
                </w:rPrChange>
              </w:rPr>
            </w:pPr>
            <w:r w:rsidRPr="007358AB">
              <w:rPr>
                <w:rFonts w:ascii="Arial" w:hAnsi="Arial" w:cs="Arial"/>
                <w:bCs/>
                <w:sz w:val="20"/>
                <w:szCs w:val="20"/>
                <w:rPrChange w:id="636" w:author="Valued Acer Customer" w:date="2011-05-04T15:17:00Z">
                  <w:rPr>
                    <w:rFonts w:ascii="Arial" w:hAnsi="Arial" w:cs="Arial"/>
                    <w:bCs/>
                    <w:sz w:val="20"/>
                    <w:szCs w:val="20"/>
                  </w:rPr>
                </w:rPrChange>
              </w:rPr>
              <w:lastRenderedPageBreak/>
              <w:t>Desarrollar charlas sobre la importancia de los alimentos como parte de la nuestra nutrición.</w:t>
            </w:r>
          </w:p>
          <w:p w:rsidR="00A60E69" w:rsidRPr="007358AB" w:rsidRDefault="00A60E69" w:rsidP="00A83266">
            <w:pPr>
              <w:spacing w:after="0" w:line="240" w:lineRule="auto"/>
              <w:rPr>
                <w:rPrChange w:id="637" w:author="Valued Acer Customer" w:date="2011-05-04T15:17:00Z">
                  <w:rPr/>
                </w:rPrChange>
              </w:rPr>
            </w:pPr>
          </w:p>
        </w:tc>
        <w:tc>
          <w:tcPr>
            <w:tcW w:w="257" w:type="dxa"/>
          </w:tcPr>
          <w:p w:rsidR="00A60E69" w:rsidRPr="007358AB" w:rsidRDefault="00A60E69" w:rsidP="00A83266">
            <w:pPr>
              <w:spacing w:after="0" w:line="240" w:lineRule="auto"/>
              <w:rPr>
                <w:sz w:val="16"/>
                <w:szCs w:val="16"/>
                <w:rPrChange w:id="638"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39"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40"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641"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642"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64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4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4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4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4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5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52"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5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5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5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5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5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6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62"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6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5" w:author="Valued Acer Customer" w:date="2011-05-04T15:17:00Z">
                  <w:rPr>
                    <w:sz w:val="16"/>
                    <w:szCs w:val="16"/>
                  </w:rPr>
                </w:rPrChange>
              </w:rPr>
            </w:pPr>
          </w:p>
        </w:tc>
        <w:tc>
          <w:tcPr>
            <w:tcW w:w="249" w:type="dxa"/>
            <w:shd w:val="clear" w:color="auto" w:fill="C2D69B"/>
          </w:tcPr>
          <w:p w:rsidR="00A60E69" w:rsidRPr="007358AB" w:rsidRDefault="00A60E69" w:rsidP="00A83266">
            <w:pPr>
              <w:spacing w:after="0" w:line="240" w:lineRule="auto"/>
              <w:rPr>
                <w:sz w:val="16"/>
                <w:szCs w:val="16"/>
                <w:rPrChange w:id="66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6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6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6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7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7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72"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7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7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7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7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77" w:author="Valued Acer Customer" w:date="2011-05-04T15:17:00Z">
                  <w:rPr>
                    <w:sz w:val="16"/>
                    <w:szCs w:val="16"/>
                  </w:rPr>
                </w:rPrChange>
              </w:rPr>
            </w:pPr>
          </w:p>
        </w:tc>
      </w:tr>
      <w:tr w:rsidR="00F97063" w:rsidRPr="007358AB">
        <w:tc>
          <w:tcPr>
            <w:tcW w:w="1013" w:type="dxa"/>
          </w:tcPr>
          <w:p w:rsidR="00A60E69" w:rsidRPr="007358AB" w:rsidRDefault="00A60E69" w:rsidP="00A83266">
            <w:pPr>
              <w:spacing w:after="0" w:line="240" w:lineRule="auto"/>
              <w:rPr>
                <w:rPrChange w:id="678" w:author="Valued Acer Customer" w:date="2011-05-04T15:17:00Z">
                  <w:rPr/>
                </w:rPrChange>
              </w:rPr>
            </w:pPr>
            <w:r w:rsidRPr="007358AB">
              <w:rPr>
                <w:rFonts w:ascii="Arial" w:hAnsi="Arial" w:cs="Arial"/>
                <w:bCs/>
                <w:sz w:val="20"/>
                <w:szCs w:val="20"/>
                <w:rPrChange w:id="679" w:author="Valued Acer Customer" w:date="2011-05-04T15:17:00Z">
                  <w:rPr>
                    <w:rFonts w:ascii="Arial" w:hAnsi="Arial" w:cs="Arial"/>
                    <w:bCs/>
                    <w:sz w:val="20"/>
                    <w:szCs w:val="20"/>
                  </w:rPr>
                </w:rPrChange>
              </w:rPr>
              <w:t xml:space="preserve">Elaborar cuestionario </w:t>
            </w:r>
            <w:r w:rsidR="00720F20" w:rsidRPr="007358AB">
              <w:rPr>
                <w:rFonts w:ascii="Arial" w:hAnsi="Arial" w:cs="Arial"/>
                <w:bCs/>
                <w:sz w:val="20"/>
                <w:szCs w:val="20"/>
                <w:rPrChange w:id="680" w:author="Valued Acer Customer" w:date="2011-05-04T15:17:00Z">
                  <w:rPr>
                    <w:rFonts w:ascii="Arial" w:hAnsi="Arial" w:cs="Arial"/>
                    <w:bCs/>
                    <w:sz w:val="20"/>
                    <w:szCs w:val="20"/>
                  </w:rPr>
                </w:rPrChange>
              </w:rPr>
              <w:t xml:space="preserve">sobre la importancia de </w:t>
            </w:r>
            <w:r w:rsidRPr="007358AB">
              <w:rPr>
                <w:rFonts w:ascii="Arial" w:hAnsi="Arial" w:cs="Arial"/>
                <w:bCs/>
                <w:sz w:val="20"/>
                <w:szCs w:val="20"/>
                <w:rPrChange w:id="681" w:author="Valued Acer Customer" w:date="2011-05-04T15:17:00Z">
                  <w:rPr>
                    <w:rFonts w:ascii="Arial" w:hAnsi="Arial" w:cs="Arial"/>
                    <w:bCs/>
                    <w:sz w:val="20"/>
                    <w:szCs w:val="20"/>
                  </w:rPr>
                </w:rPrChange>
              </w:rPr>
              <w:t xml:space="preserve"> la nutrición</w:t>
            </w:r>
          </w:p>
        </w:tc>
        <w:tc>
          <w:tcPr>
            <w:tcW w:w="257" w:type="dxa"/>
            <w:shd w:val="clear" w:color="auto" w:fill="92CDDC"/>
          </w:tcPr>
          <w:p w:rsidR="00A60E69" w:rsidRPr="007358AB" w:rsidRDefault="00A60E69" w:rsidP="00A83266">
            <w:pPr>
              <w:spacing w:after="0" w:line="240" w:lineRule="auto"/>
              <w:rPr>
                <w:sz w:val="16"/>
                <w:szCs w:val="16"/>
                <w:rPrChange w:id="682"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83" w:author="Valued Acer Customer" w:date="2011-05-04T15:17:00Z">
                  <w:rPr>
                    <w:sz w:val="16"/>
                    <w:szCs w:val="16"/>
                  </w:rPr>
                </w:rPrChange>
              </w:rPr>
            </w:pPr>
          </w:p>
        </w:tc>
        <w:tc>
          <w:tcPr>
            <w:tcW w:w="301" w:type="dxa"/>
          </w:tcPr>
          <w:p w:rsidR="00A60E69" w:rsidRPr="007358AB" w:rsidRDefault="00A60E69" w:rsidP="00A83266">
            <w:pPr>
              <w:spacing w:after="0" w:line="240" w:lineRule="auto"/>
              <w:rPr>
                <w:sz w:val="16"/>
                <w:szCs w:val="16"/>
                <w:rPrChange w:id="684" w:author="Valued Acer Customer" w:date="2011-05-04T15:17:00Z">
                  <w:rPr>
                    <w:sz w:val="16"/>
                    <w:szCs w:val="16"/>
                  </w:rPr>
                </w:rPrChange>
              </w:rPr>
            </w:pPr>
          </w:p>
        </w:tc>
        <w:tc>
          <w:tcPr>
            <w:tcW w:w="248" w:type="dxa"/>
          </w:tcPr>
          <w:p w:rsidR="00A60E69" w:rsidRPr="007358AB" w:rsidRDefault="00A60E69" w:rsidP="00A83266">
            <w:pPr>
              <w:spacing w:after="0" w:line="240" w:lineRule="auto"/>
              <w:rPr>
                <w:sz w:val="16"/>
                <w:szCs w:val="16"/>
                <w:rPrChange w:id="685"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686"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68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8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8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9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9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9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69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69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69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69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0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0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0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0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06"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0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0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1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11"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1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4"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15"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16" w:author="Valued Acer Customer" w:date="2011-05-04T15:17:00Z">
                  <w:rPr>
                    <w:sz w:val="16"/>
                    <w:szCs w:val="16"/>
                  </w:rPr>
                </w:rPrChange>
              </w:rPr>
            </w:pPr>
          </w:p>
        </w:tc>
        <w:tc>
          <w:tcPr>
            <w:tcW w:w="258" w:type="dxa"/>
            <w:shd w:val="clear" w:color="auto" w:fill="92CDDC"/>
          </w:tcPr>
          <w:p w:rsidR="00A60E69" w:rsidRPr="007358AB" w:rsidRDefault="00A60E69" w:rsidP="00A83266">
            <w:pPr>
              <w:spacing w:after="0" w:line="240" w:lineRule="auto"/>
              <w:rPr>
                <w:sz w:val="16"/>
                <w:szCs w:val="16"/>
                <w:rPrChange w:id="71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19"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20"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21" w:author="Valued Acer Customer" w:date="2011-05-04T15:17:00Z">
                  <w:rPr>
                    <w:sz w:val="16"/>
                    <w:szCs w:val="16"/>
                  </w:rPr>
                </w:rPrChange>
              </w:rPr>
            </w:pPr>
          </w:p>
        </w:tc>
      </w:tr>
      <w:tr w:rsidR="00427353" w:rsidRPr="007358AB">
        <w:tc>
          <w:tcPr>
            <w:tcW w:w="1013" w:type="dxa"/>
          </w:tcPr>
          <w:p w:rsidR="00A60E69" w:rsidRPr="007358AB" w:rsidRDefault="00A60E69" w:rsidP="007358AB">
            <w:pPr>
              <w:spacing w:after="0" w:line="240" w:lineRule="auto"/>
              <w:rPr>
                <w:rFonts w:ascii="Arial" w:hAnsi="Arial" w:cs="Arial"/>
                <w:bCs/>
                <w:sz w:val="20"/>
                <w:szCs w:val="20"/>
                <w:rPrChange w:id="722" w:author="Valued Acer Customer" w:date="2011-05-04T15:17:00Z">
                  <w:rPr>
                    <w:rFonts w:ascii="Arial" w:hAnsi="Arial" w:cs="Arial"/>
                    <w:b/>
                    <w:bCs/>
                    <w:sz w:val="20"/>
                    <w:szCs w:val="20"/>
                  </w:rPr>
                </w:rPrChange>
              </w:rPr>
              <w:pPrChange w:id="723" w:author="Valued Acer Customer" w:date="2011-05-04T15:18:00Z">
                <w:pPr>
                  <w:spacing w:after="0" w:line="240" w:lineRule="auto"/>
                  <w:jc w:val="center"/>
                </w:pPr>
              </w:pPrChange>
            </w:pPr>
            <w:r w:rsidRPr="007358AB">
              <w:rPr>
                <w:rFonts w:ascii="Arial" w:hAnsi="Arial" w:cs="Arial"/>
                <w:bCs/>
                <w:sz w:val="20"/>
                <w:szCs w:val="20"/>
                <w:rPrChange w:id="724" w:author="Valued Acer Customer" w:date="2011-05-04T15:17:00Z">
                  <w:rPr>
                    <w:rFonts w:ascii="Arial" w:hAnsi="Arial" w:cs="Arial"/>
                    <w:b/>
                    <w:bCs/>
                    <w:sz w:val="20"/>
                    <w:szCs w:val="20"/>
                  </w:rPr>
                </w:rPrChange>
              </w:rPr>
              <w:t xml:space="preserve">Crear un espacio de difusión e información </w:t>
            </w:r>
            <w:r w:rsidRPr="007358AB">
              <w:rPr>
                <w:rFonts w:ascii="Arial" w:hAnsi="Arial" w:cs="Arial"/>
                <w:bCs/>
                <w:sz w:val="20"/>
                <w:szCs w:val="20"/>
                <w:rPrChange w:id="725" w:author="Valued Acer Customer" w:date="2011-05-04T15:17:00Z">
                  <w:rPr>
                    <w:rFonts w:ascii="Arial" w:hAnsi="Arial" w:cs="Arial"/>
                    <w:b/>
                    <w:bCs/>
                    <w:sz w:val="20"/>
                    <w:szCs w:val="20"/>
                  </w:rPr>
                </w:rPrChange>
              </w:rPr>
              <w:lastRenderedPageBreak/>
              <w:t>sobre las causas para una discapacidad</w:t>
            </w:r>
          </w:p>
          <w:p w:rsidR="00A60E69" w:rsidRPr="007358AB" w:rsidRDefault="00A60E69" w:rsidP="00A83266">
            <w:pPr>
              <w:spacing w:after="0" w:line="240" w:lineRule="auto"/>
            </w:pPr>
          </w:p>
        </w:tc>
        <w:tc>
          <w:tcPr>
            <w:tcW w:w="257"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248" w:type="dxa"/>
            <w:shd w:val="clear" w:color="auto" w:fill="auto"/>
          </w:tcPr>
          <w:p w:rsidR="00A60E69" w:rsidRPr="007358AB" w:rsidRDefault="00A60E69" w:rsidP="00A83266">
            <w:pPr>
              <w:spacing w:after="0" w:line="240" w:lineRule="auto"/>
              <w:rPr>
                <w:sz w:val="16"/>
                <w:szCs w:val="16"/>
                <w:rPrChange w:id="726"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727"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72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2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3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32" w:author="Valued Acer Customer" w:date="2011-05-04T15:17:00Z">
                  <w:rPr>
                    <w:sz w:val="16"/>
                    <w:szCs w:val="16"/>
                  </w:rPr>
                </w:rPrChange>
              </w:rPr>
            </w:pPr>
          </w:p>
        </w:tc>
        <w:tc>
          <w:tcPr>
            <w:tcW w:w="258" w:type="dxa"/>
            <w:shd w:val="clear" w:color="auto" w:fill="FABF8F"/>
          </w:tcPr>
          <w:p w:rsidR="00A60E69" w:rsidRPr="007358AB" w:rsidRDefault="00A60E69" w:rsidP="00A83266">
            <w:pPr>
              <w:spacing w:after="0" w:line="240" w:lineRule="auto"/>
              <w:rPr>
                <w:sz w:val="16"/>
                <w:szCs w:val="16"/>
                <w:rPrChange w:id="73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3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3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3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3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4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42"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4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4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4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4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4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5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52"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5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5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5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5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5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6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6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62" w:author="Valued Acer Customer" w:date="2011-05-04T15:17:00Z">
                  <w:rPr>
                    <w:sz w:val="16"/>
                    <w:szCs w:val="16"/>
                  </w:rPr>
                </w:rPrChange>
              </w:rPr>
            </w:pPr>
          </w:p>
        </w:tc>
      </w:tr>
      <w:tr w:rsidR="00427353" w:rsidRPr="007358AB">
        <w:tc>
          <w:tcPr>
            <w:tcW w:w="1013" w:type="dxa"/>
          </w:tcPr>
          <w:p w:rsidR="00A60E69" w:rsidRPr="007358AB" w:rsidRDefault="00A60E69" w:rsidP="00A83266">
            <w:pPr>
              <w:spacing w:after="0" w:line="240" w:lineRule="auto"/>
              <w:jc w:val="right"/>
              <w:rPr>
                <w:rFonts w:ascii="Arial" w:hAnsi="Arial" w:cs="Arial"/>
                <w:bCs/>
                <w:sz w:val="20"/>
                <w:szCs w:val="20"/>
                <w:rPrChange w:id="763" w:author="Valued Acer Customer" w:date="2011-05-04T15:17:00Z">
                  <w:rPr>
                    <w:rFonts w:ascii="Arial" w:hAnsi="Arial" w:cs="Arial"/>
                    <w:b/>
                    <w:bCs/>
                    <w:sz w:val="20"/>
                    <w:szCs w:val="20"/>
                  </w:rPr>
                </w:rPrChange>
              </w:rPr>
            </w:pPr>
          </w:p>
          <w:p w:rsidR="00A60E69" w:rsidRPr="007358AB" w:rsidRDefault="00A60E69" w:rsidP="00A83266">
            <w:pPr>
              <w:spacing w:after="0" w:line="240" w:lineRule="auto"/>
              <w:rPr>
                <w:rFonts w:ascii="Arial" w:hAnsi="Arial" w:cs="Arial"/>
                <w:bCs/>
                <w:sz w:val="20"/>
                <w:szCs w:val="20"/>
                <w:rPrChange w:id="764" w:author="Valued Acer Customer" w:date="2011-05-04T15:17:00Z">
                  <w:rPr>
                    <w:rFonts w:ascii="Arial" w:hAnsi="Arial" w:cs="Arial"/>
                    <w:b/>
                    <w:bCs/>
                    <w:sz w:val="20"/>
                    <w:szCs w:val="20"/>
                  </w:rPr>
                </w:rPrChange>
              </w:rPr>
            </w:pPr>
            <w:r w:rsidRPr="007358AB">
              <w:rPr>
                <w:rFonts w:ascii="Arial" w:hAnsi="Arial" w:cs="Arial"/>
                <w:bCs/>
                <w:sz w:val="20"/>
                <w:szCs w:val="20"/>
                <w:rPrChange w:id="765" w:author="Valued Acer Customer" w:date="2011-05-04T15:17:00Z">
                  <w:rPr>
                    <w:rFonts w:ascii="Arial" w:hAnsi="Arial" w:cs="Arial"/>
                    <w:b/>
                    <w:bCs/>
                    <w:sz w:val="20"/>
                    <w:szCs w:val="20"/>
                  </w:rPr>
                </w:rPrChange>
              </w:rPr>
              <w:t>Elaborar trípticos y panfletos</w:t>
            </w:r>
          </w:p>
          <w:p w:rsidR="00A60E69" w:rsidRPr="007358AB" w:rsidRDefault="00A60E69" w:rsidP="00A83266">
            <w:pPr>
              <w:spacing w:after="0" w:line="240" w:lineRule="auto"/>
            </w:pPr>
          </w:p>
        </w:tc>
        <w:tc>
          <w:tcPr>
            <w:tcW w:w="257" w:type="dxa"/>
            <w:shd w:val="clear" w:color="auto" w:fill="76923C"/>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248" w:type="dxa"/>
          </w:tcPr>
          <w:p w:rsidR="00A60E69" w:rsidRPr="007358AB" w:rsidRDefault="00A60E69" w:rsidP="00A83266">
            <w:pPr>
              <w:spacing w:after="0" w:line="240" w:lineRule="auto"/>
              <w:rPr>
                <w:sz w:val="16"/>
                <w:szCs w:val="16"/>
                <w:rPrChange w:id="766"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767" w:author="Valued Acer Customer" w:date="2011-05-04T15:17:00Z">
                  <w:rPr>
                    <w:sz w:val="16"/>
                    <w:szCs w:val="16"/>
                  </w:rPr>
                </w:rPrChange>
              </w:rPr>
            </w:pPr>
          </w:p>
        </w:tc>
        <w:tc>
          <w:tcPr>
            <w:tcW w:w="257" w:type="dxa"/>
            <w:shd w:val="clear" w:color="auto" w:fill="76923C"/>
          </w:tcPr>
          <w:p w:rsidR="00A60E69" w:rsidRPr="007358AB" w:rsidRDefault="00A60E69" w:rsidP="00A83266">
            <w:pPr>
              <w:spacing w:after="0" w:line="240" w:lineRule="auto"/>
              <w:rPr>
                <w:sz w:val="16"/>
                <w:szCs w:val="16"/>
                <w:rPrChange w:id="76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6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7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72" w:author="Valued Acer Customer" w:date="2011-05-04T15:17:00Z">
                  <w:rPr>
                    <w:sz w:val="16"/>
                    <w:szCs w:val="16"/>
                  </w:rPr>
                </w:rPrChange>
              </w:rPr>
            </w:pPr>
          </w:p>
        </w:tc>
        <w:tc>
          <w:tcPr>
            <w:tcW w:w="258" w:type="dxa"/>
            <w:shd w:val="clear" w:color="auto" w:fill="76923C"/>
          </w:tcPr>
          <w:p w:rsidR="00A60E69" w:rsidRPr="007358AB" w:rsidRDefault="00A60E69" w:rsidP="00A83266">
            <w:pPr>
              <w:spacing w:after="0" w:line="240" w:lineRule="auto"/>
              <w:rPr>
                <w:sz w:val="16"/>
                <w:szCs w:val="16"/>
                <w:rPrChange w:id="77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5"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7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77" w:author="Valued Acer Customer" w:date="2011-05-04T15:17:00Z">
                  <w:rPr>
                    <w:sz w:val="16"/>
                    <w:szCs w:val="16"/>
                  </w:rPr>
                </w:rPrChange>
              </w:rPr>
            </w:pPr>
          </w:p>
        </w:tc>
        <w:tc>
          <w:tcPr>
            <w:tcW w:w="258" w:type="dxa"/>
            <w:shd w:val="clear" w:color="auto" w:fill="76923C"/>
          </w:tcPr>
          <w:p w:rsidR="00A60E69" w:rsidRPr="007358AB" w:rsidRDefault="00A60E69" w:rsidP="00A83266">
            <w:pPr>
              <w:spacing w:after="0" w:line="240" w:lineRule="auto"/>
              <w:rPr>
                <w:sz w:val="16"/>
                <w:szCs w:val="16"/>
                <w:rPrChange w:id="77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7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8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78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82" w:author="Valued Acer Customer" w:date="2011-05-04T15:17:00Z">
                  <w:rPr>
                    <w:sz w:val="16"/>
                    <w:szCs w:val="16"/>
                  </w:rPr>
                </w:rPrChange>
              </w:rPr>
            </w:pPr>
          </w:p>
        </w:tc>
        <w:tc>
          <w:tcPr>
            <w:tcW w:w="258" w:type="dxa"/>
            <w:shd w:val="clear" w:color="auto" w:fill="76923C"/>
          </w:tcPr>
          <w:p w:rsidR="00A60E69" w:rsidRPr="007358AB" w:rsidRDefault="00A60E69" w:rsidP="00A83266">
            <w:pPr>
              <w:spacing w:after="0" w:line="240" w:lineRule="auto"/>
              <w:rPr>
                <w:sz w:val="16"/>
                <w:szCs w:val="16"/>
                <w:rPrChange w:id="783" w:author="Valued Acer Customer" w:date="2011-05-04T15:17:00Z">
                  <w:rPr>
                    <w:sz w:val="16"/>
                    <w:szCs w:val="16"/>
                  </w:rPr>
                </w:rPrChange>
              </w:rPr>
            </w:pPr>
          </w:p>
        </w:tc>
        <w:tc>
          <w:tcPr>
            <w:tcW w:w="302" w:type="dxa"/>
            <w:shd w:val="clear" w:color="auto" w:fill="31849B"/>
          </w:tcPr>
          <w:p w:rsidR="00A60E69" w:rsidRPr="007358AB" w:rsidRDefault="00A60E69" w:rsidP="00A83266">
            <w:pPr>
              <w:spacing w:after="0" w:line="240" w:lineRule="auto"/>
              <w:rPr>
                <w:sz w:val="16"/>
                <w:szCs w:val="16"/>
                <w:rPrChange w:id="78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85" w:author="Valued Acer Customer" w:date="2011-05-04T15:17:00Z">
                  <w:rPr>
                    <w:sz w:val="16"/>
                    <w:szCs w:val="16"/>
                  </w:rPr>
                </w:rPrChange>
              </w:rPr>
            </w:pPr>
          </w:p>
        </w:tc>
        <w:tc>
          <w:tcPr>
            <w:tcW w:w="249" w:type="dxa"/>
            <w:shd w:val="clear" w:color="auto" w:fill="76923C"/>
          </w:tcPr>
          <w:p w:rsidR="00A60E69" w:rsidRPr="007358AB" w:rsidRDefault="00A60E69" w:rsidP="00A83266">
            <w:pPr>
              <w:spacing w:after="0" w:line="240" w:lineRule="auto"/>
              <w:rPr>
                <w:sz w:val="16"/>
                <w:szCs w:val="16"/>
                <w:rPrChange w:id="78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87"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788" w:author="Valued Acer Customer" w:date="2011-05-04T15:17:00Z">
                  <w:rPr>
                    <w:sz w:val="16"/>
                    <w:szCs w:val="16"/>
                  </w:rPr>
                </w:rPrChange>
              </w:rPr>
            </w:pPr>
          </w:p>
        </w:tc>
        <w:tc>
          <w:tcPr>
            <w:tcW w:w="302" w:type="dxa"/>
            <w:shd w:val="clear" w:color="auto" w:fill="31849B"/>
          </w:tcPr>
          <w:p w:rsidR="00A60E69" w:rsidRPr="007358AB" w:rsidRDefault="00A60E69" w:rsidP="00A83266">
            <w:pPr>
              <w:spacing w:after="0" w:line="240" w:lineRule="auto"/>
              <w:rPr>
                <w:sz w:val="16"/>
                <w:szCs w:val="16"/>
                <w:rPrChange w:id="78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0" w:author="Valued Acer Customer" w:date="2011-05-04T15:17:00Z">
                  <w:rPr>
                    <w:sz w:val="16"/>
                    <w:szCs w:val="16"/>
                  </w:rPr>
                </w:rPrChange>
              </w:rPr>
            </w:pPr>
          </w:p>
        </w:tc>
        <w:tc>
          <w:tcPr>
            <w:tcW w:w="249" w:type="dxa"/>
            <w:shd w:val="clear" w:color="auto" w:fill="76923C"/>
          </w:tcPr>
          <w:p w:rsidR="00A60E69" w:rsidRPr="007358AB" w:rsidRDefault="00A60E69" w:rsidP="00A83266">
            <w:pPr>
              <w:spacing w:after="0" w:line="240" w:lineRule="auto"/>
              <w:rPr>
                <w:sz w:val="16"/>
                <w:szCs w:val="16"/>
                <w:rPrChange w:id="79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92" w:author="Valued Acer Customer" w:date="2011-05-04T15:17:00Z">
                  <w:rPr>
                    <w:sz w:val="16"/>
                    <w:szCs w:val="16"/>
                  </w:rPr>
                </w:rPrChange>
              </w:rPr>
            </w:pPr>
          </w:p>
        </w:tc>
        <w:tc>
          <w:tcPr>
            <w:tcW w:w="258" w:type="dxa"/>
            <w:shd w:val="clear" w:color="auto" w:fill="31849B"/>
          </w:tcPr>
          <w:p w:rsidR="00A60E69" w:rsidRPr="007358AB" w:rsidRDefault="00A60E69" w:rsidP="00A83266">
            <w:pPr>
              <w:spacing w:after="0" w:line="240" w:lineRule="auto"/>
              <w:rPr>
                <w:sz w:val="16"/>
                <w:szCs w:val="16"/>
                <w:rPrChange w:id="793"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4"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5" w:author="Valued Acer Customer" w:date="2011-05-04T15:17:00Z">
                  <w:rPr>
                    <w:sz w:val="16"/>
                    <w:szCs w:val="16"/>
                  </w:rPr>
                </w:rPrChange>
              </w:rPr>
            </w:pPr>
          </w:p>
        </w:tc>
        <w:tc>
          <w:tcPr>
            <w:tcW w:w="249" w:type="dxa"/>
            <w:shd w:val="clear" w:color="auto" w:fill="76923C"/>
          </w:tcPr>
          <w:p w:rsidR="00A60E69" w:rsidRPr="007358AB" w:rsidRDefault="00A60E69" w:rsidP="00A83266">
            <w:pPr>
              <w:spacing w:after="0" w:line="240" w:lineRule="auto"/>
              <w:rPr>
                <w:sz w:val="16"/>
                <w:szCs w:val="16"/>
                <w:rPrChange w:id="796"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797" w:author="Valued Acer Customer" w:date="2011-05-04T15:17:00Z">
                  <w:rPr>
                    <w:sz w:val="16"/>
                    <w:szCs w:val="16"/>
                  </w:rPr>
                </w:rPrChange>
              </w:rPr>
            </w:pPr>
          </w:p>
        </w:tc>
        <w:tc>
          <w:tcPr>
            <w:tcW w:w="258" w:type="dxa"/>
            <w:shd w:val="clear" w:color="auto" w:fill="31849B"/>
          </w:tcPr>
          <w:p w:rsidR="00A60E69" w:rsidRPr="007358AB" w:rsidRDefault="00A60E69" w:rsidP="00A83266">
            <w:pPr>
              <w:spacing w:after="0" w:line="240" w:lineRule="auto"/>
              <w:rPr>
                <w:sz w:val="16"/>
                <w:szCs w:val="16"/>
                <w:rPrChange w:id="798"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799"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00"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01"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02" w:author="Valued Acer Customer" w:date="2011-05-04T15:17:00Z">
                  <w:rPr>
                    <w:sz w:val="16"/>
                    <w:szCs w:val="16"/>
                  </w:rPr>
                </w:rPrChange>
              </w:rPr>
            </w:pPr>
          </w:p>
        </w:tc>
      </w:tr>
      <w:tr w:rsidR="00F97063" w:rsidRPr="007358AB">
        <w:tc>
          <w:tcPr>
            <w:tcW w:w="1013" w:type="dxa"/>
          </w:tcPr>
          <w:p w:rsidR="00A60E69" w:rsidRPr="007358AB" w:rsidRDefault="00A60E69" w:rsidP="00A83266">
            <w:pPr>
              <w:spacing w:after="0" w:line="240" w:lineRule="auto"/>
            </w:pPr>
            <w:r w:rsidRPr="007358AB">
              <w:rPr>
                <w:rFonts w:ascii="Arial" w:hAnsi="Arial" w:cs="Arial"/>
                <w:bCs/>
                <w:sz w:val="20"/>
                <w:szCs w:val="20"/>
                <w:rPrChange w:id="803" w:author="Valued Acer Customer" w:date="2011-05-04T15:17:00Z">
                  <w:rPr>
                    <w:rFonts w:ascii="Arial" w:hAnsi="Arial" w:cs="Arial"/>
                    <w:b/>
                    <w:bCs/>
                    <w:sz w:val="20"/>
                    <w:szCs w:val="20"/>
                  </w:rPr>
                </w:rPrChange>
              </w:rPr>
              <w:t>Reunir a los profesionales de salud para ver la factibilidad de la propuesta.</w:t>
            </w:r>
          </w:p>
        </w:tc>
        <w:tc>
          <w:tcPr>
            <w:tcW w:w="257"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301" w:type="dxa"/>
          </w:tcPr>
          <w:p w:rsidR="00A60E69" w:rsidRPr="007358AB" w:rsidRDefault="00A60E69" w:rsidP="00A83266">
            <w:pPr>
              <w:spacing w:after="0" w:line="240" w:lineRule="auto"/>
              <w:rPr>
                <w:sz w:val="16"/>
                <w:szCs w:val="16"/>
              </w:rPr>
            </w:pPr>
          </w:p>
        </w:tc>
        <w:tc>
          <w:tcPr>
            <w:tcW w:w="248" w:type="dxa"/>
            <w:shd w:val="clear" w:color="auto" w:fill="548DD4"/>
          </w:tcPr>
          <w:p w:rsidR="00A60E69" w:rsidRPr="007358AB" w:rsidRDefault="00A60E69" w:rsidP="00A83266">
            <w:pPr>
              <w:spacing w:after="0" w:line="240" w:lineRule="auto"/>
              <w:rPr>
                <w:sz w:val="16"/>
                <w:szCs w:val="16"/>
                <w:rPrChange w:id="804" w:author="Valued Acer Customer" w:date="2011-05-04T15:17:00Z">
                  <w:rPr>
                    <w:sz w:val="16"/>
                    <w:szCs w:val="16"/>
                  </w:rPr>
                </w:rPrChange>
              </w:rPr>
            </w:pPr>
          </w:p>
        </w:tc>
        <w:tc>
          <w:tcPr>
            <w:tcW w:w="273" w:type="dxa"/>
          </w:tcPr>
          <w:p w:rsidR="00A60E69" w:rsidRPr="007358AB" w:rsidRDefault="00A60E69" w:rsidP="00A83266">
            <w:pPr>
              <w:spacing w:after="0" w:line="240" w:lineRule="auto"/>
              <w:rPr>
                <w:sz w:val="16"/>
                <w:szCs w:val="16"/>
                <w:rPrChange w:id="805" w:author="Valued Acer Customer" w:date="2011-05-04T15:17:00Z">
                  <w:rPr>
                    <w:sz w:val="16"/>
                    <w:szCs w:val="16"/>
                  </w:rPr>
                </w:rPrChange>
              </w:rPr>
            </w:pPr>
          </w:p>
        </w:tc>
        <w:tc>
          <w:tcPr>
            <w:tcW w:w="257" w:type="dxa"/>
          </w:tcPr>
          <w:p w:rsidR="00A60E69" w:rsidRPr="007358AB" w:rsidRDefault="00A60E69" w:rsidP="00A83266">
            <w:pPr>
              <w:spacing w:after="0" w:line="240" w:lineRule="auto"/>
              <w:rPr>
                <w:sz w:val="16"/>
                <w:szCs w:val="16"/>
                <w:rPrChange w:id="80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0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0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0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10"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1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3"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14"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15"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1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1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1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20"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2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3"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24"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25"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2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2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2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30"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31"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2"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3" w:author="Valued Acer Customer" w:date="2011-05-04T15:17:00Z">
                  <w:rPr>
                    <w:sz w:val="16"/>
                    <w:szCs w:val="16"/>
                  </w:rPr>
                </w:rPrChange>
              </w:rPr>
            </w:pPr>
          </w:p>
        </w:tc>
        <w:tc>
          <w:tcPr>
            <w:tcW w:w="249" w:type="dxa"/>
            <w:shd w:val="clear" w:color="auto" w:fill="548DD4"/>
          </w:tcPr>
          <w:p w:rsidR="00A60E69" w:rsidRPr="007358AB" w:rsidRDefault="00A60E69" w:rsidP="00A83266">
            <w:pPr>
              <w:spacing w:after="0" w:line="240" w:lineRule="auto"/>
              <w:rPr>
                <w:sz w:val="16"/>
                <w:szCs w:val="16"/>
                <w:rPrChange w:id="834"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35" w:author="Valued Acer Customer" w:date="2011-05-04T15:17:00Z">
                  <w:rPr>
                    <w:sz w:val="16"/>
                    <w:szCs w:val="16"/>
                  </w:rPr>
                </w:rPrChange>
              </w:rPr>
            </w:pPr>
          </w:p>
        </w:tc>
        <w:tc>
          <w:tcPr>
            <w:tcW w:w="258" w:type="dxa"/>
          </w:tcPr>
          <w:p w:rsidR="00A60E69" w:rsidRPr="007358AB" w:rsidRDefault="00A60E69" w:rsidP="00A83266">
            <w:pPr>
              <w:spacing w:after="0" w:line="240" w:lineRule="auto"/>
              <w:rPr>
                <w:sz w:val="16"/>
                <w:szCs w:val="16"/>
                <w:rPrChange w:id="836"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7" w:author="Valued Acer Customer" w:date="2011-05-04T15:17:00Z">
                  <w:rPr>
                    <w:sz w:val="16"/>
                    <w:szCs w:val="16"/>
                  </w:rPr>
                </w:rPrChange>
              </w:rPr>
            </w:pPr>
          </w:p>
        </w:tc>
        <w:tc>
          <w:tcPr>
            <w:tcW w:w="302" w:type="dxa"/>
          </w:tcPr>
          <w:p w:rsidR="00A60E69" w:rsidRPr="007358AB" w:rsidRDefault="00A60E69" w:rsidP="00A83266">
            <w:pPr>
              <w:spacing w:after="0" w:line="240" w:lineRule="auto"/>
              <w:rPr>
                <w:sz w:val="16"/>
                <w:szCs w:val="16"/>
                <w:rPrChange w:id="838" w:author="Valued Acer Customer" w:date="2011-05-04T15:17:00Z">
                  <w:rPr>
                    <w:sz w:val="16"/>
                    <w:szCs w:val="16"/>
                  </w:rPr>
                </w:rPrChange>
              </w:rPr>
            </w:pPr>
          </w:p>
        </w:tc>
        <w:tc>
          <w:tcPr>
            <w:tcW w:w="249" w:type="dxa"/>
          </w:tcPr>
          <w:p w:rsidR="00A60E69" w:rsidRPr="007358AB" w:rsidRDefault="00A60E69" w:rsidP="00A83266">
            <w:pPr>
              <w:spacing w:after="0" w:line="240" w:lineRule="auto"/>
              <w:rPr>
                <w:sz w:val="16"/>
                <w:szCs w:val="16"/>
                <w:rPrChange w:id="839" w:author="Valued Acer Customer" w:date="2011-05-04T15:17:00Z">
                  <w:rPr>
                    <w:sz w:val="16"/>
                    <w:szCs w:val="16"/>
                  </w:rPr>
                </w:rPrChange>
              </w:rPr>
            </w:pPr>
          </w:p>
        </w:tc>
        <w:tc>
          <w:tcPr>
            <w:tcW w:w="274" w:type="dxa"/>
          </w:tcPr>
          <w:p w:rsidR="00A60E69" w:rsidRPr="007358AB" w:rsidRDefault="00A60E69" w:rsidP="00A83266">
            <w:pPr>
              <w:spacing w:after="0" w:line="240" w:lineRule="auto"/>
              <w:rPr>
                <w:sz w:val="16"/>
                <w:szCs w:val="16"/>
                <w:rPrChange w:id="840" w:author="Valued Acer Customer" w:date="2011-05-04T15:17:00Z">
                  <w:rPr>
                    <w:sz w:val="16"/>
                    <w:szCs w:val="16"/>
                  </w:rPr>
                </w:rPrChange>
              </w:rPr>
            </w:pPr>
          </w:p>
        </w:tc>
      </w:tr>
    </w:tbl>
    <w:p w:rsidR="000D046A" w:rsidRDefault="000D046A" w:rsidP="00A60E69"/>
    <w:p w:rsidR="00427353" w:rsidRDefault="00427353" w:rsidP="00A60E69"/>
    <w:p w:rsidR="00427353" w:rsidRDefault="00427353" w:rsidP="00A60E69"/>
    <w:p w:rsidR="00427353" w:rsidRDefault="00427353" w:rsidP="00A60E69"/>
    <w:p w:rsidR="00427353" w:rsidRDefault="00427353" w:rsidP="00A60E69">
      <w:pPr>
        <w:sectPr w:rsidR="00427353" w:rsidSect="00720F20">
          <w:pgSz w:w="15840" w:h="12240" w:orient="landscape" w:code="1"/>
          <w:pgMar w:top="1701" w:right="1701" w:bottom="1701" w:left="2268" w:header="709" w:footer="709" w:gutter="0"/>
          <w:cols w:space="708"/>
          <w:docGrid w:linePitch="360"/>
        </w:sectPr>
      </w:pPr>
    </w:p>
    <w:p w:rsidR="00427353" w:rsidRDefault="00427353" w:rsidP="00427353">
      <w:pPr>
        <w:pStyle w:val="Ttulo1"/>
        <w:numPr>
          <w:ilvl w:val="0"/>
          <w:numId w:val="0"/>
        </w:numPr>
        <w:spacing w:before="0"/>
        <w:ind w:left="720" w:hanging="360"/>
        <w:jc w:val="center"/>
        <w:rPr>
          <w:sz w:val="200"/>
          <w:szCs w:val="144"/>
          <w:lang w:eastAsia="es-BO"/>
        </w:rPr>
      </w:pPr>
      <w:bookmarkStart w:id="841" w:name="_Toc286835479"/>
    </w:p>
    <w:p w:rsidR="00427353" w:rsidRPr="00427353" w:rsidRDefault="00427353" w:rsidP="00427353">
      <w:pPr>
        <w:rPr>
          <w:lang w:eastAsia="es-BO"/>
        </w:rPr>
      </w:pPr>
    </w:p>
    <w:p w:rsidR="00427353" w:rsidRDefault="00427353" w:rsidP="00427353">
      <w:pPr>
        <w:pStyle w:val="Ttulo1"/>
        <w:numPr>
          <w:ilvl w:val="0"/>
          <w:numId w:val="0"/>
        </w:numPr>
        <w:spacing w:before="0"/>
        <w:ind w:left="720" w:hanging="360"/>
        <w:jc w:val="center"/>
        <w:rPr>
          <w:sz w:val="200"/>
          <w:szCs w:val="144"/>
          <w:lang w:eastAsia="es-BO"/>
        </w:rPr>
      </w:pPr>
      <w:r>
        <w:rPr>
          <w:sz w:val="200"/>
          <w:szCs w:val="144"/>
          <w:lang w:eastAsia="es-BO"/>
        </w:rPr>
        <w:t>ANEXOS</w:t>
      </w:r>
      <w:bookmarkEnd w:id="841"/>
    </w:p>
    <w:p w:rsidR="00427353" w:rsidRDefault="00427353" w:rsidP="00A60E69"/>
    <w:p w:rsidR="00427353" w:rsidRDefault="00427353" w:rsidP="00A60E69"/>
    <w:p w:rsidR="00427353" w:rsidRDefault="00427353" w:rsidP="00A60E69"/>
    <w:p w:rsidR="00427353" w:rsidRDefault="00427353" w:rsidP="00427353"/>
    <w:p w:rsidR="00427353" w:rsidRDefault="00427353" w:rsidP="00A60E69"/>
    <w:p w:rsidR="00D06F3D" w:rsidRDefault="00D06F3D" w:rsidP="00A60E69"/>
    <w:p w:rsidR="00D06F3D" w:rsidRDefault="00D06F3D" w:rsidP="00A60E69"/>
    <w:p w:rsidR="00D06F3D" w:rsidRDefault="00D06F3D" w:rsidP="00A60E69"/>
    <w:p w:rsidR="00D06F3D" w:rsidRDefault="00D06F3D" w:rsidP="00A60E69"/>
    <w:p w:rsidR="00D06F3D" w:rsidRDefault="00D06F3D" w:rsidP="00A60E69">
      <w:pPr>
        <w:sectPr w:rsidR="00D06F3D" w:rsidSect="00D06F3D">
          <w:pgSz w:w="12240" w:h="15840" w:code="1"/>
          <w:pgMar w:top="1701" w:right="1701" w:bottom="2268" w:left="1701" w:header="709" w:footer="709" w:gutter="0"/>
          <w:cols w:space="708"/>
          <w:docGrid w:linePitch="360"/>
        </w:sectPr>
      </w:pPr>
    </w:p>
    <w:tbl>
      <w:tblPr>
        <w:tblpPr w:leftFromText="141" w:rightFromText="141" w:vertAnchor="page" w:horzAnchor="margin" w:tblpXSpec="center" w:tblpY="1834"/>
        <w:tblW w:w="14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74"/>
        <w:gridCol w:w="10989"/>
      </w:tblGrid>
      <w:tr w:rsidR="00D06F3D" w:rsidRPr="00D05D3E">
        <w:trPr>
          <w:trHeight w:val="522"/>
        </w:trPr>
        <w:tc>
          <w:tcPr>
            <w:tcW w:w="14463" w:type="dxa"/>
            <w:gridSpan w:val="2"/>
            <w:tcBorders>
              <w:top w:val="single" w:sz="4" w:space="0" w:color="auto"/>
              <w:bottom w:val="single" w:sz="4" w:space="0" w:color="auto"/>
            </w:tcBorders>
            <w:vAlign w:val="center"/>
          </w:tcPr>
          <w:p w:rsidR="00D06F3D" w:rsidRPr="00D05D3E" w:rsidRDefault="00D06F3D" w:rsidP="004A7BC7">
            <w:r w:rsidRPr="00D05D3E">
              <w:rPr>
                <w:rFonts w:ascii="Arial" w:hAnsi="Arial" w:cs="Arial"/>
                <w:b/>
                <w:bCs/>
              </w:rPr>
              <w:lastRenderedPageBreak/>
              <w:t xml:space="preserve">Matriz Nº 1 Identificación de problemas para la formulación de </w:t>
            </w:r>
            <w:smartTag w:uri="urn:schemas-microsoft-com:office:smarttags" w:element="PersonName">
              <w:smartTagPr>
                <w:attr w:name="ProductID" w:val="la Propuesta Institucional"/>
              </w:smartTagPr>
              <w:r w:rsidRPr="00D05D3E">
                <w:rPr>
                  <w:rFonts w:ascii="Arial" w:hAnsi="Arial" w:cs="Arial"/>
                  <w:b/>
                  <w:bCs/>
                </w:rPr>
                <w:t>la Propuesta Institucional</w:t>
              </w:r>
            </w:smartTag>
            <w:r w:rsidRPr="00D05D3E">
              <w:rPr>
                <w:rFonts w:ascii="Arial" w:hAnsi="Arial" w:cs="Arial"/>
                <w:b/>
                <w:bCs/>
              </w:rPr>
              <w:t xml:space="preserve"> de Prevención Prenatal de discapacidades</w:t>
            </w:r>
          </w:p>
        </w:tc>
      </w:tr>
      <w:tr w:rsidR="00D06F3D" w:rsidRPr="00D05D3E">
        <w:trPr>
          <w:trHeight w:val="798"/>
        </w:trPr>
        <w:tc>
          <w:tcPr>
            <w:tcW w:w="3474" w:type="dxa"/>
            <w:tcBorders>
              <w:bottom w:val="single" w:sz="4" w:space="0" w:color="auto"/>
            </w:tcBorders>
            <w:shd w:val="clear" w:color="auto" w:fill="999999"/>
            <w:vAlign w:val="center"/>
          </w:tcPr>
          <w:p w:rsidR="00D06F3D" w:rsidRPr="00D05D3E" w:rsidRDefault="00D06F3D" w:rsidP="004A7BC7">
            <w:pPr>
              <w:jc w:val="center"/>
              <w:rPr>
                <w:rFonts w:ascii="Arial" w:hAnsi="Arial" w:cs="Arial"/>
                <w:b/>
                <w:bCs/>
              </w:rPr>
            </w:pPr>
            <w:r w:rsidRPr="00D05D3E">
              <w:rPr>
                <w:rFonts w:ascii="Arial" w:hAnsi="Arial" w:cs="Arial"/>
                <w:b/>
                <w:bCs/>
              </w:rPr>
              <w:t>MODULO/AMBITO</w:t>
            </w:r>
          </w:p>
        </w:tc>
        <w:tc>
          <w:tcPr>
            <w:tcW w:w="10989" w:type="dxa"/>
            <w:tcBorders>
              <w:bottom w:val="single" w:sz="4" w:space="0" w:color="auto"/>
            </w:tcBorders>
            <w:shd w:val="clear" w:color="auto" w:fill="999999"/>
            <w:vAlign w:val="center"/>
          </w:tcPr>
          <w:p w:rsidR="00D06F3D" w:rsidRPr="00D05D3E" w:rsidRDefault="00D06F3D" w:rsidP="004A7BC7">
            <w:pPr>
              <w:jc w:val="center"/>
              <w:rPr>
                <w:rFonts w:ascii="Arial" w:hAnsi="Arial" w:cs="Arial"/>
                <w:b/>
                <w:bCs/>
              </w:rPr>
            </w:pPr>
          </w:p>
          <w:p w:rsidR="00D06F3D" w:rsidRPr="001D127A" w:rsidRDefault="00D06F3D" w:rsidP="004A7BC7">
            <w:pPr>
              <w:jc w:val="center"/>
              <w:rPr>
                <w:rFonts w:ascii="Arial" w:hAnsi="Arial" w:cs="Arial"/>
                <w:b/>
                <w:bCs/>
              </w:rPr>
            </w:pPr>
            <w:r w:rsidRPr="00D05D3E">
              <w:rPr>
                <w:rFonts w:ascii="Arial" w:hAnsi="Arial" w:cs="Arial"/>
                <w:b/>
                <w:bCs/>
              </w:rPr>
              <w:t>Problema: Riesgo frente a discapacidad</w:t>
            </w:r>
          </w:p>
        </w:tc>
      </w:tr>
      <w:tr w:rsidR="00D06F3D" w:rsidRPr="00D05D3E">
        <w:trPr>
          <w:trHeight w:val="798"/>
        </w:trPr>
        <w:tc>
          <w:tcPr>
            <w:tcW w:w="3474" w:type="dxa"/>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3</w:t>
            </w:r>
          </w:p>
        </w:tc>
        <w:tc>
          <w:tcPr>
            <w:tcW w:w="10989" w:type="dxa"/>
            <w:shd w:val="clear" w:color="auto" w:fill="C0C0C0"/>
            <w:vAlign w:val="center"/>
          </w:tcPr>
          <w:p w:rsidR="00D06F3D" w:rsidRPr="00D05D3E" w:rsidRDefault="00D06F3D" w:rsidP="004A7BC7"/>
        </w:tc>
      </w:tr>
      <w:tr w:rsidR="00D06F3D" w:rsidRPr="00D05D3E">
        <w:trPr>
          <w:trHeight w:val="798"/>
        </w:trPr>
        <w:tc>
          <w:tcPr>
            <w:tcW w:w="3474" w:type="dxa"/>
            <w:tcBorders>
              <w:bottom w:val="single" w:sz="4" w:space="0" w:color="auto"/>
            </w:tcBorders>
            <w:vAlign w:val="center"/>
          </w:tcPr>
          <w:p w:rsidR="00D06F3D" w:rsidRPr="00D05D3E" w:rsidRDefault="00D06F3D" w:rsidP="004A7BC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D06F3D" w:rsidRPr="00D05D3E" w:rsidRDefault="00D06F3D" w:rsidP="000138B4">
            <w:r w:rsidRPr="00D05D3E">
              <w:rPr>
                <w:rFonts w:ascii="Arial" w:hAnsi="Arial" w:cs="Arial"/>
                <w:sz w:val="18"/>
                <w:szCs w:val="18"/>
                <w:lang w:val="es-ES_tradnl"/>
              </w:rPr>
              <w:t>60 % de las mujeres</w:t>
            </w:r>
            <w:r>
              <w:rPr>
                <w:rFonts w:ascii="Arial" w:hAnsi="Arial" w:cs="Arial"/>
                <w:sz w:val="18"/>
                <w:szCs w:val="18"/>
                <w:lang w:val="es-ES_tradnl"/>
              </w:rPr>
              <w:t xml:space="preserve"> que asisten al centro de salud de Jaihuayco</w:t>
            </w:r>
            <w:r w:rsidRPr="00D05D3E">
              <w:rPr>
                <w:rFonts w:ascii="Arial" w:hAnsi="Arial" w:cs="Arial"/>
                <w:sz w:val="18"/>
                <w:szCs w:val="18"/>
                <w:lang w:val="es-ES_tradnl"/>
              </w:rPr>
              <w:t>, entre  20 y 42 años no con</w:t>
            </w:r>
            <w:r>
              <w:rPr>
                <w:rFonts w:ascii="Arial" w:hAnsi="Arial" w:cs="Arial"/>
                <w:sz w:val="18"/>
                <w:szCs w:val="18"/>
                <w:lang w:val="es-ES_tradnl"/>
              </w:rPr>
              <w:t>ocen</w:t>
            </w:r>
            <w:ins w:id="842" w:author="Valued Acer Customer" w:date="2011-05-04T12:27:00Z">
              <w:r w:rsidR="000138B4">
                <w:rPr>
                  <w:rFonts w:ascii="Arial" w:hAnsi="Arial" w:cs="Arial"/>
                  <w:sz w:val="18"/>
                  <w:szCs w:val="18"/>
                  <w:lang w:val="es-ES_tradnl"/>
                </w:rPr>
                <w:t xml:space="preserve"> </w:t>
              </w:r>
            </w:ins>
            <w:del w:id="843" w:author="Valued Acer Customer" w:date="2011-05-04T12:27:00Z">
              <w:r w:rsidDel="000138B4">
                <w:rPr>
                  <w:rFonts w:ascii="Arial" w:hAnsi="Arial" w:cs="Arial"/>
                  <w:sz w:val="18"/>
                  <w:szCs w:val="18"/>
                  <w:lang w:val="es-ES_tradnl"/>
                </w:rPr>
                <w:delText xml:space="preserve">, </w:delText>
              </w:r>
            </w:del>
            <w:r>
              <w:rPr>
                <w:rFonts w:ascii="Arial" w:hAnsi="Arial" w:cs="Arial"/>
                <w:sz w:val="18"/>
                <w:szCs w:val="18"/>
                <w:lang w:val="es-ES_tradnl"/>
              </w:rPr>
              <w:t>signos</w:t>
            </w:r>
            <w:r w:rsidRPr="00D05D3E">
              <w:rPr>
                <w:rFonts w:ascii="Arial" w:hAnsi="Arial" w:cs="Arial"/>
                <w:sz w:val="18"/>
                <w:szCs w:val="18"/>
                <w:lang w:val="es-ES_tradnl"/>
              </w:rPr>
              <w:t xml:space="preserve"> de las ITS </w:t>
            </w:r>
            <w:r>
              <w:rPr>
                <w:rFonts w:ascii="Arial" w:hAnsi="Arial" w:cs="Arial"/>
                <w:sz w:val="18"/>
                <w:szCs w:val="18"/>
                <w:lang w:val="es-ES_tradnl"/>
              </w:rPr>
              <w:t xml:space="preserve">y </w:t>
            </w:r>
            <w:del w:id="844" w:author="Valued Acer Customer" w:date="2011-05-04T12:27:00Z">
              <w:r w:rsidDel="000138B4">
                <w:rPr>
                  <w:rFonts w:ascii="Arial" w:hAnsi="Arial" w:cs="Arial"/>
                  <w:sz w:val="18"/>
                  <w:szCs w:val="18"/>
                  <w:lang w:val="es-ES_tradnl"/>
                </w:rPr>
                <w:delText>la presencia de</w:delText>
              </w:r>
            </w:del>
            <w:ins w:id="845" w:author="Valued Acer Customer" w:date="2011-05-04T12:27:00Z">
              <w:r w:rsidR="000138B4">
                <w:rPr>
                  <w:rFonts w:ascii="Arial" w:hAnsi="Arial" w:cs="Arial"/>
                  <w:sz w:val="18"/>
                  <w:szCs w:val="18"/>
                  <w:lang w:val="es-ES_tradnl"/>
                </w:rPr>
                <w:t>su relación con</w:t>
              </w:r>
            </w:ins>
            <w:r>
              <w:rPr>
                <w:rFonts w:ascii="Arial" w:hAnsi="Arial" w:cs="Arial"/>
                <w:sz w:val="18"/>
                <w:szCs w:val="18"/>
                <w:lang w:val="es-ES_tradnl"/>
              </w:rPr>
              <w:t xml:space="preserve"> discapacidades en el bebé por nacer.</w:t>
            </w:r>
          </w:p>
        </w:tc>
      </w:tr>
      <w:tr w:rsidR="00D06F3D" w:rsidRPr="00D05D3E">
        <w:trPr>
          <w:trHeight w:val="798"/>
        </w:trPr>
        <w:tc>
          <w:tcPr>
            <w:tcW w:w="3474" w:type="dxa"/>
            <w:tcBorders>
              <w:bottom w:val="single" w:sz="4" w:space="0" w:color="auto"/>
            </w:tcBorders>
            <w:shd w:val="clear" w:color="auto" w:fill="808080"/>
            <w:vAlign w:val="center"/>
          </w:tcPr>
          <w:p w:rsidR="00D06F3D" w:rsidRPr="00D05D3E" w:rsidRDefault="00D06F3D" w:rsidP="004A7BC7">
            <w:pPr>
              <w:jc w:val="center"/>
              <w:rPr>
                <w:rFonts w:ascii="Arial" w:hAnsi="Arial" w:cs="Arial"/>
                <w:b/>
                <w:bCs/>
              </w:rPr>
            </w:pPr>
            <w:del w:id="846" w:author="Fundación Waal" w:date="2011-05-04T11:14:00Z">
              <w:r w:rsidRPr="00D05D3E" w:rsidDel="0066755D">
                <w:rPr>
                  <w:rFonts w:ascii="Arial" w:hAnsi="Arial" w:cs="Arial"/>
                  <w:b/>
                  <w:bCs/>
                </w:rPr>
                <w:delText>Ambito</w:delText>
              </w:r>
            </w:del>
            <w:ins w:id="847" w:author="Fundación Waal" w:date="2011-05-04T11:14:00Z">
              <w:r w:rsidR="0066755D" w:rsidRPr="00D05D3E">
                <w:rPr>
                  <w:rFonts w:ascii="Arial" w:hAnsi="Arial" w:cs="Arial"/>
                  <w:b/>
                  <w:bCs/>
                </w:rPr>
                <w:t>Ámbito</w:t>
              </w:r>
            </w:ins>
            <w:r w:rsidRPr="00D05D3E">
              <w:rPr>
                <w:rFonts w:ascii="Arial" w:hAnsi="Arial" w:cs="Arial"/>
                <w:b/>
                <w:bCs/>
              </w:rPr>
              <w:t xml:space="preserve"> Institucional</w:t>
            </w:r>
          </w:p>
        </w:tc>
        <w:tc>
          <w:tcPr>
            <w:tcW w:w="10989" w:type="dxa"/>
            <w:tcBorders>
              <w:bottom w:val="single" w:sz="4" w:space="0" w:color="auto"/>
            </w:tcBorders>
            <w:shd w:val="clear" w:color="auto" w:fill="808080"/>
            <w:vAlign w:val="center"/>
          </w:tcPr>
          <w:p w:rsidR="00D06F3D" w:rsidRPr="00D05D3E" w:rsidRDefault="00D06F3D" w:rsidP="004A7BC7">
            <w:pPr>
              <w:jc w:val="center"/>
            </w:pPr>
          </w:p>
          <w:p w:rsidR="00D06F3D" w:rsidRPr="00D05D3E" w:rsidRDefault="00D06F3D" w:rsidP="000138B4">
            <w:pPr>
              <w:jc w:val="center"/>
            </w:pPr>
            <w:r>
              <w:rPr>
                <w:rFonts w:ascii="Arial" w:hAnsi="Arial" w:cs="Arial"/>
                <w:sz w:val="18"/>
                <w:szCs w:val="18"/>
                <w:lang w:val="es-ES_tradnl"/>
              </w:rPr>
              <w:t>El personal de la institución parcialmente</w:t>
            </w:r>
            <w:r w:rsidRPr="00D05D3E">
              <w:rPr>
                <w:rFonts w:ascii="Arial" w:hAnsi="Arial" w:cs="Arial"/>
                <w:sz w:val="18"/>
                <w:szCs w:val="18"/>
                <w:lang w:val="es-ES_tradnl"/>
              </w:rPr>
              <w:t xml:space="preserve"> informa y orienta a las mujeres embarazadas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y sus parejas sobre </w:t>
            </w:r>
            <w:ins w:id="848" w:author="Valued Acer Customer" w:date="2011-05-04T12:27:00Z">
              <w:r w:rsidR="000138B4">
                <w:rPr>
                  <w:rFonts w:ascii="Arial" w:hAnsi="Arial" w:cs="Arial"/>
                  <w:sz w:val="18"/>
                  <w:szCs w:val="18"/>
                  <w:lang w:val="es-ES_tradnl"/>
                </w:rPr>
                <w:t xml:space="preserve">los signos de </w:t>
              </w:r>
            </w:ins>
            <w:del w:id="849" w:author="Valued Acer Customer" w:date="2011-05-04T12:28:00Z">
              <w:r w:rsidRPr="00D05D3E" w:rsidDel="000138B4">
                <w:rPr>
                  <w:rFonts w:ascii="Arial" w:hAnsi="Arial" w:cs="Arial"/>
                  <w:sz w:val="18"/>
                  <w:szCs w:val="18"/>
                  <w:lang w:val="es-ES_tradnl"/>
                </w:rPr>
                <w:delText>peligros</w:delText>
              </w:r>
              <w:r w:rsidDel="000138B4">
                <w:rPr>
                  <w:rFonts w:ascii="Arial" w:hAnsi="Arial" w:cs="Arial"/>
                  <w:sz w:val="18"/>
                  <w:szCs w:val="18"/>
                  <w:lang w:val="es-ES_tradnl"/>
                </w:rPr>
                <w:delText xml:space="preserve"> de</w:delText>
              </w:r>
            </w:del>
            <w:r>
              <w:rPr>
                <w:rFonts w:ascii="Arial" w:hAnsi="Arial" w:cs="Arial"/>
                <w:sz w:val="18"/>
                <w:szCs w:val="18"/>
                <w:lang w:val="es-ES_tradnl"/>
              </w:rPr>
              <w:t xml:space="preserve"> las ITS</w:t>
            </w:r>
            <w:r w:rsidRPr="00D05D3E">
              <w:rPr>
                <w:rFonts w:ascii="Arial" w:hAnsi="Arial" w:cs="Arial"/>
                <w:sz w:val="18"/>
                <w:szCs w:val="18"/>
                <w:lang w:val="es-ES_tradnl"/>
              </w:rPr>
              <w:t xml:space="preserve">  </w:t>
            </w:r>
            <w:ins w:id="850" w:author="Valued Acer Customer" w:date="2011-05-04T12:28:00Z">
              <w:r w:rsidR="000138B4">
                <w:rPr>
                  <w:rFonts w:ascii="Arial" w:hAnsi="Arial" w:cs="Arial"/>
                  <w:sz w:val="18"/>
                  <w:szCs w:val="18"/>
                  <w:lang w:val="es-ES_tradnl"/>
                </w:rPr>
                <w:t xml:space="preserve">y </w:t>
              </w:r>
            </w:ins>
            <w:r w:rsidRPr="00D05D3E">
              <w:rPr>
                <w:rFonts w:ascii="Arial" w:hAnsi="Arial" w:cs="Arial"/>
                <w:sz w:val="18"/>
                <w:szCs w:val="18"/>
                <w:lang w:val="es-ES_tradnl"/>
              </w:rPr>
              <w:t>que</w:t>
            </w:r>
            <w:ins w:id="851" w:author="Valued Acer Customer" w:date="2011-05-04T12:28:00Z">
              <w:r w:rsidR="000138B4">
                <w:rPr>
                  <w:rFonts w:ascii="Arial" w:hAnsi="Arial" w:cs="Arial"/>
                  <w:sz w:val="18"/>
                  <w:szCs w:val="18"/>
                  <w:lang w:val="es-ES_tradnl"/>
                </w:rPr>
                <w:t xml:space="preserve"> estas</w:t>
              </w:r>
            </w:ins>
            <w:r w:rsidRPr="00D05D3E">
              <w:rPr>
                <w:rFonts w:ascii="Arial" w:hAnsi="Arial" w:cs="Arial"/>
                <w:sz w:val="18"/>
                <w:szCs w:val="18"/>
                <w:lang w:val="es-ES_tradnl"/>
              </w:rPr>
              <w:t xml:space="preserve"> pueden afectar la salud del be</w:t>
            </w:r>
            <w:r>
              <w:rPr>
                <w:rFonts w:ascii="Arial" w:hAnsi="Arial" w:cs="Arial"/>
                <w:sz w:val="18"/>
                <w:szCs w:val="18"/>
                <w:lang w:val="es-ES_tradnl"/>
              </w:rPr>
              <w:t>b</w:t>
            </w:r>
            <w:r w:rsidRPr="00D05D3E">
              <w:rPr>
                <w:rFonts w:ascii="Arial" w:hAnsi="Arial" w:cs="Arial"/>
                <w:sz w:val="18"/>
                <w:szCs w:val="18"/>
                <w:lang w:val="es-ES_tradnl"/>
              </w:rPr>
              <w:t>é por nacer</w:t>
            </w:r>
            <w:r>
              <w:rPr>
                <w:rFonts w:ascii="Arial" w:hAnsi="Arial" w:cs="Arial"/>
                <w:sz w:val="18"/>
                <w:szCs w:val="18"/>
                <w:lang w:val="es-ES_tradnl"/>
              </w:rPr>
              <w:t>.</w:t>
            </w:r>
          </w:p>
        </w:tc>
      </w:tr>
      <w:tr w:rsidR="00D06F3D" w:rsidRPr="00D05D3E">
        <w:trPr>
          <w:trHeight w:val="522"/>
        </w:trPr>
        <w:tc>
          <w:tcPr>
            <w:tcW w:w="3474" w:type="dxa"/>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4</w:t>
            </w:r>
          </w:p>
        </w:tc>
        <w:tc>
          <w:tcPr>
            <w:tcW w:w="10989" w:type="dxa"/>
            <w:shd w:val="clear" w:color="auto" w:fill="C0C0C0"/>
            <w:vAlign w:val="center"/>
          </w:tcPr>
          <w:p w:rsidR="00D06F3D" w:rsidRPr="00D05D3E" w:rsidRDefault="00D06F3D" w:rsidP="004A7BC7"/>
        </w:tc>
      </w:tr>
      <w:tr w:rsidR="00D06F3D" w:rsidRPr="00D05D3E">
        <w:trPr>
          <w:trHeight w:val="798"/>
        </w:trPr>
        <w:tc>
          <w:tcPr>
            <w:tcW w:w="3474" w:type="dxa"/>
            <w:tcBorders>
              <w:bottom w:val="single" w:sz="4" w:space="0" w:color="auto"/>
            </w:tcBorders>
            <w:vAlign w:val="center"/>
          </w:tcPr>
          <w:p w:rsidR="00D06F3D" w:rsidRPr="00D05D3E" w:rsidRDefault="00D06F3D" w:rsidP="004A7BC7">
            <w:pPr>
              <w:jc w:val="center"/>
              <w:rPr>
                <w:rFonts w:ascii="Arial" w:hAnsi="Arial" w:cs="Arial"/>
                <w:b/>
                <w:bCs/>
              </w:rPr>
            </w:pPr>
            <w:r>
              <w:rPr>
                <w:rFonts w:ascii="Arial" w:hAnsi="Arial" w:cs="Arial"/>
                <w:b/>
                <w:bCs/>
              </w:rPr>
              <w:t xml:space="preserve">Ámbito </w:t>
            </w:r>
            <w:r w:rsidRPr="00D05D3E">
              <w:rPr>
                <w:rFonts w:ascii="Arial" w:hAnsi="Arial" w:cs="Arial"/>
                <w:b/>
                <w:bCs/>
              </w:rPr>
              <w:t>Población meta</w:t>
            </w:r>
          </w:p>
        </w:tc>
        <w:tc>
          <w:tcPr>
            <w:tcW w:w="10989" w:type="dxa"/>
            <w:tcBorders>
              <w:bottom w:val="single" w:sz="4" w:space="0" w:color="auto"/>
            </w:tcBorders>
            <w:vAlign w:val="center"/>
          </w:tcPr>
          <w:p w:rsidR="00D06F3D" w:rsidRPr="00D05D3E" w:rsidRDefault="00D06F3D" w:rsidP="004A7BC7">
            <w:r w:rsidRPr="00D05D3E">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CSJ considera que la incompatibilidad del tipo de sangre no conlleva peligro para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tc>
      </w:tr>
      <w:tr w:rsidR="00D06F3D" w:rsidRPr="00D05D3E">
        <w:trPr>
          <w:trHeight w:val="798"/>
        </w:trPr>
        <w:tc>
          <w:tcPr>
            <w:tcW w:w="3474" w:type="dxa"/>
            <w:tcBorders>
              <w:bottom w:val="single" w:sz="4" w:space="0" w:color="auto"/>
            </w:tcBorders>
            <w:shd w:val="clear" w:color="auto" w:fill="999999"/>
            <w:vAlign w:val="center"/>
          </w:tcPr>
          <w:p w:rsidR="00D06F3D" w:rsidRPr="00D05D3E" w:rsidRDefault="00D06F3D" w:rsidP="004A7BC7">
            <w:pPr>
              <w:jc w:val="center"/>
              <w:rPr>
                <w:rFonts w:ascii="Arial" w:hAnsi="Arial" w:cs="Arial"/>
                <w:b/>
                <w:bCs/>
              </w:rPr>
            </w:pPr>
            <w:r w:rsidRPr="00D05D3E">
              <w:rPr>
                <w:rFonts w:ascii="Arial" w:hAnsi="Arial" w:cs="Arial"/>
                <w:b/>
                <w:bCs/>
              </w:rPr>
              <w:t>Ámbito Institucional</w:t>
            </w:r>
          </w:p>
        </w:tc>
        <w:tc>
          <w:tcPr>
            <w:tcW w:w="10989" w:type="dxa"/>
            <w:tcBorders>
              <w:bottom w:val="single" w:sz="4" w:space="0" w:color="auto"/>
            </w:tcBorders>
            <w:shd w:val="clear" w:color="auto" w:fill="999999"/>
            <w:vAlign w:val="center"/>
          </w:tcPr>
          <w:p w:rsidR="00D06F3D" w:rsidRPr="00D05D3E" w:rsidRDefault="00D06F3D" w:rsidP="004A7BC7">
            <w:r>
              <w:rPr>
                <w:rFonts w:ascii="Arial" w:hAnsi="Arial" w:cs="Arial"/>
                <w:sz w:val="18"/>
                <w:szCs w:val="18"/>
                <w:lang w:val="es-ES_tradnl"/>
              </w:rPr>
              <w:t>El personal del CSJ brinda parcialmente información sobre los</w:t>
            </w:r>
            <w:r w:rsidRPr="00D05D3E">
              <w:rPr>
                <w:rFonts w:ascii="Arial" w:hAnsi="Arial" w:cs="Arial"/>
                <w:sz w:val="18"/>
                <w:szCs w:val="18"/>
                <w:lang w:val="es-ES_tradnl"/>
              </w:rPr>
              <w:t xml:space="preserve"> peligros de incompatibilidad sanguínea y factor RH para prevenir discapacidades en el beb</w:t>
            </w:r>
            <w:r>
              <w:rPr>
                <w:rFonts w:ascii="Arial" w:hAnsi="Arial" w:cs="Arial"/>
                <w:sz w:val="18"/>
                <w:szCs w:val="18"/>
                <w:lang w:val="es-ES_tradnl"/>
              </w:rPr>
              <w:t>é</w:t>
            </w:r>
            <w:r w:rsidRPr="00D05D3E">
              <w:rPr>
                <w:rFonts w:ascii="Arial" w:hAnsi="Arial" w:cs="Arial"/>
                <w:sz w:val="18"/>
                <w:szCs w:val="18"/>
                <w:lang w:val="es-ES_tradnl"/>
              </w:rPr>
              <w:t xml:space="preserve"> por nacer</w:t>
            </w:r>
            <w:r>
              <w:rPr>
                <w:rFonts w:ascii="Arial" w:hAnsi="Arial" w:cs="Arial"/>
                <w:sz w:val="18"/>
                <w:szCs w:val="18"/>
                <w:lang w:val="es-ES_tradnl"/>
              </w:rPr>
              <w:t>.</w:t>
            </w:r>
          </w:p>
          <w:p w:rsidR="00D06F3D" w:rsidRPr="00D05D3E" w:rsidRDefault="00D06F3D" w:rsidP="004A7BC7">
            <w:pPr>
              <w:jc w:val="center"/>
            </w:pPr>
          </w:p>
        </w:tc>
      </w:tr>
      <w:tr w:rsidR="00D06F3D" w:rsidRPr="00D05D3E">
        <w:trPr>
          <w:trHeight w:val="522"/>
        </w:trPr>
        <w:tc>
          <w:tcPr>
            <w:tcW w:w="3474" w:type="dxa"/>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5</w:t>
            </w:r>
          </w:p>
        </w:tc>
        <w:tc>
          <w:tcPr>
            <w:tcW w:w="10989" w:type="dxa"/>
            <w:shd w:val="clear" w:color="auto" w:fill="C0C0C0"/>
            <w:vAlign w:val="center"/>
          </w:tcPr>
          <w:p w:rsidR="00D06F3D" w:rsidRPr="00D05D3E" w:rsidRDefault="00D06F3D" w:rsidP="004A7BC7"/>
          <w:p w:rsidR="00D06F3D" w:rsidRPr="00D05D3E" w:rsidRDefault="00D06F3D" w:rsidP="004A7BC7">
            <w:pPr>
              <w:jc w:val="center"/>
            </w:pPr>
          </w:p>
        </w:tc>
      </w:tr>
      <w:tr w:rsidR="00D06F3D" w:rsidRPr="00D05D3E">
        <w:trPr>
          <w:trHeight w:val="798"/>
        </w:trPr>
        <w:tc>
          <w:tcPr>
            <w:tcW w:w="3474" w:type="dxa"/>
            <w:tcBorders>
              <w:bottom w:val="single" w:sz="4" w:space="0" w:color="auto"/>
            </w:tcBorders>
            <w:vAlign w:val="center"/>
          </w:tcPr>
          <w:p w:rsidR="00D06F3D" w:rsidRPr="00D05D3E" w:rsidRDefault="00D06F3D" w:rsidP="004A7BC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vAlign w:val="center"/>
          </w:tcPr>
          <w:p w:rsidR="00D06F3D" w:rsidRPr="00D05D3E" w:rsidRDefault="00D06F3D" w:rsidP="004A7BC7">
            <w:r>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acuden al centro  de  salud  de Jaihuayco  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es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D06F3D" w:rsidRPr="00D05D3E">
        <w:trPr>
          <w:trHeight w:val="798"/>
        </w:trPr>
        <w:tc>
          <w:tcPr>
            <w:tcW w:w="3474" w:type="dxa"/>
            <w:tcBorders>
              <w:bottom w:val="single" w:sz="4" w:space="0" w:color="auto"/>
            </w:tcBorders>
            <w:shd w:val="clear" w:color="auto" w:fill="999999"/>
            <w:vAlign w:val="center"/>
          </w:tcPr>
          <w:p w:rsidR="00D06F3D" w:rsidRPr="008279DC" w:rsidRDefault="00D06F3D" w:rsidP="004A7BC7">
            <w:pPr>
              <w:jc w:val="center"/>
              <w:rPr>
                <w:rFonts w:ascii="Arial" w:hAnsi="Arial" w:cs="Arial"/>
                <w:b/>
                <w:bCs/>
              </w:rPr>
            </w:pPr>
            <w:r w:rsidRPr="008279DC">
              <w:rPr>
                <w:rFonts w:ascii="Arial" w:hAnsi="Arial" w:cs="Arial"/>
                <w:b/>
                <w:bCs/>
              </w:rPr>
              <w:lastRenderedPageBreak/>
              <w:t>Ámbito Institucional</w:t>
            </w:r>
          </w:p>
        </w:tc>
        <w:tc>
          <w:tcPr>
            <w:tcW w:w="10989" w:type="dxa"/>
            <w:tcBorders>
              <w:bottom w:val="single" w:sz="4" w:space="0" w:color="auto"/>
            </w:tcBorders>
            <w:shd w:val="clear" w:color="auto" w:fill="999999"/>
            <w:vAlign w:val="center"/>
          </w:tcPr>
          <w:p w:rsidR="00D06F3D" w:rsidRPr="008279DC" w:rsidRDefault="00A73C5F" w:rsidP="004A7BC7">
            <w:ins w:id="852" w:author="Fundación Waal" w:date="2011-05-04T11:25:00Z">
              <w:r>
                <w:rPr>
                  <w:rFonts w:ascii="Arial" w:hAnsi="Arial" w:cs="Arial"/>
                  <w:sz w:val="18"/>
                  <w:szCs w:val="18"/>
                </w:rPr>
                <w:t>El personal de la institución</w:t>
              </w:r>
              <w:r w:rsidRPr="00D05D3E">
                <w:rPr>
                  <w:rFonts w:ascii="Arial" w:hAnsi="Arial" w:cs="Arial"/>
                  <w:sz w:val="18"/>
                  <w:szCs w:val="18"/>
                  <w:lang w:val="es-ES_tradnl"/>
                </w:rPr>
                <w:t xml:space="preserve"> promueve </w:t>
              </w:r>
              <w:r>
                <w:rPr>
                  <w:rFonts w:ascii="Arial" w:hAnsi="Arial" w:cs="Arial"/>
                  <w:sz w:val="18"/>
                  <w:szCs w:val="18"/>
                  <w:lang w:val="es-ES_tradnl"/>
                </w:rPr>
                <w:t xml:space="preserve">parcialmente </w:t>
              </w:r>
              <w:r w:rsidRPr="00D05D3E">
                <w:rPr>
                  <w:rFonts w:ascii="Arial" w:hAnsi="Arial" w:cs="Arial"/>
                  <w:sz w:val="18"/>
                  <w:szCs w:val="18"/>
                  <w:lang w:val="es-ES_tradnl"/>
                </w:rPr>
                <w:t>en la población, consumir una alimentación adecuada y nutritiva, sobre todo en las mujeres embarazadas.</w:t>
              </w:r>
            </w:ins>
            <w:del w:id="853" w:author="Fundación Waal" w:date="2011-05-04T11:25:00Z">
              <w:r w:rsidR="00D06F3D" w:rsidRPr="008279DC" w:rsidDel="00A73C5F">
                <w:rPr>
                  <w:rFonts w:ascii="Arial" w:hAnsi="Arial" w:cs="Arial"/>
                  <w:sz w:val="18"/>
                  <w:szCs w:val="18"/>
                  <w:lang w:val="es-ES_tradnl"/>
                </w:rPr>
                <w:delText xml:space="preserve">Parcialmente la institución promueve en la población, consumir una alimentación adecuada y nutritiva, sobre todo en las mujeres embarazadas.    </w:delText>
              </w:r>
            </w:del>
          </w:p>
        </w:tc>
      </w:tr>
      <w:tr w:rsidR="00D06F3D" w:rsidRPr="00D05D3E">
        <w:trPr>
          <w:trHeight w:val="537"/>
        </w:trPr>
        <w:tc>
          <w:tcPr>
            <w:tcW w:w="3474" w:type="dxa"/>
            <w:tcBorders>
              <w:bottom w:val="single" w:sz="4" w:space="0" w:color="auto"/>
            </w:tcBorders>
            <w:shd w:val="clear" w:color="auto" w:fill="C0C0C0"/>
            <w:vAlign w:val="center"/>
          </w:tcPr>
          <w:p w:rsidR="00D06F3D" w:rsidRPr="00D05D3E" w:rsidRDefault="00D06F3D" w:rsidP="004A7BC7">
            <w:pPr>
              <w:jc w:val="center"/>
              <w:rPr>
                <w:rFonts w:ascii="Arial" w:hAnsi="Arial" w:cs="Arial"/>
                <w:b/>
                <w:bCs/>
              </w:rPr>
            </w:pPr>
            <w:r w:rsidRPr="00D05D3E">
              <w:rPr>
                <w:rFonts w:ascii="Arial" w:hAnsi="Arial" w:cs="Arial"/>
                <w:b/>
                <w:bCs/>
              </w:rPr>
              <w:t>Módulo 6</w:t>
            </w:r>
          </w:p>
        </w:tc>
        <w:tc>
          <w:tcPr>
            <w:tcW w:w="10989" w:type="dxa"/>
            <w:tcBorders>
              <w:bottom w:val="single" w:sz="4" w:space="0" w:color="auto"/>
            </w:tcBorders>
            <w:shd w:val="clear" w:color="auto" w:fill="C0C0C0"/>
            <w:vAlign w:val="center"/>
          </w:tcPr>
          <w:p w:rsidR="00D06F3D" w:rsidRPr="00D05D3E" w:rsidRDefault="00D06F3D" w:rsidP="004A7BC7">
            <w:pPr>
              <w:jc w:val="center"/>
            </w:pPr>
          </w:p>
        </w:tc>
      </w:tr>
      <w:tr w:rsidR="00D06F3D" w:rsidRPr="00D05D3E">
        <w:trPr>
          <w:trHeight w:val="784"/>
        </w:trPr>
        <w:tc>
          <w:tcPr>
            <w:tcW w:w="3474" w:type="dxa"/>
            <w:tcBorders>
              <w:bottom w:val="single" w:sz="4" w:space="0" w:color="auto"/>
            </w:tcBorders>
            <w:shd w:val="clear" w:color="auto" w:fill="auto"/>
            <w:vAlign w:val="center"/>
          </w:tcPr>
          <w:p w:rsidR="00D06F3D" w:rsidRPr="00D05D3E" w:rsidRDefault="00D06F3D" w:rsidP="004A7BC7">
            <w:pPr>
              <w:jc w:val="center"/>
              <w:rPr>
                <w:rFonts w:ascii="Arial" w:hAnsi="Arial" w:cs="Arial"/>
                <w:b/>
                <w:bCs/>
              </w:rPr>
            </w:pPr>
            <w:r w:rsidRPr="00D05D3E">
              <w:rPr>
                <w:rFonts w:ascii="Arial" w:hAnsi="Arial" w:cs="Arial"/>
                <w:b/>
                <w:bCs/>
              </w:rPr>
              <w:t>Amb. Población meta</w:t>
            </w:r>
          </w:p>
        </w:tc>
        <w:tc>
          <w:tcPr>
            <w:tcW w:w="10989" w:type="dxa"/>
            <w:tcBorders>
              <w:bottom w:val="single" w:sz="4" w:space="0" w:color="auto"/>
            </w:tcBorders>
            <w:shd w:val="clear" w:color="auto" w:fill="auto"/>
            <w:vAlign w:val="center"/>
          </w:tcPr>
          <w:p w:rsidR="00D06F3D" w:rsidRPr="00D05D3E" w:rsidRDefault="00D06F3D" w:rsidP="004A7BC7">
            <w:pPr>
              <w:jc w:val="both"/>
            </w:pPr>
            <w:r w:rsidRPr="00D05D3E">
              <w:t xml:space="preserve">55 % de las mujeres </w:t>
            </w:r>
            <w:r>
              <w:t xml:space="preserve"> que acuden al centro de salud de Jaihuayco </w:t>
            </w:r>
            <w:r w:rsidRPr="00D05D3E">
              <w:t>ha tenido alguna complicación  en alguno de sus embarazos</w:t>
            </w:r>
            <w:r>
              <w:t xml:space="preserve">.   </w:t>
            </w:r>
          </w:p>
        </w:tc>
      </w:tr>
      <w:tr w:rsidR="00D06F3D" w:rsidRPr="00D05D3E">
        <w:trPr>
          <w:trHeight w:val="601"/>
        </w:trPr>
        <w:tc>
          <w:tcPr>
            <w:tcW w:w="3474" w:type="dxa"/>
            <w:shd w:val="clear" w:color="auto" w:fill="999999"/>
            <w:vAlign w:val="center"/>
          </w:tcPr>
          <w:p w:rsidR="00D06F3D" w:rsidRPr="00D05D3E" w:rsidRDefault="00D06F3D" w:rsidP="004A7BC7">
            <w:pPr>
              <w:jc w:val="center"/>
              <w:rPr>
                <w:rFonts w:ascii="Arial" w:hAnsi="Arial" w:cs="Arial"/>
                <w:b/>
                <w:bCs/>
              </w:rPr>
            </w:pPr>
            <w:del w:id="854" w:author="Fundación Waal" w:date="2011-05-04T11:14:00Z">
              <w:r w:rsidRPr="00D05D3E" w:rsidDel="0066755D">
                <w:rPr>
                  <w:rFonts w:ascii="Arial" w:hAnsi="Arial" w:cs="Arial"/>
                  <w:b/>
                  <w:bCs/>
                </w:rPr>
                <w:delText>Ambito</w:delText>
              </w:r>
            </w:del>
            <w:ins w:id="855" w:author="Fundación Waal" w:date="2011-05-04T11:14:00Z">
              <w:r w:rsidR="0066755D" w:rsidRPr="00D05D3E">
                <w:rPr>
                  <w:rFonts w:ascii="Arial" w:hAnsi="Arial" w:cs="Arial"/>
                  <w:b/>
                  <w:bCs/>
                </w:rPr>
                <w:t>Ámbito</w:t>
              </w:r>
            </w:ins>
            <w:r w:rsidRPr="00D05D3E">
              <w:rPr>
                <w:rFonts w:ascii="Arial" w:hAnsi="Arial" w:cs="Arial"/>
                <w:b/>
                <w:bCs/>
              </w:rPr>
              <w:t xml:space="preserve"> Institucional</w:t>
            </w:r>
          </w:p>
        </w:tc>
        <w:tc>
          <w:tcPr>
            <w:tcW w:w="10989" w:type="dxa"/>
            <w:shd w:val="clear" w:color="auto" w:fill="999999"/>
            <w:vAlign w:val="center"/>
          </w:tcPr>
          <w:p w:rsidR="00D06F3D" w:rsidRPr="00D05D3E" w:rsidRDefault="00D06F3D" w:rsidP="004A7BC7">
            <w:pPr>
              <w:jc w:val="both"/>
            </w:pPr>
            <w:r w:rsidRPr="00D05D3E">
              <w:t>La población en edad reproductiva parcialmente ha sido informada por la institución, de cuáles son los signos de emergencia obstétrica durante el tercer trimestre.</w:t>
            </w:r>
          </w:p>
        </w:tc>
      </w:tr>
    </w:tbl>
    <w:p w:rsidR="00D06F3D" w:rsidRDefault="00D06F3D" w:rsidP="00D06F3D"/>
    <w:p w:rsidR="00D06F3D" w:rsidRPr="00D05D3E" w:rsidRDefault="00D06F3D" w:rsidP="00D06F3D">
      <w:pPr>
        <w:pStyle w:val="Ttulo2"/>
        <w:numPr>
          <w:ilvl w:val="0"/>
          <w:numId w:val="0"/>
        </w:numPr>
        <w:spacing w:before="0" w:line="360" w:lineRule="auto"/>
      </w:pPr>
    </w:p>
    <w:p w:rsidR="00D06F3D" w:rsidRPr="00D05D3E"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Pr="00D05D3E" w:rsidRDefault="00D06F3D" w:rsidP="00D06F3D"/>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70"/>
        <w:gridCol w:w="853"/>
        <w:gridCol w:w="853"/>
        <w:gridCol w:w="3559"/>
        <w:gridCol w:w="2054"/>
        <w:gridCol w:w="1391"/>
        <w:gridCol w:w="3234"/>
      </w:tblGrid>
      <w:tr w:rsidR="00D06F3D" w:rsidRPr="00D05D3E">
        <w:trPr>
          <w:trHeight w:val="540"/>
          <w:jc w:val="center"/>
        </w:trPr>
        <w:tc>
          <w:tcPr>
            <w:tcW w:w="0" w:type="auto"/>
            <w:gridSpan w:val="7"/>
            <w:tcBorders>
              <w:top w:val="single" w:sz="4" w:space="0" w:color="auto"/>
              <w:left w:val="single" w:sz="4" w:space="0" w:color="auto"/>
              <w:right w:val="single" w:sz="4" w:space="0" w:color="auto"/>
            </w:tcBorders>
          </w:tcPr>
          <w:p w:rsidR="00D06F3D" w:rsidRPr="00D05D3E" w:rsidRDefault="00D06F3D" w:rsidP="004A7BC7">
            <w:r w:rsidRPr="00D05D3E">
              <w:rPr>
                <w:rFonts w:ascii="Arial" w:hAnsi="Arial" w:cs="Arial"/>
                <w:b/>
                <w:bCs/>
              </w:rPr>
              <w:lastRenderedPageBreak/>
              <w:t xml:space="preserve">Matriz Nº 2 </w:t>
            </w:r>
          </w:p>
        </w:tc>
      </w:tr>
      <w:tr w:rsidR="00D06F3D" w:rsidRPr="00D05D3E">
        <w:trPr>
          <w:trHeight w:val="578"/>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D06F3D" w:rsidRPr="00D05D3E" w:rsidRDefault="00D06F3D" w:rsidP="004A7BC7">
            <w:r>
              <w:rPr>
                <w:rFonts w:ascii="Arial" w:hAnsi="Arial" w:cs="Arial"/>
                <w:sz w:val="18"/>
                <w:szCs w:val="18"/>
                <w:lang w:val="es-ES_tradnl"/>
              </w:rPr>
              <w:t xml:space="preserve">El 75% de las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acuden al centro  de  salud  de Jaihuayco  </w:t>
            </w:r>
            <w:ins w:id="856" w:author="Valued Acer Customer" w:date="2011-05-04T14:37:00Z">
              <w:r w:rsidR="003E3D8A">
                <w:rPr>
                  <w:rFonts w:ascii="Arial" w:hAnsi="Arial" w:cs="Arial"/>
                  <w:sz w:val="18"/>
                  <w:szCs w:val="18"/>
                  <w:lang w:val="es-ES_tradnl"/>
                </w:rPr>
                <w:t xml:space="preserve">no </w:t>
              </w:r>
            </w:ins>
            <w:r w:rsidRPr="00D05D3E">
              <w:rPr>
                <w:rFonts w:ascii="Arial" w:hAnsi="Arial" w:cs="Arial"/>
                <w:sz w:val="18"/>
                <w:szCs w:val="18"/>
                <w:lang w:val="es-ES_tradnl"/>
              </w:rPr>
              <w:t>considera que  la  mala alim</w:t>
            </w:r>
            <w:r>
              <w:rPr>
                <w:rFonts w:ascii="Arial" w:hAnsi="Arial" w:cs="Arial"/>
                <w:sz w:val="18"/>
                <w:szCs w:val="18"/>
                <w:lang w:val="es-ES_tradnl"/>
              </w:rPr>
              <w:t xml:space="preserve">entación    antes y   durante </w:t>
            </w:r>
            <w:r w:rsidRPr="00D05D3E">
              <w:rPr>
                <w:rFonts w:ascii="Arial" w:hAnsi="Arial" w:cs="Arial"/>
                <w:sz w:val="18"/>
                <w:szCs w:val="18"/>
                <w:lang w:val="es-ES_tradnl"/>
              </w:rPr>
              <w:t>el  e</w:t>
            </w:r>
            <w:r>
              <w:rPr>
                <w:rFonts w:ascii="Arial" w:hAnsi="Arial" w:cs="Arial"/>
                <w:sz w:val="18"/>
                <w:szCs w:val="18"/>
                <w:lang w:val="es-ES_tradnl"/>
              </w:rPr>
              <w:t xml:space="preserve">mbarazo  </w:t>
            </w:r>
            <w:ins w:id="857" w:author="Valued Acer Customer" w:date="2011-05-04T14:37:00Z">
              <w:r w:rsidR="003E3D8A">
                <w:rPr>
                  <w:rFonts w:ascii="Arial" w:hAnsi="Arial" w:cs="Arial"/>
                  <w:sz w:val="18"/>
                  <w:szCs w:val="18"/>
                  <w:lang w:val="es-ES_tradnl"/>
                </w:rPr>
                <w:t>sea</w:t>
              </w:r>
            </w:ins>
            <w:del w:id="858" w:author="Valued Acer Customer" w:date="2011-05-04T14:37:00Z">
              <w:r w:rsidDel="003E3D8A">
                <w:rPr>
                  <w:rFonts w:ascii="Arial" w:hAnsi="Arial" w:cs="Arial"/>
                  <w:sz w:val="18"/>
                  <w:szCs w:val="18"/>
                  <w:lang w:val="es-ES_tradnl"/>
                </w:rPr>
                <w:delText>es</w:delText>
              </w:r>
            </w:del>
            <w:r>
              <w:rPr>
                <w:rFonts w:ascii="Arial" w:hAnsi="Arial" w:cs="Arial"/>
                <w:sz w:val="18"/>
                <w:szCs w:val="18"/>
                <w:lang w:val="es-ES_tradnl"/>
              </w:rPr>
              <w:t xml:space="preserve"> un factor de riesgo para el  </w:t>
            </w:r>
            <w:r w:rsidRPr="008279DC">
              <w:rPr>
                <w:rFonts w:ascii="Arial" w:hAnsi="Arial" w:cs="Arial"/>
                <w:sz w:val="18"/>
                <w:szCs w:val="18"/>
                <w:lang w:val="es-ES_tradnl"/>
              </w:rPr>
              <w:t xml:space="preserve">bebé </w:t>
            </w:r>
            <w:r>
              <w:rPr>
                <w:rFonts w:ascii="Arial" w:hAnsi="Arial" w:cs="Arial"/>
                <w:sz w:val="18"/>
                <w:szCs w:val="18"/>
                <w:lang w:val="es-ES_tradnl"/>
              </w:rPr>
              <w:t>por nacer.</w:t>
            </w:r>
            <w:r w:rsidRPr="00D05D3E">
              <w:rPr>
                <w:rFonts w:ascii="Arial" w:hAnsi="Arial" w:cs="Arial"/>
                <w:sz w:val="18"/>
                <w:szCs w:val="18"/>
                <w:lang w:val="es-ES_tradnl"/>
              </w:rPr>
              <w:t xml:space="preserve">                                                                                                                                                                                                                                                                                                                                                         </w:t>
            </w:r>
          </w:p>
        </w:tc>
      </w:tr>
      <w:tr w:rsidR="00D06F3D" w:rsidRPr="00D05D3E">
        <w:trPr>
          <w:trHeight w:val="605"/>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vAlign w:val="center"/>
          </w:tcPr>
          <w:p w:rsidR="00D06F3D" w:rsidRPr="00D05D3E" w:rsidRDefault="00D06F3D" w:rsidP="004A7BC7">
            <w:pPr>
              <w:jc w:val="center"/>
            </w:pPr>
            <w:r>
              <w:rPr>
                <w:rFonts w:ascii="Arial" w:hAnsi="Arial" w:cs="Arial"/>
                <w:sz w:val="18"/>
                <w:szCs w:val="18"/>
                <w:lang w:val="es-ES_tradnl"/>
              </w:rPr>
              <w:t xml:space="preserve">Lograr que </w:t>
            </w:r>
            <w:r w:rsidRPr="00D05D3E">
              <w:rPr>
                <w:rFonts w:ascii="Arial" w:hAnsi="Arial" w:cs="Arial"/>
                <w:sz w:val="18"/>
                <w:szCs w:val="18"/>
                <w:lang w:val="es-ES_tradnl"/>
              </w:rPr>
              <w:t xml:space="preserve"> mujeres de </w:t>
            </w:r>
            <w:smartTag w:uri="urn:schemas-microsoft-com:office:smarttags" w:element="metricconverter">
              <w:smartTagPr>
                <w:attr w:name="ProductID" w:val="20 a"/>
              </w:smartTagPr>
              <w:r w:rsidRPr="00D05D3E">
                <w:rPr>
                  <w:rFonts w:ascii="Arial" w:hAnsi="Arial" w:cs="Arial"/>
                  <w:sz w:val="18"/>
                  <w:szCs w:val="18"/>
                  <w:lang w:val="es-ES_tradnl"/>
                </w:rPr>
                <w:t>20 a</w:t>
              </w:r>
            </w:smartTag>
            <w:r w:rsidRPr="00D05D3E">
              <w:rPr>
                <w:rFonts w:ascii="Arial" w:hAnsi="Arial" w:cs="Arial"/>
                <w:sz w:val="18"/>
                <w:szCs w:val="18"/>
                <w:lang w:val="es-ES_tradnl"/>
              </w:rPr>
              <w:t xml:space="preserve"> 42 años, que asisten al centro de salud Jaihuayco reconozcan que   la  mala alimentación  antes y d</w:t>
            </w:r>
            <w:r>
              <w:rPr>
                <w:rFonts w:ascii="Arial" w:hAnsi="Arial" w:cs="Arial"/>
                <w:sz w:val="18"/>
                <w:szCs w:val="18"/>
                <w:lang w:val="es-ES_tradnl"/>
              </w:rPr>
              <w:t xml:space="preserve">urante </w:t>
            </w:r>
            <w:r w:rsidRPr="00D05D3E">
              <w:rPr>
                <w:rFonts w:ascii="Arial" w:hAnsi="Arial" w:cs="Arial"/>
                <w:sz w:val="18"/>
                <w:szCs w:val="18"/>
                <w:lang w:val="es-ES_tradnl"/>
              </w:rPr>
              <w:t xml:space="preserve"> el emba</w:t>
            </w:r>
            <w:r>
              <w:rPr>
                <w:rFonts w:ascii="Arial" w:hAnsi="Arial" w:cs="Arial"/>
                <w:sz w:val="18"/>
                <w:szCs w:val="18"/>
                <w:lang w:val="es-ES_tradnl"/>
              </w:rPr>
              <w:t>razo es un factor de riesgo para el bebé por nacer</w:t>
            </w:r>
            <w:ins w:id="859" w:author="Fundación Waal" w:date="2011-05-04T11:19:00Z">
              <w:r w:rsidR="00066B73">
                <w:rPr>
                  <w:rFonts w:ascii="Arial" w:hAnsi="Arial" w:cs="Arial"/>
                  <w:sz w:val="18"/>
                  <w:szCs w:val="18"/>
                  <w:lang w:val="es-ES_tradnl"/>
                </w:rPr>
                <w:t>.</w:t>
              </w:r>
            </w:ins>
          </w:p>
        </w:tc>
      </w:tr>
      <w:tr w:rsidR="00D06F3D" w:rsidRPr="00D05D3E">
        <w:trPr>
          <w:trHeight w:val="483"/>
          <w:jc w:val="center"/>
        </w:trPr>
        <w:tc>
          <w:tcPr>
            <w:tcW w:w="0" w:type="auto"/>
            <w:gridSpan w:val="4"/>
            <w:tcBorders>
              <w:top w:val="single" w:sz="4" w:space="0" w:color="auto"/>
              <w:left w:val="single" w:sz="4" w:space="0" w:color="auto"/>
              <w:right w:val="single" w:sz="4" w:space="0" w:color="auto"/>
            </w:tcBorders>
          </w:tcPr>
          <w:p w:rsidR="00D06F3D" w:rsidRPr="00D05D3E" w:rsidRDefault="00D06F3D" w:rsidP="004A7BC7"/>
        </w:tc>
        <w:tc>
          <w:tcPr>
            <w:tcW w:w="0" w:type="auto"/>
            <w:gridSpan w:val="3"/>
            <w:tcBorders>
              <w:top w:val="single" w:sz="4" w:space="0" w:color="auto"/>
              <w:left w:val="single" w:sz="4" w:space="0" w:color="auto"/>
              <w:right w:val="single" w:sz="4" w:space="0" w:color="auto"/>
            </w:tcBorders>
            <w:shd w:val="clear" w:color="auto" w:fill="C0C0C0"/>
            <w:vAlign w:val="center"/>
          </w:tcPr>
          <w:p w:rsidR="00D06F3D" w:rsidRPr="00D05D3E" w:rsidRDefault="00D06F3D" w:rsidP="004A7BC7">
            <w:pPr>
              <w:jc w:val="center"/>
              <w:rPr>
                <w:b/>
              </w:rPr>
            </w:pPr>
            <w:r w:rsidRPr="00D05D3E">
              <w:rPr>
                <w:b/>
              </w:rPr>
              <w:t>POBLACIÓN META</w:t>
            </w:r>
          </w:p>
        </w:tc>
      </w:tr>
      <w:tr w:rsidR="00700F94" w:rsidRPr="00D05D3E">
        <w:trPr>
          <w:trHeight w:val="242"/>
          <w:jc w:val="center"/>
        </w:trPr>
        <w:tc>
          <w:tcPr>
            <w:tcW w:w="0" w:type="auto"/>
            <w:tcBorders>
              <w:top w:val="single" w:sz="4" w:space="0" w:color="auto"/>
            </w:tcBorders>
          </w:tcPr>
          <w:p w:rsidR="00D06F3D" w:rsidRPr="001D127A" w:rsidRDefault="00D06F3D" w:rsidP="004A7BC7">
            <w:pPr>
              <w:jc w:val="center"/>
              <w:rPr>
                <w:rFonts w:ascii="Arial" w:hAnsi="Arial" w:cs="Arial"/>
                <w:b/>
                <w:bCs/>
                <w:sz w:val="16"/>
                <w:szCs w:val="16"/>
              </w:rPr>
            </w:pPr>
            <w:r w:rsidRPr="001D127A">
              <w:rPr>
                <w:rFonts w:ascii="Arial" w:hAnsi="Arial" w:cs="Arial"/>
                <w:b/>
                <w:bCs/>
                <w:sz w:val="18"/>
                <w:szCs w:val="16"/>
              </w:rPr>
              <w:t>Objetivos específicos</w:t>
            </w:r>
          </w:p>
        </w:tc>
        <w:tc>
          <w:tcPr>
            <w:tcW w:w="0" w:type="auto"/>
            <w:gridSpan w:val="3"/>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tcBorders>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Fechas</w:t>
            </w:r>
          </w:p>
        </w:tc>
      </w:tr>
      <w:tr w:rsidR="00700F94" w:rsidRPr="00D05D3E">
        <w:trPr>
          <w:trHeight w:val="334"/>
          <w:jc w:val="center"/>
        </w:trPr>
        <w:tc>
          <w:tcPr>
            <w:tcW w:w="0" w:type="auto"/>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w:t>
            </w:r>
          </w:p>
        </w:tc>
        <w:tc>
          <w:tcPr>
            <w:tcW w:w="0" w:type="auto"/>
            <w:gridSpan w:val="3"/>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2</w:t>
            </w:r>
          </w:p>
        </w:tc>
        <w:tc>
          <w:tcPr>
            <w:tcW w:w="0" w:type="auto"/>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3</w:t>
            </w:r>
          </w:p>
        </w:tc>
        <w:tc>
          <w:tcPr>
            <w:tcW w:w="0" w:type="auto"/>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4</w:t>
            </w:r>
          </w:p>
        </w:tc>
        <w:tc>
          <w:tcPr>
            <w:tcW w:w="0" w:type="auto"/>
            <w:vAlign w:val="bottom"/>
          </w:tcPr>
          <w:p w:rsidR="00D06F3D" w:rsidRPr="00D05D3E" w:rsidRDefault="00D06F3D" w:rsidP="004A7BC7">
            <w:pPr>
              <w:jc w:val="center"/>
              <w:rPr>
                <w:rFonts w:ascii="Arial" w:hAnsi="Arial" w:cs="Arial"/>
                <w:b/>
                <w:bCs/>
                <w:sz w:val="20"/>
                <w:szCs w:val="20"/>
              </w:rPr>
            </w:pPr>
            <w:r>
              <w:rPr>
                <w:rFonts w:ascii="Arial" w:hAnsi="Arial" w:cs="Arial"/>
                <w:b/>
                <w:bCs/>
                <w:sz w:val="20"/>
                <w:szCs w:val="20"/>
              </w:rPr>
              <w:t>5</w:t>
            </w:r>
          </w:p>
        </w:tc>
      </w:tr>
      <w:tr w:rsidR="00700F94" w:rsidRPr="00D05D3E">
        <w:trPr>
          <w:cantSplit/>
          <w:trHeight w:val="1134"/>
          <w:jc w:val="center"/>
        </w:trPr>
        <w:tc>
          <w:tcPr>
            <w:tcW w:w="0" w:type="auto"/>
          </w:tcPr>
          <w:p w:rsidR="00D06F3D" w:rsidRPr="00D05D3E" w:rsidRDefault="00D06F3D" w:rsidP="004A7BC7">
            <w:pPr>
              <w:spacing w:after="120"/>
              <w:rPr>
                <w:rFonts w:ascii="Arial" w:hAnsi="Arial" w:cs="Arial"/>
                <w:sz w:val="18"/>
                <w:szCs w:val="18"/>
              </w:rPr>
            </w:pPr>
            <w:r>
              <w:rPr>
                <w:rFonts w:ascii="Arial" w:hAnsi="Arial" w:cs="Arial"/>
                <w:sz w:val="18"/>
                <w:szCs w:val="18"/>
              </w:rPr>
              <w:lastRenderedPageBreak/>
              <w:t xml:space="preserve">Informar a las mujeres sobre </w:t>
            </w:r>
            <w:r w:rsidRPr="00D05D3E">
              <w:rPr>
                <w:rFonts w:ascii="Arial" w:hAnsi="Arial" w:cs="Arial"/>
                <w:sz w:val="18"/>
                <w:szCs w:val="18"/>
              </w:rPr>
              <w:t>las consecuencias de la mala alimentación durante los primeros tres meses de gestación y los posteriores meses</w:t>
            </w:r>
            <w:r>
              <w:rPr>
                <w:rFonts w:ascii="Arial" w:hAnsi="Arial" w:cs="Arial"/>
                <w:sz w:val="18"/>
                <w:szCs w:val="18"/>
              </w:rPr>
              <w:t>.</w:t>
            </w:r>
            <w:r w:rsidRPr="00D05D3E">
              <w:rPr>
                <w:rFonts w:ascii="Arial" w:hAnsi="Arial" w:cs="Arial"/>
                <w:sz w:val="18"/>
                <w:szCs w:val="18"/>
              </w:rPr>
              <w:t xml:space="preserve"> </w:t>
            </w:r>
          </w:p>
          <w:p w:rsidR="00D06F3D" w:rsidRPr="00D05D3E" w:rsidRDefault="00D06F3D" w:rsidP="004A7BC7">
            <w:pPr>
              <w:spacing w:after="120"/>
              <w:rPr>
                <w:rFonts w:ascii="Arial" w:hAnsi="Arial" w:cs="Arial"/>
                <w:sz w:val="18"/>
                <w:szCs w:val="18"/>
              </w:rPr>
            </w:pPr>
          </w:p>
          <w:p w:rsidR="00D06F3D" w:rsidRPr="00D05D3E" w:rsidRDefault="00D06F3D" w:rsidP="004A7BC7">
            <w:pPr>
              <w:rPr>
                <w:rFonts w:ascii="Arial" w:hAnsi="Arial" w:cs="Arial"/>
                <w:b/>
                <w:bCs/>
                <w:sz w:val="20"/>
                <w:szCs w:val="20"/>
              </w:rPr>
            </w:pPr>
          </w:p>
        </w:tc>
        <w:tc>
          <w:tcPr>
            <w:tcW w:w="0" w:type="auto"/>
            <w:gridSpan w:val="3"/>
          </w:tcPr>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Elaborar material informativo como ser: trípticos, volantes, bipticos, rotafolios, afiches en relación a la nutrición en el embarazo.</w:t>
            </w:r>
          </w:p>
          <w:p w:rsidR="00D06F3D" w:rsidRPr="00535823"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Difusión de información audiovisual con el contenido de la nutrición en el embarazo.</w:t>
            </w:r>
          </w:p>
          <w:p w:rsidR="00D06F3D" w:rsidRDefault="00D06F3D" w:rsidP="004A7BC7">
            <w:pPr>
              <w:rPr>
                <w:rFonts w:ascii="Arial" w:hAnsi="Arial" w:cs="Arial"/>
                <w:bCs/>
                <w:sz w:val="20"/>
                <w:szCs w:val="20"/>
              </w:rPr>
            </w:pPr>
          </w:p>
          <w:p w:rsidR="00D06F3D" w:rsidRDefault="00D06F3D" w:rsidP="004A7BC7">
            <w:pPr>
              <w:rPr>
                <w:rFonts w:ascii="Arial" w:hAnsi="Arial" w:cs="Arial"/>
                <w:bCs/>
                <w:sz w:val="20"/>
                <w:szCs w:val="20"/>
              </w:rPr>
            </w:pPr>
          </w:p>
          <w:p w:rsidR="00D06F3D" w:rsidRPr="00D05D3E" w:rsidDel="000138B4" w:rsidRDefault="00D06F3D" w:rsidP="004A7BC7">
            <w:pPr>
              <w:rPr>
                <w:del w:id="860" w:author="Valued Acer Customer" w:date="2011-05-04T12:31:00Z"/>
                <w:rFonts w:ascii="Arial" w:hAnsi="Arial" w:cs="Arial"/>
                <w:bCs/>
                <w:sz w:val="20"/>
                <w:szCs w:val="20"/>
              </w:rPr>
            </w:pPr>
          </w:p>
          <w:p w:rsidR="00D06F3D" w:rsidRDefault="00D06F3D" w:rsidP="00D06F3D">
            <w:pPr>
              <w:pStyle w:val="Prrafodelista"/>
              <w:numPr>
                <w:ilvl w:val="0"/>
                <w:numId w:val="9"/>
              </w:numPr>
              <w:jc w:val="center"/>
              <w:rPr>
                <w:rFonts w:ascii="Arial" w:hAnsi="Arial" w:cs="Arial"/>
                <w:bCs/>
                <w:sz w:val="20"/>
                <w:szCs w:val="20"/>
              </w:rPr>
            </w:pPr>
            <w:r w:rsidRPr="00535823">
              <w:rPr>
                <w:rFonts w:ascii="Arial" w:hAnsi="Arial" w:cs="Arial"/>
                <w:bCs/>
                <w:sz w:val="20"/>
                <w:szCs w:val="20"/>
              </w:rPr>
              <w:t>Desarrollar charlas sobre la importancia de los alimentos como parte de</w:t>
            </w:r>
            <w:r>
              <w:rPr>
                <w:rFonts w:ascii="Arial" w:hAnsi="Arial" w:cs="Arial"/>
                <w:bCs/>
                <w:sz w:val="20"/>
                <w:szCs w:val="20"/>
              </w:rPr>
              <w:t xml:space="preserve"> </w:t>
            </w:r>
            <w:del w:id="861" w:author="Fundación Waal" w:date="2011-05-04T11:21:00Z">
              <w:r w:rsidDel="00C71A67">
                <w:rPr>
                  <w:rFonts w:ascii="Arial" w:hAnsi="Arial" w:cs="Arial"/>
                  <w:bCs/>
                  <w:sz w:val="20"/>
                  <w:szCs w:val="20"/>
                </w:rPr>
                <w:delText>la</w:delText>
              </w:r>
              <w:r w:rsidRPr="00535823" w:rsidDel="00C71A67">
                <w:rPr>
                  <w:rFonts w:ascii="Arial" w:hAnsi="Arial" w:cs="Arial"/>
                  <w:bCs/>
                  <w:sz w:val="20"/>
                  <w:szCs w:val="20"/>
                </w:rPr>
                <w:delText xml:space="preserve"> </w:delText>
              </w:r>
            </w:del>
            <w:r w:rsidRPr="00535823">
              <w:rPr>
                <w:rFonts w:ascii="Arial" w:hAnsi="Arial" w:cs="Arial"/>
                <w:bCs/>
                <w:sz w:val="20"/>
                <w:szCs w:val="20"/>
              </w:rPr>
              <w:t>nuestra nutrición.</w:t>
            </w:r>
          </w:p>
          <w:p w:rsidR="00D06F3D" w:rsidRPr="00535823" w:rsidRDefault="00D06F3D" w:rsidP="004A7BC7">
            <w:pPr>
              <w:pStyle w:val="Prrafodelista"/>
              <w:rPr>
                <w:rFonts w:ascii="Arial" w:hAnsi="Arial" w:cs="Arial"/>
                <w:bCs/>
                <w:sz w:val="20"/>
                <w:szCs w:val="20"/>
              </w:rPr>
            </w:pPr>
          </w:p>
          <w:p w:rsidR="00D06F3D" w:rsidRDefault="00D06F3D" w:rsidP="004A7BC7">
            <w:pPr>
              <w:pStyle w:val="Prrafodelista"/>
              <w:ind w:left="1068"/>
              <w:rPr>
                <w:rFonts w:ascii="Arial" w:hAnsi="Arial" w:cs="Arial"/>
                <w:bCs/>
                <w:sz w:val="20"/>
                <w:szCs w:val="20"/>
              </w:rPr>
            </w:pPr>
          </w:p>
          <w:p w:rsidR="00D06F3D" w:rsidRDefault="00D06F3D" w:rsidP="004A7BC7">
            <w:pPr>
              <w:pStyle w:val="Prrafodelista"/>
              <w:ind w:left="1068"/>
              <w:rPr>
                <w:rFonts w:ascii="Arial" w:hAnsi="Arial" w:cs="Arial"/>
                <w:bCs/>
                <w:sz w:val="20"/>
                <w:szCs w:val="20"/>
              </w:rPr>
            </w:pPr>
          </w:p>
          <w:p w:rsidR="00D06F3D" w:rsidRPr="00535823" w:rsidRDefault="00D06F3D" w:rsidP="00D06F3D">
            <w:pPr>
              <w:pStyle w:val="Prrafodelista"/>
              <w:numPr>
                <w:ilvl w:val="0"/>
                <w:numId w:val="9"/>
              </w:numPr>
              <w:jc w:val="center"/>
              <w:rPr>
                <w:rFonts w:ascii="Arial" w:hAnsi="Arial" w:cs="Arial"/>
                <w:bCs/>
                <w:sz w:val="20"/>
                <w:szCs w:val="20"/>
              </w:rPr>
            </w:pPr>
            <w:del w:id="862" w:author="Valued Acer Customer" w:date="2011-05-04T12:33:00Z">
              <w:r w:rsidRPr="00535823" w:rsidDel="000138B4">
                <w:rPr>
                  <w:rFonts w:ascii="Arial" w:hAnsi="Arial" w:cs="Arial"/>
                  <w:bCs/>
                  <w:sz w:val="20"/>
                  <w:szCs w:val="20"/>
                </w:rPr>
                <w:delText xml:space="preserve">Elaborar </w:delText>
              </w:r>
            </w:del>
            <w:ins w:id="863" w:author="Valued Acer Customer" w:date="2011-05-04T12:33:00Z">
              <w:r w:rsidR="000138B4">
                <w:rPr>
                  <w:rFonts w:ascii="Arial" w:hAnsi="Arial" w:cs="Arial"/>
                  <w:bCs/>
                  <w:sz w:val="20"/>
                  <w:szCs w:val="20"/>
                </w:rPr>
                <w:t>Aplicación de</w:t>
              </w:r>
              <w:r w:rsidR="000138B4" w:rsidRPr="00535823">
                <w:rPr>
                  <w:rFonts w:ascii="Arial" w:hAnsi="Arial" w:cs="Arial"/>
                  <w:bCs/>
                  <w:sz w:val="20"/>
                  <w:szCs w:val="20"/>
                </w:rPr>
                <w:t xml:space="preserve"> </w:t>
              </w:r>
            </w:ins>
            <w:r w:rsidRPr="00535823">
              <w:rPr>
                <w:rFonts w:ascii="Arial" w:hAnsi="Arial" w:cs="Arial"/>
                <w:bCs/>
                <w:sz w:val="20"/>
                <w:szCs w:val="20"/>
              </w:rPr>
              <w:t>cuestion</w:t>
            </w:r>
            <w:r>
              <w:rPr>
                <w:rFonts w:ascii="Arial" w:hAnsi="Arial" w:cs="Arial"/>
                <w:bCs/>
                <w:sz w:val="20"/>
                <w:szCs w:val="20"/>
              </w:rPr>
              <w:t xml:space="preserve">ario sobre la importancia </w:t>
            </w:r>
            <w:del w:id="864" w:author="Fundación Waal" w:date="2011-05-04T11:21:00Z">
              <w:r w:rsidDel="00C36D09">
                <w:rPr>
                  <w:rFonts w:ascii="Arial" w:hAnsi="Arial" w:cs="Arial"/>
                  <w:bCs/>
                  <w:sz w:val="20"/>
                  <w:szCs w:val="20"/>
                </w:rPr>
                <w:delText xml:space="preserve">de </w:delText>
              </w:r>
            </w:del>
            <w:r>
              <w:rPr>
                <w:rFonts w:ascii="Arial" w:hAnsi="Arial" w:cs="Arial"/>
                <w:bCs/>
                <w:sz w:val="20"/>
                <w:szCs w:val="20"/>
              </w:rPr>
              <w:t>que tiene la</w:t>
            </w:r>
            <w:r w:rsidRPr="00535823">
              <w:rPr>
                <w:rFonts w:ascii="Arial" w:hAnsi="Arial" w:cs="Arial"/>
                <w:bCs/>
                <w:sz w:val="20"/>
                <w:szCs w:val="20"/>
              </w:rPr>
              <w:t xml:space="preserve"> nutrición </w:t>
            </w:r>
          </w:p>
        </w:tc>
        <w:tc>
          <w:tcPr>
            <w:tcW w:w="0" w:type="auto"/>
          </w:tcPr>
          <w:p w:rsidR="00D06F3D" w:rsidRPr="00D945B8" w:rsidRDefault="00D945B8" w:rsidP="00D945B8">
            <w:pPr>
              <w:pStyle w:val="Prrafodelista"/>
              <w:ind w:left="0"/>
              <w:rPr>
                <w:rFonts w:ascii="Arial" w:hAnsi="Arial" w:cs="Arial"/>
                <w:bCs/>
                <w:sz w:val="20"/>
                <w:szCs w:val="20"/>
                <w:rPrChange w:id="865" w:author="Fundación Waal" w:date="2011-05-04T11:20:00Z">
                  <w:rPr>
                    <w:rFonts w:ascii="Arial" w:hAnsi="Arial" w:cs="Arial"/>
                    <w:b/>
                    <w:bCs/>
                    <w:sz w:val="20"/>
                    <w:szCs w:val="20"/>
                  </w:rPr>
                </w:rPrChange>
              </w:rPr>
              <w:pPrChange w:id="866" w:author="Fundación Waal" w:date="2011-05-04T11:20:00Z">
                <w:pPr>
                  <w:pStyle w:val="Prrafodelista"/>
                  <w:numPr>
                    <w:numId w:val="11"/>
                  </w:numPr>
                  <w:ind w:left="420" w:hanging="360"/>
                  <w:jc w:val="center"/>
                </w:pPr>
              </w:pPrChange>
            </w:pPr>
            <w:ins w:id="867" w:author="Fundación Waal" w:date="2011-05-04T11:20:00Z">
              <w:r>
                <w:rPr>
                  <w:rFonts w:ascii="Arial" w:hAnsi="Arial" w:cs="Arial"/>
                  <w:bCs/>
                  <w:sz w:val="20"/>
                  <w:szCs w:val="20"/>
                </w:rPr>
                <w:t xml:space="preserve">1. </w:t>
              </w:r>
            </w:ins>
            <w:r w:rsidR="00D06F3D" w:rsidRPr="00D945B8">
              <w:rPr>
                <w:rFonts w:ascii="Arial" w:hAnsi="Arial" w:cs="Arial"/>
                <w:bCs/>
                <w:sz w:val="20"/>
                <w:szCs w:val="20"/>
                <w:rPrChange w:id="868" w:author="Fundación Waal" w:date="2011-05-04T11:20:00Z">
                  <w:rPr>
                    <w:rFonts w:ascii="Arial" w:hAnsi="Arial" w:cs="Arial"/>
                    <w:b/>
                    <w:bCs/>
                    <w:sz w:val="20"/>
                    <w:szCs w:val="20"/>
                  </w:rPr>
                </w:rPrChange>
              </w:rPr>
              <w:t>Dos volantes</w:t>
            </w:r>
          </w:p>
          <w:p w:rsidR="00D06F3D" w:rsidRDefault="00D06F3D" w:rsidP="004A7BC7">
            <w:pPr>
              <w:jc w:val="center"/>
              <w:rPr>
                <w:rFonts w:ascii="Arial" w:hAnsi="Arial" w:cs="Arial"/>
                <w:bCs/>
                <w:sz w:val="20"/>
                <w:szCs w:val="20"/>
              </w:rPr>
            </w:pPr>
            <w:r w:rsidRPr="00D05D3E">
              <w:rPr>
                <w:rFonts w:ascii="Arial" w:hAnsi="Arial" w:cs="Arial"/>
                <w:bCs/>
                <w:sz w:val="20"/>
                <w:szCs w:val="20"/>
              </w:rPr>
              <w:t xml:space="preserve">Cuatro panfletos </w:t>
            </w:r>
          </w:p>
          <w:p w:rsidR="00D06F3D" w:rsidRPr="00D05D3E" w:rsidRDefault="00D06F3D" w:rsidP="004A7BC7">
            <w:pPr>
              <w:jc w:val="center"/>
              <w:rPr>
                <w:rFonts w:ascii="Arial" w:hAnsi="Arial" w:cs="Arial"/>
                <w:bCs/>
                <w:sz w:val="20"/>
                <w:szCs w:val="20"/>
              </w:rPr>
            </w:pPr>
          </w:p>
          <w:p w:rsidR="00D06F3D" w:rsidRPr="00615FFC" w:rsidRDefault="00D06F3D" w:rsidP="004A7BC7">
            <w:pPr>
              <w:rPr>
                <w:rFonts w:ascii="Arial" w:hAnsi="Arial" w:cs="Arial"/>
                <w:bCs/>
                <w:sz w:val="20"/>
                <w:szCs w:val="20"/>
              </w:rPr>
            </w:pPr>
            <w:r>
              <w:rPr>
                <w:rFonts w:ascii="Arial" w:hAnsi="Arial" w:cs="Arial"/>
                <w:bCs/>
                <w:sz w:val="20"/>
                <w:szCs w:val="20"/>
              </w:rPr>
              <w:t>2.Cuatro videos</w:t>
            </w:r>
          </w:p>
          <w:p w:rsidR="00D06F3D" w:rsidRDefault="00D06F3D" w:rsidP="004A7BC7">
            <w:pPr>
              <w:pStyle w:val="Prrafodelista"/>
              <w:rPr>
                <w:rFonts w:ascii="Arial" w:hAnsi="Arial" w:cs="Arial"/>
                <w:bCs/>
                <w:sz w:val="20"/>
                <w:szCs w:val="20"/>
              </w:rPr>
            </w:pPr>
          </w:p>
          <w:p w:rsidR="00D06F3D" w:rsidRDefault="00D06F3D" w:rsidP="004A7BC7">
            <w:pPr>
              <w:pStyle w:val="Prrafodelista"/>
              <w:rPr>
                <w:rFonts w:ascii="Arial" w:hAnsi="Arial" w:cs="Arial"/>
                <w:bCs/>
                <w:sz w:val="20"/>
                <w:szCs w:val="20"/>
              </w:rPr>
            </w:pPr>
          </w:p>
          <w:p w:rsidR="00D06F3D" w:rsidRPr="00615FFC" w:rsidRDefault="00D06F3D" w:rsidP="004A7BC7">
            <w:pPr>
              <w:pStyle w:val="Prrafodelista"/>
              <w:rPr>
                <w:rFonts w:ascii="Arial" w:hAnsi="Arial" w:cs="Arial"/>
                <w:bCs/>
                <w:sz w:val="20"/>
                <w:szCs w:val="20"/>
              </w:rPr>
            </w:pPr>
          </w:p>
          <w:p w:rsidR="00D06F3D" w:rsidRPr="00615FFC" w:rsidRDefault="00D06F3D" w:rsidP="004A7BC7">
            <w:pPr>
              <w:rPr>
                <w:rFonts w:ascii="Arial" w:hAnsi="Arial" w:cs="Arial"/>
                <w:bCs/>
                <w:sz w:val="20"/>
                <w:szCs w:val="20"/>
              </w:rPr>
            </w:pPr>
            <w:r>
              <w:rPr>
                <w:rFonts w:ascii="Arial" w:hAnsi="Arial" w:cs="Arial"/>
                <w:bCs/>
                <w:sz w:val="20"/>
                <w:szCs w:val="20"/>
              </w:rPr>
              <w:t>3.</w:t>
            </w:r>
            <w:r w:rsidRPr="00615FFC">
              <w:rPr>
                <w:rFonts w:ascii="Arial" w:hAnsi="Arial" w:cs="Arial"/>
                <w:bCs/>
                <w:sz w:val="20"/>
                <w:szCs w:val="20"/>
              </w:rPr>
              <w:t>Una vez al mes</w:t>
            </w:r>
          </w:p>
          <w:p w:rsidR="00D06F3D" w:rsidRDefault="00D06F3D" w:rsidP="004A7BC7">
            <w:pPr>
              <w:jc w:val="center"/>
              <w:rPr>
                <w:rFonts w:ascii="Arial" w:hAnsi="Arial" w:cs="Arial"/>
                <w:bCs/>
                <w:sz w:val="20"/>
                <w:szCs w:val="20"/>
              </w:rPr>
            </w:pPr>
          </w:p>
          <w:p w:rsidR="00D06F3D" w:rsidRDefault="00D06F3D" w:rsidP="004A7BC7">
            <w:pPr>
              <w:rPr>
                <w:rFonts w:ascii="Arial" w:hAnsi="Arial" w:cs="Arial"/>
                <w:bCs/>
                <w:sz w:val="20"/>
                <w:szCs w:val="20"/>
              </w:rPr>
            </w:pPr>
          </w:p>
          <w:p w:rsidR="00D06F3D" w:rsidRDefault="00D06F3D" w:rsidP="004A7BC7">
            <w:pPr>
              <w:rPr>
                <w:rFonts w:ascii="Arial" w:hAnsi="Arial" w:cs="Arial"/>
                <w:bCs/>
                <w:sz w:val="20"/>
                <w:szCs w:val="20"/>
              </w:rPr>
            </w:pPr>
          </w:p>
          <w:p w:rsidR="00D06F3D" w:rsidRDefault="00D06F3D" w:rsidP="004A7BC7">
            <w:pPr>
              <w:rPr>
                <w:rFonts w:ascii="Arial" w:hAnsi="Arial" w:cs="Arial"/>
                <w:bCs/>
                <w:sz w:val="20"/>
                <w:szCs w:val="20"/>
              </w:rPr>
            </w:pPr>
          </w:p>
          <w:p w:rsidR="00D06F3D" w:rsidRPr="00615FFC" w:rsidRDefault="00D06F3D" w:rsidP="004A7BC7">
            <w:pPr>
              <w:rPr>
                <w:rFonts w:ascii="Arial" w:hAnsi="Arial" w:cs="Arial"/>
                <w:bCs/>
                <w:sz w:val="20"/>
                <w:szCs w:val="20"/>
              </w:rPr>
            </w:pPr>
            <w:r>
              <w:rPr>
                <w:rFonts w:ascii="Arial" w:hAnsi="Arial" w:cs="Arial"/>
                <w:bCs/>
                <w:sz w:val="20"/>
                <w:szCs w:val="20"/>
              </w:rPr>
              <w:t xml:space="preserve">4.Una </w:t>
            </w:r>
            <w:r w:rsidRPr="00615FFC">
              <w:rPr>
                <w:rFonts w:ascii="Arial" w:hAnsi="Arial" w:cs="Arial"/>
                <w:bCs/>
                <w:sz w:val="20"/>
                <w:szCs w:val="20"/>
              </w:rPr>
              <w:t xml:space="preserve"> ve</w:t>
            </w:r>
            <w:r>
              <w:rPr>
                <w:rFonts w:ascii="Arial" w:hAnsi="Arial" w:cs="Arial"/>
                <w:bCs/>
                <w:sz w:val="20"/>
                <w:szCs w:val="20"/>
              </w:rPr>
              <w:t>z</w:t>
            </w:r>
            <w:r w:rsidRPr="00615FFC">
              <w:rPr>
                <w:rFonts w:ascii="Arial" w:hAnsi="Arial" w:cs="Arial"/>
                <w:bCs/>
                <w:sz w:val="20"/>
                <w:szCs w:val="20"/>
              </w:rPr>
              <w:t xml:space="preserve"> por mes </w:t>
            </w: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p w:rsidR="00D06F3D" w:rsidRPr="00D05D3E" w:rsidRDefault="00D06F3D" w:rsidP="004A7BC7">
            <w:pPr>
              <w:jc w:val="center"/>
              <w:rPr>
                <w:rFonts w:ascii="Arial" w:hAnsi="Arial" w:cs="Arial"/>
                <w:bCs/>
                <w:sz w:val="20"/>
                <w:szCs w:val="20"/>
              </w:rPr>
            </w:pPr>
          </w:p>
        </w:tc>
        <w:tc>
          <w:tcPr>
            <w:tcW w:w="0" w:type="auto"/>
            <w:vAlign w:val="center"/>
          </w:tcPr>
          <w:p w:rsidR="00D06F3D" w:rsidRPr="00C71A67" w:rsidRDefault="00D06F3D" w:rsidP="004A7BC7">
            <w:pPr>
              <w:spacing w:after="0"/>
              <w:rPr>
                <w:rFonts w:ascii="Arial" w:hAnsi="Arial" w:cs="Arial"/>
                <w:bCs/>
                <w:sz w:val="20"/>
                <w:szCs w:val="20"/>
                <w:rPrChange w:id="869" w:author="Fundación Waal" w:date="2011-05-04T11:21:00Z">
                  <w:rPr>
                    <w:rFonts w:ascii="Arial" w:hAnsi="Arial" w:cs="Arial"/>
                    <w:b/>
                    <w:bCs/>
                    <w:sz w:val="20"/>
                    <w:szCs w:val="20"/>
                  </w:rPr>
                </w:rPrChange>
              </w:rPr>
            </w:pPr>
            <w:r w:rsidRPr="00C71A67">
              <w:rPr>
                <w:rFonts w:ascii="Arial" w:hAnsi="Arial" w:cs="Arial"/>
                <w:bCs/>
                <w:sz w:val="20"/>
                <w:szCs w:val="20"/>
                <w:rPrChange w:id="870" w:author="Fundación Waal" w:date="2011-05-04T11:21:00Z">
                  <w:rPr>
                    <w:rFonts w:ascii="Arial" w:hAnsi="Arial" w:cs="Arial"/>
                    <w:b/>
                    <w:bCs/>
                    <w:sz w:val="20"/>
                    <w:szCs w:val="20"/>
                  </w:rPr>
                </w:rPrChange>
              </w:rPr>
              <w:t>1.- Centro de salud de Jaihuayco.</w:t>
            </w:r>
          </w:p>
          <w:p w:rsidR="00D06F3D" w:rsidRPr="00C71A67" w:rsidRDefault="00D06F3D" w:rsidP="004A7BC7">
            <w:pPr>
              <w:spacing w:after="0"/>
              <w:rPr>
                <w:rFonts w:ascii="Arial" w:hAnsi="Arial" w:cs="Arial"/>
                <w:bCs/>
                <w:sz w:val="20"/>
                <w:szCs w:val="20"/>
                <w:rPrChange w:id="871"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72"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73" w:author="Fundación Waal" w:date="2011-05-04T11:21:00Z">
                  <w:rPr>
                    <w:rFonts w:ascii="Arial" w:hAnsi="Arial" w:cs="Arial"/>
                    <w:b/>
                    <w:bCs/>
                    <w:sz w:val="20"/>
                    <w:szCs w:val="20"/>
                  </w:rPr>
                </w:rPrChange>
              </w:rPr>
            </w:pPr>
            <w:r w:rsidRPr="00C71A67">
              <w:rPr>
                <w:rFonts w:ascii="Arial" w:hAnsi="Arial" w:cs="Arial"/>
                <w:bCs/>
                <w:sz w:val="20"/>
                <w:szCs w:val="20"/>
                <w:rPrChange w:id="874" w:author="Fundación Waal" w:date="2011-05-04T11:21:00Z">
                  <w:rPr>
                    <w:rFonts w:ascii="Arial" w:hAnsi="Arial" w:cs="Arial"/>
                    <w:b/>
                    <w:bCs/>
                    <w:sz w:val="20"/>
                    <w:szCs w:val="20"/>
                  </w:rPr>
                </w:rPrChange>
              </w:rPr>
              <w:t>2.-Sala de espera del centro de salud jaihuayco.</w:t>
            </w:r>
          </w:p>
          <w:p w:rsidR="00D06F3D" w:rsidRPr="00C71A67" w:rsidRDefault="00D06F3D" w:rsidP="004A7BC7">
            <w:pPr>
              <w:spacing w:after="0"/>
              <w:rPr>
                <w:rFonts w:ascii="Arial" w:hAnsi="Arial" w:cs="Arial"/>
                <w:bCs/>
                <w:sz w:val="20"/>
                <w:szCs w:val="20"/>
                <w:rPrChange w:id="875" w:author="Fundación Waal" w:date="2011-05-04T11:21:00Z">
                  <w:rPr>
                    <w:rFonts w:ascii="Arial" w:hAnsi="Arial" w:cs="Arial"/>
                    <w:b/>
                    <w:bCs/>
                    <w:sz w:val="20"/>
                    <w:szCs w:val="20"/>
                  </w:rPr>
                </w:rPrChange>
              </w:rPr>
            </w:pPr>
            <w:r w:rsidRPr="00C71A67">
              <w:rPr>
                <w:rFonts w:ascii="Arial" w:hAnsi="Arial" w:cs="Arial"/>
                <w:bCs/>
                <w:sz w:val="20"/>
                <w:szCs w:val="20"/>
                <w:rPrChange w:id="876" w:author="Fundación Waal" w:date="2011-05-04T11:21:00Z">
                  <w:rPr>
                    <w:rFonts w:ascii="Arial" w:hAnsi="Arial" w:cs="Arial"/>
                    <w:b/>
                    <w:bCs/>
                    <w:sz w:val="20"/>
                    <w:szCs w:val="20"/>
                  </w:rPr>
                </w:rPrChange>
              </w:rPr>
              <w:t xml:space="preserve"> </w:t>
            </w:r>
          </w:p>
          <w:p w:rsidR="00D06F3D" w:rsidRPr="00C71A67" w:rsidRDefault="00D06F3D" w:rsidP="004A7BC7">
            <w:pPr>
              <w:spacing w:after="0"/>
              <w:rPr>
                <w:rFonts w:ascii="Arial" w:hAnsi="Arial" w:cs="Arial"/>
                <w:bCs/>
                <w:sz w:val="20"/>
                <w:szCs w:val="20"/>
                <w:rPrChange w:id="877"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78" w:author="Fundación Waal" w:date="2011-05-04T11:21:00Z">
                  <w:rPr>
                    <w:rFonts w:ascii="Arial" w:hAnsi="Arial" w:cs="Arial"/>
                    <w:b/>
                    <w:bCs/>
                    <w:sz w:val="20"/>
                    <w:szCs w:val="20"/>
                  </w:rPr>
                </w:rPrChange>
              </w:rPr>
            </w:pPr>
            <w:r w:rsidRPr="00C71A67">
              <w:rPr>
                <w:rFonts w:ascii="Arial" w:hAnsi="Arial" w:cs="Arial"/>
                <w:bCs/>
                <w:sz w:val="20"/>
                <w:szCs w:val="20"/>
                <w:rPrChange w:id="879" w:author="Fundación Waal" w:date="2011-05-04T11:21:00Z">
                  <w:rPr>
                    <w:rFonts w:ascii="Arial" w:hAnsi="Arial" w:cs="Arial"/>
                    <w:b/>
                    <w:bCs/>
                    <w:sz w:val="20"/>
                    <w:szCs w:val="20"/>
                  </w:rPr>
                </w:rPrChange>
              </w:rPr>
              <w:t>3.-Pasillo de consulta externa del centro de salud Jaihuayco.</w:t>
            </w:r>
          </w:p>
          <w:p w:rsidR="00D06F3D" w:rsidRPr="00C71A67" w:rsidRDefault="00D06F3D" w:rsidP="004A7BC7">
            <w:pPr>
              <w:spacing w:after="0"/>
              <w:rPr>
                <w:rFonts w:ascii="Arial" w:hAnsi="Arial" w:cs="Arial"/>
                <w:bCs/>
                <w:sz w:val="20"/>
                <w:szCs w:val="20"/>
                <w:rPrChange w:id="880"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1"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2"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3" w:author="Fundación Waal" w:date="2011-05-04T11:21:00Z">
                  <w:rPr>
                    <w:rFonts w:ascii="Arial" w:hAnsi="Arial" w:cs="Arial"/>
                    <w:b/>
                    <w:bCs/>
                    <w:sz w:val="20"/>
                    <w:szCs w:val="20"/>
                  </w:rPr>
                </w:rPrChange>
              </w:rPr>
            </w:pPr>
            <w:r w:rsidRPr="00C71A67">
              <w:rPr>
                <w:rFonts w:ascii="Arial" w:hAnsi="Arial" w:cs="Arial"/>
                <w:bCs/>
                <w:sz w:val="20"/>
                <w:szCs w:val="20"/>
                <w:rPrChange w:id="884" w:author="Fundación Waal" w:date="2011-05-04T11:21:00Z">
                  <w:rPr>
                    <w:rFonts w:ascii="Arial" w:hAnsi="Arial" w:cs="Arial"/>
                    <w:b/>
                    <w:bCs/>
                    <w:sz w:val="20"/>
                    <w:szCs w:val="20"/>
                  </w:rPr>
                </w:rPrChange>
              </w:rPr>
              <w:t>4.-Pasillo de espera del centro de salud Jaihuayco</w:t>
            </w:r>
          </w:p>
          <w:p w:rsidR="00D06F3D" w:rsidRPr="00C71A67" w:rsidRDefault="00D06F3D" w:rsidP="004A7BC7">
            <w:pPr>
              <w:spacing w:after="0"/>
              <w:rPr>
                <w:rFonts w:ascii="Arial" w:hAnsi="Arial" w:cs="Arial"/>
                <w:bCs/>
                <w:sz w:val="20"/>
                <w:szCs w:val="20"/>
                <w:rPrChange w:id="885"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6"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7"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8"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89"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0"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1"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2"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3"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4"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5" w:author="Fundación Waal" w:date="2011-05-04T11:21:00Z">
                  <w:rPr>
                    <w:rFonts w:ascii="Arial" w:hAnsi="Arial" w:cs="Arial"/>
                    <w:b/>
                    <w:bCs/>
                    <w:sz w:val="20"/>
                    <w:szCs w:val="20"/>
                  </w:rPr>
                </w:rPrChange>
              </w:rPr>
            </w:pPr>
          </w:p>
          <w:p w:rsidR="00D06F3D" w:rsidRPr="00C71A67" w:rsidRDefault="00D06F3D" w:rsidP="004A7BC7">
            <w:pPr>
              <w:spacing w:after="0"/>
              <w:rPr>
                <w:rFonts w:ascii="Arial" w:hAnsi="Arial" w:cs="Arial"/>
                <w:bCs/>
                <w:sz w:val="20"/>
                <w:szCs w:val="20"/>
                <w:rPrChange w:id="896" w:author="Fundación Waal" w:date="2011-05-04T11:21:00Z">
                  <w:rPr>
                    <w:rFonts w:ascii="Arial" w:hAnsi="Arial" w:cs="Arial"/>
                    <w:b/>
                    <w:bCs/>
                    <w:sz w:val="20"/>
                    <w:szCs w:val="20"/>
                  </w:rPr>
                </w:rPrChange>
              </w:rPr>
            </w:pPr>
          </w:p>
        </w:tc>
        <w:tc>
          <w:tcPr>
            <w:tcW w:w="0" w:type="auto"/>
          </w:tcPr>
          <w:p w:rsidR="00D06F3D" w:rsidRPr="00C71A67" w:rsidRDefault="00D06F3D" w:rsidP="004A7BC7">
            <w:pPr>
              <w:rPr>
                <w:rFonts w:ascii="Arial" w:hAnsi="Arial" w:cs="Arial"/>
                <w:bCs/>
                <w:sz w:val="20"/>
                <w:szCs w:val="20"/>
                <w:rPrChange w:id="897" w:author="Fundación Waal" w:date="2011-05-04T11:21:00Z">
                  <w:rPr>
                    <w:rFonts w:ascii="Arial" w:hAnsi="Arial" w:cs="Arial"/>
                    <w:b/>
                    <w:bCs/>
                    <w:sz w:val="20"/>
                    <w:szCs w:val="20"/>
                  </w:rPr>
                </w:rPrChange>
              </w:rPr>
            </w:pPr>
            <w:r w:rsidRPr="00C71A67">
              <w:rPr>
                <w:rFonts w:ascii="Arial" w:hAnsi="Arial" w:cs="Arial"/>
                <w:bCs/>
                <w:sz w:val="20"/>
                <w:szCs w:val="20"/>
                <w:rPrChange w:id="898" w:author="Fundación Waal" w:date="2011-05-04T11:21:00Z">
                  <w:rPr>
                    <w:rFonts w:ascii="Arial" w:hAnsi="Arial" w:cs="Arial"/>
                    <w:b/>
                    <w:bCs/>
                    <w:sz w:val="20"/>
                    <w:szCs w:val="20"/>
                  </w:rPr>
                </w:rPrChange>
              </w:rPr>
              <w:t xml:space="preserve">1.-  20 de enero 2011     </w:t>
            </w:r>
          </w:p>
          <w:p w:rsidR="00D06F3D" w:rsidRPr="00C71A67" w:rsidRDefault="00D06F3D" w:rsidP="004A7BC7">
            <w:pPr>
              <w:rPr>
                <w:rFonts w:ascii="Arial" w:hAnsi="Arial" w:cs="Arial"/>
                <w:bCs/>
                <w:sz w:val="20"/>
                <w:szCs w:val="20"/>
                <w:rPrChange w:id="899"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0"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1" w:author="Fundación Waal" w:date="2011-05-04T11:21:00Z">
                  <w:rPr>
                    <w:rFonts w:ascii="Arial" w:hAnsi="Arial" w:cs="Arial"/>
                    <w:b/>
                    <w:bCs/>
                    <w:sz w:val="20"/>
                    <w:szCs w:val="20"/>
                  </w:rPr>
                </w:rPrChange>
              </w:rPr>
            </w:pPr>
            <w:r w:rsidRPr="00C71A67">
              <w:rPr>
                <w:rFonts w:ascii="Arial" w:hAnsi="Arial" w:cs="Arial"/>
                <w:bCs/>
                <w:sz w:val="20"/>
                <w:szCs w:val="20"/>
                <w:rPrChange w:id="902" w:author="Fundación Waal" w:date="2011-05-04T11:21:00Z">
                  <w:rPr>
                    <w:rFonts w:ascii="Arial" w:hAnsi="Arial" w:cs="Arial"/>
                    <w:b/>
                    <w:bCs/>
                    <w:sz w:val="20"/>
                    <w:szCs w:val="20"/>
                  </w:rPr>
                </w:rPrChange>
              </w:rPr>
              <w:t>2.-  2,9,16,23 de febrero 2011</w:t>
            </w:r>
          </w:p>
          <w:p w:rsidR="00D06F3D" w:rsidRPr="00C71A67" w:rsidRDefault="00D06F3D" w:rsidP="004A7BC7">
            <w:pPr>
              <w:rPr>
                <w:rFonts w:ascii="Arial" w:hAnsi="Arial" w:cs="Arial"/>
                <w:bCs/>
                <w:sz w:val="20"/>
                <w:szCs w:val="20"/>
                <w:rPrChange w:id="903"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4"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5"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6" w:author="Fundación Waal" w:date="2011-05-04T11:21:00Z">
                  <w:rPr>
                    <w:rFonts w:ascii="Arial" w:hAnsi="Arial" w:cs="Arial"/>
                    <w:b/>
                    <w:bCs/>
                    <w:sz w:val="20"/>
                    <w:szCs w:val="20"/>
                  </w:rPr>
                </w:rPrChange>
              </w:rPr>
            </w:pPr>
            <w:r w:rsidRPr="00C71A67">
              <w:rPr>
                <w:rFonts w:ascii="Arial" w:hAnsi="Arial" w:cs="Arial"/>
                <w:bCs/>
                <w:sz w:val="20"/>
                <w:szCs w:val="20"/>
                <w:rPrChange w:id="907" w:author="Fundación Waal" w:date="2011-05-04T11:21:00Z">
                  <w:rPr>
                    <w:rFonts w:ascii="Arial" w:hAnsi="Arial" w:cs="Arial"/>
                    <w:b/>
                    <w:bCs/>
                    <w:sz w:val="20"/>
                    <w:szCs w:val="20"/>
                  </w:rPr>
                </w:rPrChange>
              </w:rPr>
              <w:t>3.- 10 de febrero 2011</w:t>
            </w:r>
          </w:p>
          <w:p w:rsidR="00D06F3D" w:rsidRPr="00C71A67" w:rsidRDefault="00D06F3D" w:rsidP="004A7BC7">
            <w:pPr>
              <w:rPr>
                <w:rFonts w:ascii="Arial" w:hAnsi="Arial" w:cs="Arial"/>
                <w:bCs/>
                <w:sz w:val="20"/>
                <w:szCs w:val="20"/>
                <w:rPrChange w:id="908"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09"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10" w:author="Fundación Waal" w:date="2011-05-04T11:21:00Z">
                  <w:rPr>
                    <w:rFonts w:ascii="Arial" w:hAnsi="Arial" w:cs="Arial"/>
                    <w:b/>
                    <w:bCs/>
                    <w:sz w:val="20"/>
                    <w:szCs w:val="20"/>
                  </w:rPr>
                </w:rPrChange>
              </w:rPr>
            </w:pPr>
          </w:p>
          <w:p w:rsidR="00D06F3D" w:rsidRPr="00C71A67" w:rsidRDefault="00D06F3D" w:rsidP="004A7BC7">
            <w:pPr>
              <w:rPr>
                <w:rFonts w:ascii="Arial" w:hAnsi="Arial" w:cs="Arial"/>
                <w:bCs/>
                <w:sz w:val="20"/>
                <w:szCs w:val="20"/>
                <w:rPrChange w:id="911" w:author="Fundación Waal" w:date="2011-05-04T11:21:00Z">
                  <w:rPr>
                    <w:rFonts w:ascii="Arial" w:hAnsi="Arial" w:cs="Arial"/>
                    <w:b/>
                    <w:bCs/>
                    <w:sz w:val="20"/>
                    <w:szCs w:val="20"/>
                  </w:rPr>
                </w:rPrChange>
              </w:rPr>
            </w:pPr>
          </w:p>
          <w:p w:rsidR="00D06F3D" w:rsidRPr="00C71A67" w:rsidRDefault="00D06F3D" w:rsidP="004A7BC7">
            <w:pPr>
              <w:ind w:left="60"/>
              <w:rPr>
                <w:rFonts w:ascii="Arial" w:hAnsi="Arial" w:cs="Arial"/>
                <w:bCs/>
                <w:sz w:val="20"/>
                <w:szCs w:val="20"/>
                <w:rPrChange w:id="912" w:author="Fundación Waal" w:date="2011-05-04T11:21:00Z">
                  <w:rPr>
                    <w:rFonts w:ascii="Arial" w:hAnsi="Arial" w:cs="Arial"/>
                    <w:b/>
                    <w:bCs/>
                    <w:sz w:val="20"/>
                    <w:szCs w:val="20"/>
                  </w:rPr>
                </w:rPrChange>
              </w:rPr>
            </w:pPr>
            <w:r w:rsidRPr="00C71A67">
              <w:rPr>
                <w:rFonts w:ascii="Arial" w:hAnsi="Arial" w:cs="Arial"/>
                <w:bCs/>
                <w:sz w:val="20"/>
                <w:szCs w:val="20"/>
                <w:rPrChange w:id="913" w:author="Fundación Waal" w:date="2011-05-04T11:21:00Z">
                  <w:rPr>
                    <w:rFonts w:ascii="Arial" w:hAnsi="Arial" w:cs="Arial"/>
                    <w:b/>
                    <w:bCs/>
                    <w:sz w:val="20"/>
                    <w:szCs w:val="20"/>
                  </w:rPr>
                </w:rPrChange>
              </w:rPr>
              <w:t xml:space="preserve">4.-  en fecha 3 de Enero y la segunda en fecha 28 de Febrero.    </w:t>
            </w:r>
          </w:p>
        </w:tc>
      </w:tr>
      <w:tr w:rsidR="00700F94" w:rsidRPr="00D05D3E">
        <w:trPr>
          <w:trHeight w:val="113"/>
          <w:jc w:val="center"/>
        </w:trPr>
        <w:tc>
          <w:tcPr>
            <w:tcW w:w="0" w:type="auto"/>
            <w:vMerge w:val="restart"/>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lastRenderedPageBreak/>
              <w:t>Responsables</w:t>
            </w:r>
          </w:p>
        </w:tc>
        <w:tc>
          <w:tcPr>
            <w:tcW w:w="0" w:type="auto"/>
            <w:gridSpan w:val="2"/>
            <w:vMerge w:val="restart"/>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Recursos</w:t>
            </w:r>
          </w:p>
        </w:tc>
        <w:tc>
          <w:tcPr>
            <w:tcW w:w="0" w:type="auto"/>
            <w:gridSpan w:val="2"/>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Indicadores</w:t>
            </w:r>
          </w:p>
        </w:tc>
        <w:tc>
          <w:tcPr>
            <w:tcW w:w="0" w:type="auto"/>
            <w:gridSpan w:val="2"/>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Evaluación</w:t>
            </w:r>
          </w:p>
        </w:tc>
      </w:tr>
      <w:tr w:rsidR="00700F94" w:rsidRPr="00D05D3E">
        <w:trPr>
          <w:trHeight w:val="112"/>
          <w:jc w:val="center"/>
        </w:trPr>
        <w:tc>
          <w:tcPr>
            <w:tcW w:w="0" w:type="auto"/>
            <w:vMerge/>
            <w:tcBorders>
              <w:bottom w:val="single" w:sz="4" w:space="0" w:color="auto"/>
            </w:tcBorders>
            <w:shd w:val="clear" w:color="auto" w:fill="999999"/>
            <w:vAlign w:val="center"/>
          </w:tcPr>
          <w:p w:rsidR="00D06F3D" w:rsidRPr="00D05D3E" w:rsidRDefault="00D06F3D" w:rsidP="004A7BC7">
            <w:pPr>
              <w:jc w:val="center"/>
              <w:rPr>
                <w:rFonts w:ascii="Arial" w:hAnsi="Arial" w:cs="Arial"/>
                <w:b/>
                <w:bCs/>
                <w:sz w:val="20"/>
                <w:szCs w:val="20"/>
              </w:rPr>
            </w:pPr>
          </w:p>
        </w:tc>
        <w:tc>
          <w:tcPr>
            <w:tcW w:w="0" w:type="auto"/>
            <w:gridSpan w:val="2"/>
            <w:vMerge/>
            <w:tcBorders>
              <w:bottom w:val="single" w:sz="4" w:space="0" w:color="auto"/>
            </w:tcBorders>
            <w:shd w:val="clear" w:color="auto" w:fill="999999"/>
            <w:vAlign w:val="center"/>
          </w:tcPr>
          <w:p w:rsidR="00D06F3D" w:rsidRPr="00D05D3E" w:rsidRDefault="00D06F3D" w:rsidP="004A7BC7">
            <w:pPr>
              <w:jc w:val="center"/>
              <w:rPr>
                <w:rFonts w:ascii="Arial" w:hAnsi="Arial" w:cs="Arial"/>
                <w:b/>
                <w:bCs/>
                <w:sz w:val="20"/>
                <w:szCs w:val="20"/>
              </w:rPr>
            </w:pP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Descripción</w:t>
            </w: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Verificación</w:t>
            </w: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 Cump. Actividad</w:t>
            </w:r>
          </w:p>
        </w:tc>
        <w:tc>
          <w:tcPr>
            <w:tcW w:w="0" w:type="auto"/>
            <w:tcBorders>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Observaciones</w:t>
            </w:r>
          </w:p>
        </w:tc>
      </w:tr>
      <w:tr w:rsidR="00700F94" w:rsidRPr="00D05D3E">
        <w:trPr>
          <w:trHeight w:val="112"/>
          <w:jc w:val="center"/>
        </w:trPr>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6</w:t>
            </w:r>
          </w:p>
        </w:tc>
        <w:tc>
          <w:tcPr>
            <w:tcW w:w="0" w:type="auto"/>
            <w:gridSpan w:val="2"/>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7</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8</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9</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10</w:t>
            </w:r>
          </w:p>
        </w:tc>
        <w:tc>
          <w:tcPr>
            <w:tcW w:w="0" w:type="auto"/>
            <w:tcBorders>
              <w:bottom w:val="single" w:sz="4" w:space="0" w:color="auto"/>
            </w:tcBorders>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11</w:t>
            </w:r>
          </w:p>
        </w:tc>
      </w:tr>
      <w:tr w:rsidR="00700F94" w:rsidRPr="00D05D3E">
        <w:trPr>
          <w:trHeight w:val="112"/>
          <w:jc w:val="center"/>
        </w:trPr>
        <w:tc>
          <w:tcPr>
            <w:tcW w:w="0" w:type="auto"/>
            <w:shd w:val="clear" w:color="auto" w:fill="auto"/>
            <w:vAlign w:val="center"/>
          </w:tcPr>
          <w:p w:rsidR="00D06F3D" w:rsidRPr="00D05D3E" w:rsidRDefault="00D06F3D" w:rsidP="004A7BC7">
            <w:pPr>
              <w:spacing w:line="360" w:lineRule="auto"/>
              <w:jc w:val="center"/>
              <w:rPr>
                <w:rFonts w:ascii="Arial" w:hAnsi="Arial" w:cs="Arial"/>
                <w:b/>
                <w:bCs/>
                <w:sz w:val="20"/>
                <w:szCs w:val="20"/>
              </w:rPr>
            </w:pPr>
          </w:p>
          <w:p w:rsidR="00D06F3D" w:rsidRPr="0037283B" w:rsidRDefault="00D06F3D" w:rsidP="004A7BC7">
            <w:pPr>
              <w:spacing w:line="360" w:lineRule="auto"/>
              <w:jc w:val="center"/>
              <w:rPr>
                <w:rFonts w:ascii="Arial" w:hAnsi="Arial" w:cs="Arial"/>
                <w:bCs/>
                <w:sz w:val="20"/>
                <w:szCs w:val="20"/>
                <w:rPrChange w:id="914" w:author="Fundación Waal" w:date="2011-05-04T11:22:00Z">
                  <w:rPr>
                    <w:rFonts w:ascii="Arial" w:hAnsi="Arial" w:cs="Arial"/>
                    <w:b/>
                    <w:bCs/>
                    <w:sz w:val="20"/>
                    <w:szCs w:val="20"/>
                  </w:rPr>
                </w:rPrChange>
              </w:rPr>
            </w:pPr>
            <w:r w:rsidRPr="0037283B">
              <w:rPr>
                <w:rFonts w:ascii="Arial" w:hAnsi="Arial" w:cs="Arial"/>
                <w:bCs/>
                <w:sz w:val="20"/>
                <w:szCs w:val="20"/>
                <w:rPrChange w:id="915" w:author="Fundación Waal" w:date="2011-05-04T11:22:00Z">
                  <w:rPr>
                    <w:rFonts w:ascii="Arial" w:hAnsi="Arial" w:cs="Arial"/>
                    <w:b/>
                    <w:bCs/>
                    <w:sz w:val="20"/>
                    <w:szCs w:val="20"/>
                  </w:rPr>
                </w:rPrChange>
              </w:rPr>
              <w:t>Expositores</w:t>
            </w:r>
          </w:p>
          <w:p w:rsidR="00D06F3D" w:rsidRPr="0037283B" w:rsidRDefault="00D06F3D" w:rsidP="004A7BC7">
            <w:pPr>
              <w:spacing w:line="360" w:lineRule="auto"/>
              <w:jc w:val="center"/>
              <w:rPr>
                <w:rFonts w:ascii="Arial" w:hAnsi="Arial" w:cs="Arial"/>
                <w:bCs/>
                <w:sz w:val="20"/>
                <w:szCs w:val="20"/>
                <w:rPrChange w:id="916" w:author="Fundación Waal" w:date="2011-05-04T11:22:00Z">
                  <w:rPr>
                    <w:rFonts w:ascii="Arial" w:hAnsi="Arial" w:cs="Arial"/>
                    <w:b/>
                    <w:bCs/>
                    <w:sz w:val="20"/>
                    <w:szCs w:val="20"/>
                  </w:rPr>
                </w:rPrChange>
              </w:rPr>
            </w:pPr>
            <w:r w:rsidRPr="0037283B">
              <w:rPr>
                <w:rFonts w:ascii="Arial" w:hAnsi="Arial" w:cs="Arial"/>
                <w:bCs/>
                <w:sz w:val="20"/>
                <w:szCs w:val="20"/>
                <w:rPrChange w:id="917" w:author="Fundación Waal" w:date="2011-05-04T11:22:00Z">
                  <w:rPr>
                    <w:rFonts w:ascii="Arial" w:hAnsi="Arial" w:cs="Arial"/>
                    <w:b/>
                    <w:bCs/>
                    <w:sz w:val="20"/>
                    <w:szCs w:val="20"/>
                  </w:rPr>
                </w:rPrChange>
              </w:rPr>
              <w:t xml:space="preserve">Exposición: Lic. Cecilia Rafael Ortiz </w:t>
            </w:r>
          </w:p>
          <w:p w:rsidR="00D06F3D" w:rsidRPr="0037283B" w:rsidRDefault="00D06F3D" w:rsidP="004A7BC7">
            <w:pPr>
              <w:spacing w:line="360" w:lineRule="auto"/>
              <w:jc w:val="center"/>
              <w:rPr>
                <w:rFonts w:ascii="Arial" w:hAnsi="Arial" w:cs="Arial"/>
                <w:bCs/>
                <w:sz w:val="20"/>
                <w:szCs w:val="20"/>
                <w:rPrChange w:id="918" w:author="Fundación Waal" w:date="2011-05-04T11:22:00Z">
                  <w:rPr>
                    <w:rFonts w:ascii="Arial" w:hAnsi="Arial" w:cs="Arial"/>
                    <w:b/>
                    <w:bCs/>
                    <w:sz w:val="20"/>
                    <w:szCs w:val="20"/>
                  </w:rPr>
                </w:rPrChange>
              </w:rPr>
            </w:pPr>
            <w:r w:rsidRPr="0037283B">
              <w:rPr>
                <w:rFonts w:ascii="Arial" w:hAnsi="Arial" w:cs="Arial"/>
                <w:bCs/>
                <w:sz w:val="20"/>
                <w:szCs w:val="20"/>
                <w:rPrChange w:id="919" w:author="Fundación Waal" w:date="2011-05-04T11:22:00Z">
                  <w:rPr>
                    <w:rFonts w:ascii="Arial" w:hAnsi="Arial" w:cs="Arial"/>
                    <w:b/>
                    <w:bCs/>
                    <w:sz w:val="20"/>
                    <w:szCs w:val="20"/>
                  </w:rPr>
                </w:rPrChange>
              </w:rPr>
              <w:t xml:space="preserve">Lista: Lic Lilian Zapata Claros   </w:t>
            </w:r>
          </w:p>
          <w:p w:rsidR="00D06F3D" w:rsidRPr="0037283B" w:rsidRDefault="00D06F3D" w:rsidP="004A7BC7">
            <w:pPr>
              <w:spacing w:line="360" w:lineRule="auto"/>
              <w:jc w:val="center"/>
              <w:rPr>
                <w:rFonts w:ascii="Arial" w:hAnsi="Arial" w:cs="Arial"/>
                <w:bCs/>
                <w:sz w:val="20"/>
                <w:szCs w:val="20"/>
                <w:rPrChange w:id="920" w:author="Fundación Waal" w:date="2011-05-04T11:22:00Z">
                  <w:rPr>
                    <w:rFonts w:ascii="Arial" w:hAnsi="Arial" w:cs="Arial"/>
                    <w:b/>
                    <w:bCs/>
                    <w:sz w:val="20"/>
                    <w:szCs w:val="20"/>
                  </w:rPr>
                </w:rPrChange>
              </w:rPr>
            </w:pPr>
            <w:r w:rsidRPr="0037283B">
              <w:rPr>
                <w:rFonts w:ascii="Arial" w:hAnsi="Arial" w:cs="Arial"/>
                <w:bCs/>
                <w:sz w:val="20"/>
                <w:szCs w:val="20"/>
                <w:rPrChange w:id="921" w:author="Fundación Waal" w:date="2011-05-04T11:22:00Z">
                  <w:rPr>
                    <w:rFonts w:ascii="Arial" w:hAnsi="Arial" w:cs="Arial"/>
                    <w:b/>
                    <w:bCs/>
                    <w:sz w:val="20"/>
                    <w:szCs w:val="20"/>
                  </w:rPr>
                </w:rPrChange>
              </w:rPr>
              <w:t>Fotos Lic. Cristhyan Jimenez Romero</w:t>
            </w:r>
          </w:p>
          <w:p w:rsidR="00D06F3D" w:rsidRPr="0037283B" w:rsidRDefault="00D06F3D" w:rsidP="004A7BC7">
            <w:pPr>
              <w:spacing w:line="360" w:lineRule="auto"/>
              <w:jc w:val="center"/>
              <w:rPr>
                <w:rFonts w:ascii="Arial" w:hAnsi="Arial" w:cs="Arial"/>
                <w:bCs/>
                <w:sz w:val="20"/>
                <w:szCs w:val="20"/>
                <w:rPrChange w:id="922"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26" w:author="Fundación Waal" w:date="2011-05-04T11:22:00Z">
                  <w:rPr>
                    <w:rFonts w:ascii="Arial" w:hAnsi="Arial" w:cs="Arial"/>
                    <w:b/>
                    <w:bCs/>
                    <w:sz w:val="20"/>
                    <w:szCs w:val="20"/>
                  </w:rPr>
                </w:rPrChange>
              </w:rPr>
            </w:pPr>
            <w:r w:rsidRPr="0037283B">
              <w:rPr>
                <w:rFonts w:ascii="Arial" w:hAnsi="Arial" w:cs="Arial"/>
                <w:bCs/>
                <w:sz w:val="20"/>
                <w:szCs w:val="20"/>
                <w:rPrChange w:id="927" w:author="Fundación Waal" w:date="2011-05-04T11:22:00Z">
                  <w:rPr>
                    <w:rFonts w:ascii="Arial" w:hAnsi="Arial" w:cs="Arial"/>
                    <w:b/>
                    <w:bCs/>
                    <w:sz w:val="20"/>
                    <w:szCs w:val="20"/>
                  </w:rPr>
                </w:rPrChange>
              </w:rPr>
              <w:t xml:space="preserve">Lista  </w:t>
            </w:r>
            <w:del w:id="928" w:author="Fundación Waal" w:date="2011-05-04T11:23:00Z">
              <w:r w:rsidRPr="0037283B" w:rsidDel="00D45E58">
                <w:rPr>
                  <w:rFonts w:ascii="Arial" w:hAnsi="Arial" w:cs="Arial"/>
                  <w:bCs/>
                  <w:sz w:val="20"/>
                  <w:szCs w:val="20"/>
                  <w:rPrChange w:id="929" w:author="Fundación Waal" w:date="2011-05-04T11:22:00Z">
                    <w:rPr>
                      <w:rFonts w:ascii="Arial" w:hAnsi="Arial" w:cs="Arial"/>
                      <w:b/>
                      <w:bCs/>
                      <w:sz w:val="20"/>
                      <w:szCs w:val="20"/>
                    </w:rPr>
                  </w:rPrChange>
                </w:rPr>
                <w:delText>l</w:delText>
              </w:r>
            </w:del>
            <w:ins w:id="930" w:author="Fundación Waal" w:date="2011-05-04T11:23:00Z">
              <w:r w:rsidR="00D45E58">
                <w:rPr>
                  <w:rFonts w:ascii="Arial" w:hAnsi="Arial" w:cs="Arial"/>
                  <w:bCs/>
                  <w:sz w:val="20"/>
                  <w:szCs w:val="20"/>
                </w:rPr>
                <w:t>L</w:t>
              </w:r>
            </w:ins>
            <w:r w:rsidRPr="0037283B">
              <w:rPr>
                <w:rFonts w:ascii="Arial" w:hAnsi="Arial" w:cs="Arial"/>
                <w:bCs/>
                <w:sz w:val="20"/>
                <w:szCs w:val="20"/>
                <w:rPrChange w:id="931" w:author="Fundación Waal" w:date="2011-05-04T11:22:00Z">
                  <w:rPr>
                    <w:rFonts w:ascii="Arial" w:hAnsi="Arial" w:cs="Arial"/>
                    <w:b/>
                    <w:bCs/>
                    <w:sz w:val="20"/>
                    <w:szCs w:val="20"/>
                  </w:rPr>
                </w:rPrChange>
              </w:rPr>
              <w:t>ic Cecilia R.</w:t>
            </w:r>
          </w:p>
          <w:p w:rsidR="00D06F3D" w:rsidRPr="0037283B" w:rsidRDefault="00D06F3D" w:rsidP="004A7BC7">
            <w:pPr>
              <w:spacing w:line="360" w:lineRule="auto"/>
              <w:jc w:val="center"/>
              <w:rPr>
                <w:rFonts w:ascii="Arial" w:hAnsi="Arial" w:cs="Arial"/>
                <w:bCs/>
                <w:sz w:val="20"/>
                <w:szCs w:val="20"/>
                <w:rPrChange w:id="932" w:author="Fundación Waal" w:date="2011-05-04T11:22:00Z">
                  <w:rPr>
                    <w:rFonts w:ascii="Arial" w:hAnsi="Arial" w:cs="Arial"/>
                    <w:b/>
                    <w:bCs/>
                    <w:sz w:val="20"/>
                    <w:szCs w:val="20"/>
                  </w:rPr>
                </w:rPrChange>
              </w:rPr>
            </w:pPr>
            <w:r w:rsidRPr="0037283B">
              <w:rPr>
                <w:rFonts w:ascii="Arial" w:hAnsi="Arial" w:cs="Arial"/>
                <w:bCs/>
                <w:sz w:val="20"/>
                <w:szCs w:val="20"/>
                <w:rPrChange w:id="933" w:author="Fundación Waal" w:date="2011-05-04T11:22:00Z">
                  <w:rPr>
                    <w:rFonts w:ascii="Arial" w:hAnsi="Arial" w:cs="Arial"/>
                    <w:b/>
                    <w:bCs/>
                    <w:sz w:val="20"/>
                    <w:szCs w:val="20"/>
                  </w:rPr>
                </w:rPrChange>
              </w:rPr>
              <w:t xml:space="preserve">Entrega </w:t>
            </w:r>
            <w:del w:id="934" w:author="Fundación Waal" w:date="2011-05-04T11:23:00Z">
              <w:r w:rsidRPr="0037283B" w:rsidDel="00D45E58">
                <w:rPr>
                  <w:rFonts w:ascii="Arial" w:hAnsi="Arial" w:cs="Arial"/>
                  <w:bCs/>
                  <w:sz w:val="20"/>
                  <w:szCs w:val="20"/>
                  <w:rPrChange w:id="935" w:author="Fundación Waal" w:date="2011-05-04T11:22:00Z">
                    <w:rPr>
                      <w:rFonts w:ascii="Arial" w:hAnsi="Arial" w:cs="Arial"/>
                      <w:b/>
                      <w:bCs/>
                      <w:sz w:val="20"/>
                      <w:szCs w:val="20"/>
                    </w:rPr>
                  </w:rPrChange>
                </w:rPr>
                <w:delText>l</w:delText>
              </w:r>
            </w:del>
            <w:ins w:id="936" w:author="Fundación Waal" w:date="2011-05-04T11:23:00Z">
              <w:r w:rsidR="00D45E58">
                <w:rPr>
                  <w:rFonts w:ascii="Arial" w:hAnsi="Arial" w:cs="Arial"/>
                  <w:bCs/>
                  <w:sz w:val="20"/>
                  <w:szCs w:val="20"/>
                </w:rPr>
                <w:t>L</w:t>
              </w:r>
            </w:ins>
            <w:r w:rsidRPr="0037283B">
              <w:rPr>
                <w:rFonts w:ascii="Arial" w:hAnsi="Arial" w:cs="Arial"/>
                <w:bCs/>
                <w:sz w:val="20"/>
                <w:szCs w:val="20"/>
                <w:rPrChange w:id="937" w:author="Fundación Waal" w:date="2011-05-04T11:22:00Z">
                  <w:rPr>
                    <w:rFonts w:ascii="Arial" w:hAnsi="Arial" w:cs="Arial"/>
                    <w:b/>
                    <w:bCs/>
                    <w:sz w:val="20"/>
                    <w:szCs w:val="20"/>
                  </w:rPr>
                </w:rPrChange>
              </w:rPr>
              <w:t>ic. Lilian Z.</w:t>
            </w:r>
          </w:p>
          <w:p w:rsidR="00D06F3D" w:rsidRPr="0037283B" w:rsidRDefault="00D06F3D" w:rsidP="004A7BC7">
            <w:pPr>
              <w:spacing w:line="360" w:lineRule="auto"/>
              <w:jc w:val="center"/>
              <w:rPr>
                <w:rFonts w:ascii="Arial" w:hAnsi="Arial" w:cs="Arial"/>
                <w:bCs/>
                <w:sz w:val="20"/>
                <w:szCs w:val="20"/>
                <w:rPrChange w:id="938"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39" w:author="Fundación Waal" w:date="2011-05-04T11:22:00Z">
                  <w:rPr>
                    <w:rFonts w:ascii="Arial" w:hAnsi="Arial" w:cs="Arial"/>
                    <w:b/>
                    <w:bCs/>
                    <w:sz w:val="20"/>
                    <w:szCs w:val="20"/>
                  </w:rPr>
                </w:rPrChange>
              </w:rPr>
            </w:pPr>
            <w:r w:rsidRPr="0037283B">
              <w:rPr>
                <w:rFonts w:ascii="Arial" w:hAnsi="Arial" w:cs="Arial"/>
                <w:bCs/>
                <w:sz w:val="20"/>
                <w:szCs w:val="20"/>
                <w:rPrChange w:id="940" w:author="Fundación Waal" w:date="2011-05-04T11:22:00Z">
                  <w:rPr>
                    <w:rFonts w:ascii="Arial" w:hAnsi="Arial" w:cs="Arial"/>
                    <w:b/>
                    <w:bCs/>
                    <w:sz w:val="20"/>
                    <w:szCs w:val="20"/>
                  </w:rPr>
                </w:rPrChange>
              </w:rPr>
              <w:t xml:space="preserve">Encargados de proyección de Dvd‘s </w:t>
            </w:r>
          </w:p>
          <w:p w:rsidR="00D06F3D" w:rsidRPr="0037283B" w:rsidRDefault="00D06F3D" w:rsidP="004A7BC7">
            <w:pPr>
              <w:spacing w:line="360" w:lineRule="auto"/>
              <w:jc w:val="center"/>
              <w:rPr>
                <w:rFonts w:ascii="Arial" w:hAnsi="Arial" w:cs="Arial"/>
                <w:bCs/>
                <w:sz w:val="20"/>
                <w:szCs w:val="20"/>
                <w:rPrChange w:id="941" w:author="Fundación Waal" w:date="2011-05-04T11:22:00Z">
                  <w:rPr>
                    <w:rFonts w:ascii="Arial" w:hAnsi="Arial" w:cs="Arial"/>
                    <w:b/>
                    <w:bCs/>
                    <w:sz w:val="20"/>
                    <w:szCs w:val="20"/>
                  </w:rPr>
                </w:rPrChange>
              </w:rPr>
            </w:pPr>
            <w:r w:rsidRPr="0037283B">
              <w:rPr>
                <w:rFonts w:ascii="Arial" w:hAnsi="Arial" w:cs="Arial"/>
                <w:bCs/>
                <w:sz w:val="20"/>
                <w:szCs w:val="20"/>
                <w:rPrChange w:id="942" w:author="Fundación Waal" w:date="2011-05-04T11:22:00Z">
                  <w:rPr>
                    <w:rFonts w:ascii="Arial" w:hAnsi="Arial" w:cs="Arial"/>
                    <w:b/>
                    <w:bCs/>
                    <w:sz w:val="20"/>
                    <w:szCs w:val="20"/>
                  </w:rPr>
                </w:rPrChange>
              </w:rPr>
              <w:t xml:space="preserve">Lic. Cecilia Rafael </w:t>
            </w:r>
          </w:p>
          <w:p w:rsidR="00D06F3D" w:rsidRPr="0037283B" w:rsidRDefault="00D06F3D" w:rsidP="004A7BC7">
            <w:pPr>
              <w:spacing w:line="360" w:lineRule="auto"/>
              <w:jc w:val="center"/>
              <w:rPr>
                <w:rFonts w:ascii="Arial" w:hAnsi="Arial" w:cs="Arial"/>
                <w:bCs/>
                <w:sz w:val="20"/>
                <w:szCs w:val="20"/>
                <w:rPrChange w:id="943" w:author="Fundación Waal" w:date="2011-05-04T11:22:00Z">
                  <w:rPr>
                    <w:rFonts w:ascii="Arial" w:hAnsi="Arial" w:cs="Arial"/>
                    <w:b/>
                    <w:bCs/>
                    <w:sz w:val="20"/>
                    <w:szCs w:val="20"/>
                  </w:rPr>
                </w:rPrChange>
              </w:rPr>
            </w:pPr>
            <w:r w:rsidRPr="0037283B">
              <w:rPr>
                <w:rFonts w:ascii="Arial" w:hAnsi="Arial" w:cs="Arial"/>
                <w:bCs/>
                <w:sz w:val="20"/>
                <w:szCs w:val="20"/>
                <w:rPrChange w:id="944" w:author="Fundación Waal" w:date="2011-05-04T11:22:00Z">
                  <w:rPr>
                    <w:rFonts w:ascii="Arial" w:hAnsi="Arial" w:cs="Arial"/>
                    <w:b/>
                    <w:bCs/>
                    <w:sz w:val="20"/>
                    <w:szCs w:val="20"/>
                  </w:rPr>
                </w:rPrChange>
              </w:rPr>
              <w:t xml:space="preserve">Lic. Lilian Zapata </w:t>
            </w:r>
          </w:p>
          <w:p w:rsidR="00D06F3D" w:rsidRPr="00D05D3E" w:rsidRDefault="00D06F3D" w:rsidP="004A7BC7">
            <w:pPr>
              <w:spacing w:line="360" w:lineRule="auto"/>
              <w:jc w:val="center"/>
              <w:rPr>
                <w:rFonts w:ascii="Arial" w:hAnsi="Arial" w:cs="Arial"/>
                <w:b/>
                <w:bCs/>
                <w:sz w:val="20"/>
                <w:szCs w:val="20"/>
              </w:rPr>
            </w:pPr>
            <w:r w:rsidRPr="0037283B">
              <w:rPr>
                <w:rFonts w:ascii="Arial" w:hAnsi="Arial" w:cs="Arial"/>
                <w:bCs/>
                <w:sz w:val="20"/>
                <w:szCs w:val="20"/>
                <w:rPrChange w:id="945" w:author="Fundación Waal" w:date="2011-05-04T11:22:00Z">
                  <w:rPr>
                    <w:rFonts w:ascii="Arial" w:hAnsi="Arial" w:cs="Arial"/>
                    <w:b/>
                    <w:bCs/>
                    <w:sz w:val="20"/>
                    <w:szCs w:val="20"/>
                  </w:rPr>
                </w:rPrChange>
              </w:rPr>
              <w:t>Lic. Cristhian Jimenez</w:t>
            </w:r>
          </w:p>
        </w:tc>
        <w:tc>
          <w:tcPr>
            <w:tcW w:w="0" w:type="auto"/>
            <w:gridSpan w:val="2"/>
            <w:shd w:val="clear" w:color="auto" w:fill="auto"/>
          </w:tcPr>
          <w:p w:rsidR="00D06F3D" w:rsidRPr="0037283B" w:rsidRDefault="00D06F3D" w:rsidP="004A7BC7">
            <w:pPr>
              <w:spacing w:line="360" w:lineRule="auto"/>
              <w:jc w:val="center"/>
              <w:rPr>
                <w:rFonts w:ascii="Arial" w:hAnsi="Arial" w:cs="Arial"/>
                <w:bCs/>
                <w:sz w:val="20"/>
                <w:szCs w:val="20"/>
                <w:rPrChange w:id="94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47" w:author="Fundación Waal" w:date="2011-05-04T11:22:00Z">
                  <w:rPr>
                    <w:rFonts w:ascii="Arial" w:hAnsi="Arial" w:cs="Arial"/>
                    <w:b/>
                    <w:bCs/>
                    <w:sz w:val="20"/>
                    <w:szCs w:val="20"/>
                  </w:rPr>
                </w:rPrChange>
              </w:rPr>
            </w:pPr>
            <w:r w:rsidRPr="0037283B">
              <w:rPr>
                <w:rFonts w:ascii="Arial" w:hAnsi="Arial" w:cs="Arial"/>
                <w:bCs/>
                <w:sz w:val="20"/>
                <w:szCs w:val="20"/>
                <w:rPrChange w:id="948" w:author="Fundación Waal" w:date="2011-05-04T11:22:00Z">
                  <w:rPr>
                    <w:rFonts w:ascii="Arial" w:hAnsi="Arial" w:cs="Arial"/>
                    <w:b/>
                    <w:bCs/>
                    <w:sz w:val="20"/>
                    <w:szCs w:val="20"/>
                  </w:rPr>
                </w:rPrChange>
              </w:rPr>
              <w:t>1.-Pliegos de hojas bond, sabana.</w:t>
            </w:r>
          </w:p>
          <w:p w:rsidR="00D06F3D" w:rsidRPr="0037283B" w:rsidRDefault="00D06F3D" w:rsidP="004A7BC7">
            <w:pPr>
              <w:spacing w:line="360" w:lineRule="auto"/>
              <w:jc w:val="center"/>
              <w:rPr>
                <w:rFonts w:ascii="Arial" w:hAnsi="Arial" w:cs="Arial"/>
                <w:bCs/>
                <w:sz w:val="20"/>
                <w:szCs w:val="20"/>
                <w:rPrChange w:id="949" w:author="Fundación Waal" w:date="2011-05-04T11:22:00Z">
                  <w:rPr>
                    <w:rFonts w:ascii="Arial" w:hAnsi="Arial" w:cs="Arial"/>
                    <w:b/>
                    <w:bCs/>
                    <w:sz w:val="20"/>
                    <w:szCs w:val="20"/>
                  </w:rPr>
                </w:rPrChange>
              </w:rPr>
            </w:pPr>
            <w:r w:rsidRPr="0037283B">
              <w:rPr>
                <w:rFonts w:ascii="Arial" w:hAnsi="Arial" w:cs="Arial"/>
                <w:bCs/>
                <w:sz w:val="20"/>
                <w:szCs w:val="20"/>
                <w:rPrChange w:id="950" w:author="Fundación Waal" w:date="2011-05-04T11:22:00Z">
                  <w:rPr>
                    <w:rFonts w:ascii="Arial" w:hAnsi="Arial" w:cs="Arial"/>
                    <w:b/>
                    <w:bCs/>
                    <w:sz w:val="20"/>
                    <w:szCs w:val="20"/>
                  </w:rPr>
                </w:rPrChange>
              </w:rPr>
              <w:t>a.-Papel bond oficio</w:t>
            </w:r>
          </w:p>
          <w:p w:rsidR="00D06F3D" w:rsidRPr="0037283B" w:rsidRDefault="00D06F3D" w:rsidP="004A7BC7">
            <w:pPr>
              <w:spacing w:line="360" w:lineRule="auto"/>
              <w:jc w:val="center"/>
              <w:rPr>
                <w:rFonts w:ascii="Arial" w:hAnsi="Arial" w:cs="Arial"/>
                <w:bCs/>
                <w:sz w:val="20"/>
                <w:szCs w:val="20"/>
                <w:rPrChange w:id="951" w:author="Fundación Waal" w:date="2011-05-04T11:22:00Z">
                  <w:rPr>
                    <w:rFonts w:ascii="Arial" w:hAnsi="Arial" w:cs="Arial"/>
                    <w:b/>
                    <w:bCs/>
                    <w:sz w:val="20"/>
                    <w:szCs w:val="20"/>
                  </w:rPr>
                </w:rPrChange>
              </w:rPr>
            </w:pPr>
            <w:r w:rsidRPr="0037283B">
              <w:rPr>
                <w:rFonts w:ascii="Arial" w:hAnsi="Arial" w:cs="Arial"/>
                <w:bCs/>
                <w:sz w:val="20"/>
                <w:szCs w:val="20"/>
                <w:rPrChange w:id="952" w:author="Fundación Waal" w:date="2011-05-04T11:22:00Z">
                  <w:rPr>
                    <w:rFonts w:ascii="Arial" w:hAnsi="Arial" w:cs="Arial"/>
                    <w:b/>
                    <w:bCs/>
                    <w:sz w:val="20"/>
                    <w:szCs w:val="20"/>
                  </w:rPr>
                </w:rPrChange>
              </w:rPr>
              <w:t>Marcadores</w:t>
            </w:r>
          </w:p>
          <w:p w:rsidR="00D06F3D" w:rsidRPr="0037283B" w:rsidRDefault="00D06F3D" w:rsidP="004A7BC7">
            <w:pPr>
              <w:spacing w:line="360" w:lineRule="auto"/>
              <w:jc w:val="center"/>
              <w:rPr>
                <w:rFonts w:ascii="Arial" w:hAnsi="Arial" w:cs="Arial"/>
                <w:bCs/>
                <w:sz w:val="20"/>
                <w:szCs w:val="20"/>
                <w:rPrChange w:id="953" w:author="Fundación Waal" w:date="2011-05-04T11:22:00Z">
                  <w:rPr>
                    <w:rFonts w:ascii="Arial" w:hAnsi="Arial" w:cs="Arial"/>
                    <w:b/>
                    <w:bCs/>
                    <w:sz w:val="20"/>
                    <w:szCs w:val="20"/>
                  </w:rPr>
                </w:rPrChange>
              </w:rPr>
            </w:pPr>
            <w:r w:rsidRPr="0037283B">
              <w:rPr>
                <w:rFonts w:ascii="Arial" w:hAnsi="Arial" w:cs="Arial"/>
                <w:bCs/>
                <w:sz w:val="20"/>
                <w:szCs w:val="20"/>
                <w:rPrChange w:id="954" w:author="Fundación Waal" w:date="2011-05-04T11:22:00Z">
                  <w:rPr>
                    <w:rFonts w:ascii="Arial" w:hAnsi="Arial" w:cs="Arial"/>
                    <w:b/>
                    <w:bCs/>
                    <w:sz w:val="20"/>
                    <w:szCs w:val="20"/>
                  </w:rPr>
                </w:rPrChange>
              </w:rPr>
              <w:t>Reglas</w:t>
            </w:r>
          </w:p>
          <w:p w:rsidR="00D06F3D" w:rsidRPr="0037283B" w:rsidRDefault="00D06F3D" w:rsidP="004A7BC7">
            <w:pPr>
              <w:spacing w:line="360" w:lineRule="auto"/>
              <w:jc w:val="center"/>
              <w:rPr>
                <w:rFonts w:ascii="Arial" w:hAnsi="Arial" w:cs="Arial"/>
                <w:bCs/>
                <w:sz w:val="20"/>
                <w:szCs w:val="20"/>
                <w:rPrChange w:id="955" w:author="Fundación Waal" w:date="2011-05-04T11:22:00Z">
                  <w:rPr>
                    <w:rFonts w:ascii="Arial" w:hAnsi="Arial" w:cs="Arial"/>
                    <w:b/>
                    <w:bCs/>
                    <w:sz w:val="20"/>
                    <w:szCs w:val="20"/>
                  </w:rPr>
                </w:rPrChange>
              </w:rPr>
            </w:pPr>
            <w:r w:rsidRPr="0037283B">
              <w:rPr>
                <w:rFonts w:ascii="Arial" w:hAnsi="Arial" w:cs="Arial"/>
                <w:bCs/>
                <w:sz w:val="20"/>
                <w:szCs w:val="20"/>
                <w:rPrChange w:id="956" w:author="Fundación Waal" w:date="2011-05-04T11:22:00Z">
                  <w:rPr>
                    <w:rFonts w:ascii="Arial" w:hAnsi="Arial" w:cs="Arial"/>
                    <w:b/>
                    <w:bCs/>
                    <w:sz w:val="20"/>
                    <w:szCs w:val="20"/>
                  </w:rPr>
                </w:rPrChange>
              </w:rPr>
              <w:t>Colores</w:t>
            </w:r>
          </w:p>
          <w:p w:rsidR="00D06F3D" w:rsidRPr="0037283B" w:rsidRDefault="00D06F3D" w:rsidP="004A7BC7">
            <w:pPr>
              <w:spacing w:line="360" w:lineRule="auto"/>
              <w:jc w:val="center"/>
              <w:rPr>
                <w:rFonts w:ascii="Arial" w:hAnsi="Arial" w:cs="Arial"/>
                <w:bCs/>
                <w:sz w:val="20"/>
                <w:szCs w:val="20"/>
                <w:rPrChange w:id="957" w:author="Fundación Waal" w:date="2011-05-04T11:22:00Z">
                  <w:rPr>
                    <w:rFonts w:ascii="Arial" w:hAnsi="Arial" w:cs="Arial"/>
                    <w:b/>
                    <w:bCs/>
                    <w:sz w:val="20"/>
                    <w:szCs w:val="20"/>
                  </w:rPr>
                </w:rPrChange>
              </w:rPr>
            </w:pPr>
            <w:r w:rsidRPr="0037283B">
              <w:rPr>
                <w:rFonts w:ascii="Arial" w:hAnsi="Arial" w:cs="Arial"/>
                <w:bCs/>
                <w:sz w:val="20"/>
                <w:szCs w:val="20"/>
                <w:rPrChange w:id="958" w:author="Fundación Waal" w:date="2011-05-04T11:22:00Z">
                  <w:rPr>
                    <w:rFonts w:ascii="Arial" w:hAnsi="Arial" w:cs="Arial"/>
                    <w:b/>
                    <w:bCs/>
                    <w:sz w:val="20"/>
                    <w:szCs w:val="20"/>
                  </w:rPr>
                </w:rPrChange>
              </w:rPr>
              <w:t xml:space="preserve">Lapiceros </w:t>
            </w:r>
          </w:p>
          <w:p w:rsidR="00D06F3D" w:rsidRPr="0037283B" w:rsidRDefault="00D06F3D" w:rsidP="004A7BC7">
            <w:pPr>
              <w:spacing w:line="360" w:lineRule="auto"/>
              <w:jc w:val="center"/>
              <w:rPr>
                <w:rFonts w:ascii="Arial" w:hAnsi="Arial" w:cs="Arial"/>
                <w:bCs/>
                <w:sz w:val="20"/>
                <w:szCs w:val="20"/>
                <w:rPrChange w:id="959" w:author="Fundación Waal" w:date="2011-05-04T11:22:00Z">
                  <w:rPr>
                    <w:rFonts w:ascii="Arial" w:hAnsi="Arial" w:cs="Arial"/>
                    <w:b/>
                    <w:bCs/>
                    <w:sz w:val="20"/>
                    <w:szCs w:val="20"/>
                  </w:rPr>
                </w:rPrChange>
              </w:rPr>
            </w:pPr>
            <w:r w:rsidRPr="0037283B">
              <w:rPr>
                <w:rFonts w:ascii="Arial" w:hAnsi="Arial" w:cs="Arial"/>
                <w:bCs/>
                <w:sz w:val="20"/>
                <w:szCs w:val="20"/>
                <w:rPrChange w:id="960" w:author="Fundación Waal" w:date="2011-05-04T11:22:00Z">
                  <w:rPr>
                    <w:rFonts w:ascii="Arial" w:hAnsi="Arial" w:cs="Arial"/>
                    <w:b/>
                    <w:bCs/>
                    <w:sz w:val="20"/>
                    <w:szCs w:val="20"/>
                  </w:rPr>
                </w:rPrChange>
              </w:rPr>
              <w:t>Lápices</w:t>
            </w:r>
          </w:p>
          <w:p w:rsidR="00D06F3D" w:rsidRPr="0037283B" w:rsidRDefault="00D06F3D" w:rsidP="004A7BC7">
            <w:pPr>
              <w:spacing w:line="360" w:lineRule="auto"/>
              <w:jc w:val="center"/>
              <w:rPr>
                <w:rFonts w:ascii="Arial" w:hAnsi="Arial" w:cs="Arial"/>
                <w:bCs/>
                <w:sz w:val="20"/>
                <w:szCs w:val="20"/>
                <w:rPrChange w:id="961" w:author="Fundación Waal" w:date="2011-05-04T11:22:00Z">
                  <w:rPr>
                    <w:rFonts w:ascii="Arial" w:hAnsi="Arial" w:cs="Arial"/>
                    <w:b/>
                    <w:bCs/>
                    <w:sz w:val="20"/>
                    <w:szCs w:val="20"/>
                  </w:rPr>
                </w:rPrChange>
              </w:rPr>
            </w:pPr>
            <w:r w:rsidRPr="0037283B">
              <w:rPr>
                <w:rFonts w:ascii="Arial" w:hAnsi="Arial" w:cs="Arial"/>
                <w:bCs/>
                <w:sz w:val="20"/>
                <w:szCs w:val="20"/>
                <w:rPrChange w:id="962" w:author="Fundación Waal" w:date="2011-05-04T11:22:00Z">
                  <w:rPr>
                    <w:rFonts w:ascii="Arial" w:hAnsi="Arial" w:cs="Arial"/>
                    <w:b/>
                    <w:bCs/>
                    <w:sz w:val="20"/>
                    <w:szCs w:val="20"/>
                  </w:rPr>
                </w:rPrChange>
              </w:rPr>
              <w:t xml:space="preserve">2.-Tinta </w:t>
            </w:r>
          </w:p>
          <w:p w:rsidR="00D06F3D" w:rsidRPr="0037283B" w:rsidRDefault="00D06F3D" w:rsidP="004A7BC7">
            <w:pPr>
              <w:spacing w:line="360" w:lineRule="auto"/>
              <w:jc w:val="center"/>
              <w:rPr>
                <w:rFonts w:ascii="Arial" w:hAnsi="Arial" w:cs="Arial"/>
                <w:bCs/>
                <w:sz w:val="20"/>
                <w:szCs w:val="20"/>
                <w:rPrChange w:id="963" w:author="Fundación Waal" w:date="2011-05-04T11:22:00Z">
                  <w:rPr>
                    <w:rFonts w:ascii="Arial" w:hAnsi="Arial" w:cs="Arial"/>
                    <w:b/>
                    <w:bCs/>
                    <w:sz w:val="20"/>
                    <w:szCs w:val="20"/>
                  </w:rPr>
                </w:rPrChange>
              </w:rPr>
            </w:pPr>
            <w:r w:rsidRPr="0037283B">
              <w:rPr>
                <w:rFonts w:ascii="Arial" w:hAnsi="Arial" w:cs="Arial"/>
                <w:bCs/>
                <w:sz w:val="20"/>
                <w:szCs w:val="20"/>
                <w:rPrChange w:id="964" w:author="Fundación Waal" w:date="2011-05-04T11:22:00Z">
                  <w:rPr>
                    <w:rFonts w:ascii="Arial" w:hAnsi="Arial" w:cs="Arial"/>
                    <w:b/>
                    <w:bCs/>
                    <w:sz w:val="20"/>
                    <w:szCs w:val="20"/>
                  </w:rPr>
                </w:rPrChange>
              </w:rPr>
              <w:t>Computadora</w:t>
            </w:r>
          </w:p>
          <w:p w:rsidR="00D06F3D" w:rsidRPr="0037283B" w:rsidRDefault="00D06F3D" w:rsidP="004A7BC7">
            <w:pPr>
              <w:spacing w:line="360" w:lineRule="auto"/>
              <w:jc w:val="center"/>
              <w:rPr>
                <w:rFonts w:ascii="Arial" w:hAnsi="Arial" w:cs="Arial"/>
                <w:bCs/>
                <w:sz w:val="20"/>
                <w:szCs w:val="20"/>
                <w:rPrChange w:id="965" w:author="Fundación Waal" w:date="2011-05-04T11:22:00Z">
                  <w:rPr>
                    <w:rFonts w:ascii="Arial" w:hAnsi="Arial" w:cs="Arial"/>
                    <w:b/>
                    <w:bCs/>
                    <w:sz w:val="20"/>
                    <w:szCs w:val="20"/>
                  </w:rPr>
                </w:rPrChange>
              </w:rPr>
            </w:pPr>
            <w:r w:rsidRPr="0037283B">
              <w:rPr>
                <w:rFonts w:ascii="Arial" w:hAnsi="Arial" w:cs="Arial"/>
                <w:bCs/>
                <w:sz w:val="20"/>
                <w:szCs w:val="20"/>
                <w:rPrChange w:id="966" w:author="Fundación Waal" w:date="2011-05-04T11:22:00Z">
                  <w:rPr>
                    <w:rFonts w:ascii="Arial" w:hAnsi="Arial" w:cs="Arial"/>
                    <w:b/>
                    <w:bCs/>
                    <w:sz w:val="20"/>
                    <w:szCs w:val="20"/>
                  </w:rPr>
                </w:rPrChange>
              </w:rPr>
              <w:t>Impresora</w:t>
            </w:r>
          </w:p>
          <w:p w:rsidR="00D06F3D" w:rsidRPr="0037283B" w:rsidRDefault="00D06F3D" w:rsidP="004A7BC7">
            <w:pPr>
              <w:spacing w:line="360" w:lineRule="auto"/>
              <w:jc w:val="center"/>
              <w:rPr>
                <w:rFonts w:ascii="Arial" w:hAnsi="Arial" w:cs="Arial"/>
                <w:bCs/>
                <w:sz w:val="20"/>
                <w:szCs w:val="20"/>
                <w:rPrChange w:id="967" w:author="Fundación Waal" w:date="2011-05-04T11:22:00Z">
                  <w:rPr>
                    <w:rFonts w:ascii="Arial" w:hAnsi="Arial" w:cs="Arial"/>
                    <w:b/>
                    <w:bCs/>
                    <w:sz w:val="20"/>
                    <w:szCs w:val="20"/>
                  </w:rPr>
                </w:rPrChange>
              </w:rPr>
            </w:pPr>
          </w:p>
          <w:p w:rsidR="00D06F3D" w:rsidRPr="0037283B" w:rsidRDefault="00D06F3D" w:rsidP="00D06F3D">
            <w:pPr>
              <w:numPr>
                <w:ilvl w:val="0"/>
                <w:numId w:val="14"/>
              </w:numPr>
              <w:spacing w:line="360" w:lineRule="auto"/>
              <w:rPr>
                <w:rFonts w:ascii="Arial" w:hAnsi="Arial" w:cs="Arial"/>
                <w:bCs/>
                <w:sz w:val="20"/>
                <w:szCs w:val="20"/>
                <w:rPrChange w:id="968" w:author="Fundación Waal" w:date="2011-05-04T11:22:00Z">
                  <w:rPr>
                    <w:rFonts w:ascii="Arial" w:hAnsi="Arial" w:cs="Arial"/>
                    <w:b/>
                    <w:bCs/>
                    <w:sz w:val="20"/>
                    <w:szCs w:val="20"/>
                  </w:rPr>
                </w:rPrChange>
              </w:rPr>
            </w:pPr>
            <w:r w:rsidRPr="0037283B">
              <w:rPr>
                <w:rFonts w:ascii="Arial" w:hAnsi="Arial" w:cs="Arial"/>
                <w:bCs/>
                <w:sz w:val="20"/>
                <w:szCs w:val="20"/>
                <w:rPrChange w:id="969" w:author="Fundación Waal" w:date="2011-05-04T11:22:00Z">
                  <w:rPr>
                    <w:rFonts w:ascii="Arial" w:hAnsi="Arial" w:cs="Arial"/>
                    <w:b/>
                    <w:bCs/>
                    <w:sz w:val="20"/>
                    <w:szCs w:val="20"/>
                  </w:rPr>
                </w:rPrChange>
              </w:rPr>
              <w:t>Dvd‘s con temática de una adecuada alimentación durante el embarazo</w:t>
            </w:r>
          </w:p>
        </w:tc>
        <w:tc>
          <w:tcPr>
            <w:tcW w:w="0" w:type="auto"/>
            <w:shd w:val="clear" w:color="auto" w:fill="auto"/>
          </w:tcPr>
          <w:p w:rsidR="00D06F3D" w:rsidRDefault="00D06F3D" w:rsidP="004A7BC7">
            <w:pPr>
              <w:spacing w:line="360" w:lineRule="auto"/>
              <w:jc w:val="center"/>
              <w:rPr>
                <w:ins w:id="970" w:author="Valued Acer Customer" w:date="2011-05-04T12:35:00Z"/>
                <w:rFonts w:ascii="Arial" w:hAnsi="Arial" w:cs="Arial"/>
                <w:bCs/>
                <w:sz w:val="20"/>
                <w:szCs w:val="20"/>
              </w:rPr>
            </w:pPr>
          </w:p>
          <w:p w:rsidR="00700F94" w:rsidRPr="0037283B" w:rsidRDefault="00700F94" w:rsidP="004A7BC7">
            <w:pPr>
              <w:spacing w:line="360" w:lineRule="auto"/>
              <w:jc w:val="center"/>
              <w:rPr>
                <w:rFonts w:ascii="Arial" w:hAnsi="Arial" w:cs="Arial"/>
                <w:bCs/>
                <w:sz w:val="20"/>
                <w:szCs w:val="20"/>
                <w:rPrChange w:id="971" w:author="Fundación Waal" w:date="2011-05-04T11:22:00Z">
                  <w:rPr>
                    <w:rFonts w:ascii="Arial" w:hAnsi="Arial" w:cs="Arial"/>
                    <w:b/>
                    <w:bCs/>
                    <w:sz w:val="20"/>
                    <w:szCs w:val="20"/>
                  </w:rPr>
                </w:rPrChange>
              </w:rPr>
            </w:pPr>
            <w:ins w:id="972" w:author="Valued Acer Customer" w:date="2011-05-04T12:35:00Z">
              <w:r>
                <w:rPr>
                  <w:rFonts w:ascii="Arial" w:hAnsi="Arial" w:cs="Arial"/>
                  <w:bCs/>
                  <w:sz w:val="20"/>
                  <w:szCs w:val="20"/>
                </w:rPr>
                <w:t>1. Cuántos materiales se van a elaborar???</w:t>
              </w:r>
            </w:ins>
          </w:p>
          <w:p w:rsidR="00D06F3D" w:rsidRPr="0037283B" w:rsidRDefault="00D06F3D" w:rsidP="004A7BC7">
            <w:pPr>
              <w:spacing w:line="360" w:lineRule="auto"/>
              <w:jc w:val="center"/>
              <w:rPr>
                <w:rFonts w:ascii="Arial" w:hAnsi="Arial" w:cs="Arial"/>
                <w:bCs/>
                <w:sz w:val="20"/>
                <w:szCs w:val="20"/>
                <w:rPrChange w:id="973" w:author="Fundación Waal" w:date="2011-05-04T11:22:00Z">
                  <w:rPr>
                    <w:rFonts w:ascii="Arial" w:hAnsi="Arial" w:cs="Arial"/>
                    <w:b/>
                    <w:bCs/>
                    <w:sz w:val="20"/>
                    <w:szCs w:val="20"/>
                  </w:rPr>
                </w:rPrChange>
              </w:rPr>
            </w:pPr>
            <w:r w:rsidRPr="0037283B">
              <w:rPr>
                <w:rFonts w:ascii="Arial" w:hAnsi="Arial" w:cs="Arial"/>
                <w:bCs/>
                <w:sz w:val="20"/>
                <w:szCs w:val="20"/>
                <w:rPrChange w:id="974" w:author="Fundación Waal" w:date="2011-05-04T11:22:00Z">
                  <w:rPr>
                    <w:rFonts w:ascii="Arial" w:hAnsi="Arial" w:cs="Arial"/>
                    <w:b/>
                    <w:bCs/>
                    <w:sz w:val="20"/>
                    <w:szCs w:val="20"/>
                  </w:rPr>
                </w:rPrChange>
              </w:rPr>
              <w:t>1.-</w:t>
            </w:r>
            <w:del w:id="975" w:author="Valued Acer Customer" w:date="2011-05-04T12:40:00Z">
              <w:r w:rsidRPr="0037283B" w:rsidDel="00700F94">
                <w:rPr>
                  <w:rFonts w:ascii="Arial" w:hAnsi="Arial" w:cs="Arial"/>
                  <w:bCs/>
                  <w:sz w:val="20"/>
                  <w:szCs w:val="20"/>
                  <w:rPrChange w:id="976" w:author="Fundación Waal" w:date="2011-05-04T11:22:00Z">
                    <w:rPr>
                      <w:rFonts w:ascii="Arial" w:hAnsi="Arial" w:cs="Arial"/>
                      <w:b/>
                      <w:bCs/>
                      <w:sz w:val="20"/>
                      <w:szCs w:val="20"/>
                    </w:rPr>
                  </w:rPrChange>
                </w:rPr>
                <w:delText xml:space="preserve">Se </w:delText>
              </w:r>
              <w:commentRangeStart w:id="977"/>
              <w:r w:rsidRPr="0037283B" w:rsidDel="00700F94">
                <w:rPr>
                  <w:rFonts w:ascii="Arial" w:hAnsi="Arial" w:cs="Arial"/>
                  <w:bCs/>
                  <w:sz w:val="20"/>
                  <w:szCs w:val="20"/>
                  <w:rPrChange w:id="978" w:author="Fundación Waal" w:date="2011-05-04T11:22:00Z">
                    <w:rPr>
                      <w:rFonts w:ascii="Arial" w:hAnsi="Arial" w:cs="Arial"/>
                      <w:b/>
                      <w:bCs/>
                      <w:sz w:val="20"/>
                      <w:szCs w:val="20"/>
                    </w:rPr>
                  </w:rPrChange>
                </w:rPr>
                <w:delText>realizaron las</w:delText>
              </w:r>
            </w:del>
            <w:ins w:id="979" w:author="Valued Acer Customer" w:date="2011-05-04T12:40:00Z">
              <w:r w:rsidR="00700F94">
                <w:rPr>
                  <w:rFonts w:ascii="Arial" w:hAnsi="Arial" w:cs="Arial"/>
                  <w:bCs/>
                  <w:sz w:val="20"/>
                  <w:szCs w:val="20"/>
                </w:rPr>
                <w:t>6</w:t>
              </w:r>
            </w:ins>
            <w:r w:rsidRPr="0037283B">
              <w:rPr>
                <w:rFonts w:ascii="Arial" w:hAnsi="Arial" w:cs="Arial"/>
                <w:bCs/>
                <w:sz w:val="20"/>
                <w:szCs w:val="20"/>
                <w:rPrChange w:id="980" w:author="Fundación Waal" w:date="2011-05-04T11:22:00Z">
                  <w:rPr>
                    <w:rFonts w:ascii="Arial" w:hAnsi="Arial" w:cs="Arial"/>
                    <w:b/>
                    <w:bCs/>
                    <w:sz w:val="20"/>
                    <w:szCs w:val="20"/>
                  </w:rPr>
                </w:rPrChange>
              </w:rPr>
              <w:t xml:space="preserve"> charlas </w:t>
            </w:r>
            <w:del w:id="981" w:author="Valued Acer Customer" w:date="2011-05-04T12:41:00Z">
              <w:r w:rsidRPr="0037283B" w:rsidDel="00700F94">
                <w:rPr>
                  <w:rFonts w:ascii="Arial" w:hAnsi="Arial" w:cs="Arial"/>
                  <w:bCs/>
                  <w:sz w:val="20"/>
                  <w:szCs w:val="20"/>
                  <w:rPrChange w:id="982" w:author="Fundación Waal" w:date="2011-05-04T11:22:00Z">
                    <w:rPr>
                      <w:rFonts w:ascii="Arial" w:hAnsi="Arial" w:cs="Arial"/>
                      <w:b/>
                      <w:bCs/>
                      <w:sz w:val="20"/>
                      <w:szCs w:val="20"/>
                    </w:rPr>
                  </w:rPrChange>
                </w:rPr>
                <w:delText xml:space="preserve">en </w:delText>
              </w:r>
            </w:del>
            <w:del w:id="983" w:author="Valued Acer Customer" w:date="2011-05-04T12:40:00Z">
              <w:r w:rsidRPr="0037283B" w:rsidDel="00700F94">
                <w:rPr>
                  <w:rFonts w:ascii="Arial" w:hAnsi="Arial" w:cs="Arial"/>
                  <w:bCs/>
                  <w:sz w:val="20"/>
                  <w:szCs w:val="20"/>
                  <w:rPrChange w:id="984" w:author="Fundación Waal" w:date="2011-05-04T11:22:00Z">
                    <w:rPr>
                      <w:rFonts w:ascii="Arial" w:hAnsi="Arial" w:cs="Arial"/>
                      <w:b/>
                      <w:bCs/>
                      <w:sz w:val="20"/>
                      <w:szCs w:val="20"/>
                    </w:rPr>
                  </w:rPrChange>
                </w:rPr>
                <w:delText xml:space="preserve">seis oportunidades </w:delText>
              </w:r>
            </w:del>
            <w:r w:rsidRPr="0037283B">
              <w:rPr>
                <w:rFonts w:ascii="Arial" w:hAnsi="Arial" w:cs="Arial"/>
                <w:bCs/>
                <w:sz w:val="20"/>
                <w:szCs w:val="20"/>
                <w:rPrChange w:id="985" w:author="Fundación Waal" w:date="2011-05-04T11:22:00Z">
                  <w:rPr>
                    <w:rFonts w:ascii="Arial" w:hAnsi="Arial" w:cs="Arial"/>
                    <w:b/>
                    <w:bCs/>
                    <w:sz w:val="20"/>
                    <w:szCs w:val="20"/>
                  </w:rPr>
                </w:rPrChange>
              </w:rPr>
              <w:t>con mujeres que asist</w:t>
            </w:r>
            <w:del w:id="986" w:author="Valued Acer Customer" w:date="2011-05-04T12:41:00Z">
              <w:r w:rsidRPr="0037283B" w:rsidDel="00700F94">
                <w:rPr>
                  <w:rFonts w:ascii="Arial" w:hAnsi="Arial" w:cs="Arial"/>
                  <w:bCs/>
                  <w:sz w:val="20"/>
                  <w:szCs w:val="20"/>
                  <w:rPrChange w:id="987" w:author="Fundación Waal" w:date="2011-05-04T11:22:00Z">
                    <w:rPr>
                      <w:rFonts w:ascii="Arial" w:hAnsi="Arial" w:cs="Arial"/>
                      <w:b/>
                      <w:bCs/>
                      <w:sz w:val="20"/>
                      <w:szCs w:val="20"/>
                    </w:rPr>
                  </w:rPrChange>
                </w:rPr>
                <w:delText>i</w:delText>
              </w:r>
            </w:del>
            <w:r w:rsidRPr="0037283B">
              <w:rPr>
                <w:rFonts w:ascii="Arial" w:hAnsi="Arial" w:cs="Arial"/>
                <w:bCs/>
                <w:sz w:val="20"/>
                <w:szCs w:val="20"/>
                <w:rPrChange w:id="988" w:author="Fundación Waal" w:date="2011-05-04T11:22:00Z">
                  <w:rPr>
                    <w:rFonts w:ascii="Arial" w:hAnsi="Arial" w:cs="Arial"/>
                    <w:b/>
                    <w:bCs/>
                    <w:sz w:val="20"/>
                    <w:szCs w:val="20"/>
                  </w:rPr>
                </w:rPrChange>
              </w:rPr>
              <w:t>e</w:t>
            </w:r>
            <w:del w:id="989" w:author="Valued Acer Customer" w:date="2011-05-04T12:41:00Z">
              <w:r w:rsidRPr="0037283B" w:rsidDel="00700F94">
                <w:rPr>
                  <w:rFonts w:ascii="Arial" w:hAnsi="Arial" w:cs="Arial"/>
                  <w:bCs/>
                  <w:sz w:val="20"/>
                  <w:szCs w:val="20"/>
                  <w:rPrChange w:id="990" w:author="Fundación Waal" w:date="2011-05-04T11:22:00Z">
                    <w:rPr>
                      <w:rFonts w:ascii="Arial" w:hAnsi="Arial" w:cs="Arial"/>
                      <w:b/>
                      <w:bCs/>
                      <w:sz w:val="20"/>
                      <w:szCs w:val="20"/>
                    </w:rPr>
                  </w:rPrChange>
                </w:rPr>
                <w:delText>ro</w:delText>
              </w:r>
            </w:del>
            <w:r w:rsidRPr="0037283B">
              <w:rPr>
                <w:rFonts w:ascii="Arial" w:hAnsi="Arial" w:cs="Arial"/>
                <w:bCs/>
                <w:sz w:val="20"/>
                <w:szCs w:val="20"/>
                <w:rPrChange w:id="991" w:author="Fundación Waal" w:date="2011-05-04T11:22:00Z">
                  <w:rPr>
                    <w:rFonts w:ascii="Arial" w:hAnsi="Arial" w:cs="Arial"/>
                    <w:b/>
                    <w:bCs/>
                    <w:sz w:val="20"/>
                    <w:szCs w:val="20"/>
                  </w:rPr>
                </w:rPrChange>
              </w:rPr>
              <w:t>n al centro de salud.</w:t>
            </w:r>
            <w:commentRangeEnd w:id="977"/>
            <w:r w:rsidR="00700F94">
              <w:rPr>
                <w:rStyle w:val="Refdecomentario"/>
              </w:rPr>
              <w:commentReference w:id="977"/>
            </w:r>
          </w:p>
          <w:p w:rsidR="00D06F3D" w:rsidRPr="0037283B" w:rsidRDefault="00D06F3D" w:rsidP="004A7BC7">
            <w:pPr>
              <w:spacing w:line="360" w:lineRule="auto"/>
              <w:jc w:val="center"/>
              <w:rPr>
                <w:rFonts w:ascii="Arial" w:hAnsi="Arial" w:cs="Arial"/>
                <w:bCs/>
                <w:sz w:val="20"/>
                <w:szCs w:val="20"/>
                <w:rPrChange w:id="992"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997"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998" w:author="Fundación Waal" w:date="2011-05-04T11:22:00Z">
                  <w:rPr>
                    <w:rFonts w:ascii="Arial" w:hAnsi="Arial" w:cs="Arial"/>
                    <w:b/>
                    <w:bCs/>
                    <w:sz w:val="20"/>
                    <w:szCs w:val="20"/>
                  </w:rPr>
                </w:rPrChange>
              </w:rPr>
            </w:pPr>
            <w:commentRangeStart w:id="999"/>
            <w:r w:rsidRPr="0037283B">
              <w:rPr>
                <w:rFonts w:ascii="Arial" w:hAnsi="Arial" w:cs="Arial"/>
                <w:bCs/>
                <w:sz w:val="20"/>
                <w:szCs w:val="20"/>
                <w:rPrChange w:id="1000" w:author="Fundación Waal" w:date="2011-05-04T11:22:00Z">
                  <w:rPr>
                    <w:rFonts w:ascii="Arial" w:hAnsi="Arial" w:cs="Arial"/>
                    <w:b/>
                    <w:bCs/>
                    <w:sz w:val="20"/>
                    <w:szCs w:val="20"/>
                  </w:rPr>
                </w:rPrChange>
              </w:rPr>
              <w:t>2.-</w:t>
            </w:r>
            <w:del w:id="1001" w:author="Valued Acer Customer" w:date="2011-05-04T12:39:00Z">
              <w:r w:rsidRPr="0037283B" w:rsidDel="00700F94">
                <w:rPr>
                  <w:rFonts w:ascii="Arial" w:hAnsi="Arial" w:cs="Arial"/>
                  <w:bCs/>
                  <w:sz w:val="20"/>
                  <w:szCs w:val="20"/>
                  <w:rPrChange w:id="1002" w:author="Fundación Waal" w:date="2011-05-04T11:22:00Z">
                    <w:rPr>
                      <w:rFonts w:ascii="Arial" w:hAnsi="Arial" w:cs="Arial"/>
                      <w:b/>
                      <w:bCs/>
                      <w:sz w:val="20"/>
                      <w:szCs w:val="20"/>
                    </w:rPr>
                  </w:rPrChange>
                </w:rPr>
                <w:delText>Se entregaron alrededor</w:delText>
              </w:r>
            </w:del>
            <w:ins w:id="1003" w:author="Valued Acer Customer" w:date="2011-05-04T12:39:00Z">
              <w:r w:rsidR="00700F94">
                <w:rPr>
                  <w:rFonts w:ascii="Arial" w:hAnsi="Arial" w:cs="Arial"/>
                  <w:bCs/>
                  <w:sz w:val="20"/>
                  <w:szCs w:val="20"/>
                </w:rPr>
                <w:t>Entrega</w:t>
              </w:r>
            </w:ins>
            <w:r w:rsidRPr="0037283B">
              <w:rPr>
                <w:rFonts w:ascii="Arial" w:hAnsi="Arial" w:cs="Arial"/>
                <w:bCs/>
                <w:sz w:val="20"/>
                <w:szCs w:val="20"/>
                <w:rPrChange w:id="1004" w:author="Fundación Waal" w:date="2011-05-04T11:22:00Z">
                  <w:rPr>
                    <w:rFonts w:ascii="Arial" w:hAnsi="Arial" w:cs="Arial"/>
                    <w:b/>
                    <w:bCs/>
                    <w:sz w:val="20"/>
                    <w:szCs w:val="20"/>
                  </w:rPr>
                </w:rPrChange>
              </w:rPr>
              <w:t xml:space="preserve"> de cien volantes a las mujeres que asist</w:t>
            </w:r>
            <w:ins w:id="1005" w:author="Valued Acer Customer" w:date="2011-05-04T12:40:00Z">
              <w:r w:rsidR="00700F94">
                <w:rPr>
                  <w:rFonts w:ascii="Arial" w:hAnsi="Arial" w:cs="Arial"/>
                  <w:bCs/>
                  <w:sz w:val="20"/>
                  <w:szCs w:val="20"/>
                </w:rPr>
                <w:t>e</w:t>
              </w:r>
            </w:ins>
            <w:del w:id="1006" w:author="Valued Acer Customer" w:date="2011-05-04T12:39:00Z">
              <w:r w:rsidRPr="0037283B" w:rsidDel="00700F94">
                <w:rPr>
                  <w:rFonts w:ascii="Arial" w:hAnsi="Arial" w:cs="Arial"/>
                  <w:bCs/>
                  <w:sz w:val="20"/>
                  <w:szCs w:val="20"/>
                  <w:rPrChange w:id="1007" w:author="Fundación Waal" w:date="2011-05-04T11:22:00Z">
                    <w:rPr>
                      <w:rFonts w:ascii="Arial" w:hAnsi="Arial" w:cs="Arial"/>
                      <w:b/>
                      <w:bCs/>
                      <w:sz w:val="20"/>
                      <w:szCs w:val="20"/>
                    </w:rPr>
                  </w:rPrChange>
                </w:rPr>
                <w:delText>iero</w:delText>
              </w:r>
            </w:del>
            <w:r w:rsidRPr="0037283B">
              <w:rPr>
                <w:rFonts w:ascii="Arial" w:hAnsi="Arial" w:cs="Arial"/>
                <w:bCs/>
                <w:sz w:val="20"/>
                <w:szCs w:val="20"/>
                <w:rPrChange w:id="1008" w:author="Fundación Waal" w:date="2011-05-04T11:22:00Z">
                  <w:rPr>
                    <w:rFonts w:ascii="Arial" w:hAnsi="Arial" w:cs="Arial"/>
                    <w:b/>
                    <w:bCs/>
                    <w:sz w:val="20"/>
                    <w:szCs w:val="20"/>
                  </w:rPr>
                </w:rPrChange>
              </w:rPr>
              <w:t xml:space="preserve">n al </w:t>
            </w:r>
            <w:r w:rsidRPr="0037283B">
              <w:rPr>
                <w:rFonts w:ascii="Arial" w:hAnsi="Arial" w:cs="Arial"/>
                <w:bCs/>
                <w:sz w:val="20"/>
                <w:szCs w:val="20"/>
                <w:rPrChange w:id="1009" w:author="Fundación Waal" w:date="2011-05-04T11:22:00Z">
                  <w:rPr>
                    <w:rFonts w:ascii="Arial" w:hAnsi="Arial" w:cs="Arial"/>
                    <w:b/>
                    <w:bCs/>
                    <w:sz w:val="20"/>
                    <w:szCs w:val="20"/>
                  </w:rPr>
                </w:rPrChange>
              </w:rPr>
              <w:lastRenderedPageBreak/>
              <w:t xml:space="preserve">centro de salud. </w:t>
            </w:r>
            <w:commentRangeEnd w:id="999"/>
            <w:r w:rsidR="00700F94">
              <w:rPr>
                <w:rStyle w:val="Refdecomentario"/>
              </w:rPr>
              <w:commentReference w:id="999"/>
            </w:r>
          </w:p>
          <w:p w:rsidR="00D06F3D" w:rsidRPr="0037283B" w:rsidRDefault="00D06F3D" w:rsidP="004A7BC7">
            <w:pPr>
              <w:spacing w:line="360" w:lineRule="auto"/>
              <w:rPr>
                <w:rFonts w:ascii="Arial" w:hAnsi="Arial" w:cs="Arial"/>
                <w:bCs/>
                <w:sz w:val="20"/>
                <w:szCs w:val="20"/>
                <w:rPrChange w:id="1010" w:author="Fundación Waal" w:date="2011-05-04T11:22:00Z">
                  <w:rPr>
                    <w:rFonts w:ascii="Arial" w:hAnsi="Arial" w:cs="Arial"/>
                    <w:b/>
                    <w:bCs/>
                    <w:sz w:val="20"/>
                    <w:szCs w:val="20"/>
                  </w:rPr>
                </w:rPrChange>
              </w:rPr>
            </w:pPr>
          </w:p>
          <w:p w:rsidR="00D06F3D" w:rsidRDefault="00D06F3D" w:rsidP="00700F94">
            <w:pPr>
              <w:spacing w:line="360" w:lineRule="auto"/>
              <w:rPr>
                <w:ins w:id="1011" w:author="Valued Acer Customer" w:date="2011-05-04T12:41:00Z"/>
                <w:rFonts w:ascii="Arial" w:hAnsi="Arial" w:cs="Arial"/>
                <w:bCs/>
                <w:sz w:val="20"/>
                <w:szCs w:val="20"/>
              </w:rPr>
            </w:pPr>
            <w:commentRangeStart w:id="1012"/>
            <w:del w:id="1013" w:author="Fundación Waal" w:date="2011-05-04T11:14:00Z">
              <w:r w:rsidRPr="0037283B" w:rsidDel="0066755D">
                <w:rPr>
                  <w:rFonts w:ascii="Arial" w:hAnsi="Arial" w:cs="Arial"/>
                  <w:bCs/>
                  <w:sz w:val="20"/>
                  <w:szCs w:val="20"/>
                  <w:rPrChange w:id="1014" w:author="Fundación Waal" w:date="2011-05-04T11:22:00Z">
                    <w:rPr>
                      <w:rFonts w:ascii="Arial" w:hAnsi="Arial" w:cs="Arial"/>
                      <w:b/>
                      <w:bCs/>
                      <w:sz w:val="20"/>
                      <w:szCs w:val="20"/>
                    </w:rPr>
                  </w:rPrChange>
                </w:rPr>
                <w:delText>3.Se</w:delText>
              </w:r>
            </w:del>
            <w:ins w:id="1015" w:author="Fundación Waal" w:date="2011-05-04T11:14:00Z">
              <w:r w:rsidR="0066755D" w:rsidRPr="0037283B">
                <w:rPr>
                  <w:rFonts w:ascii="Arial" w:hAnsi="Arial" w:cs="Arial"/>
                  <w:bCs/>
                  <w:sz w:val="20"/>
                  <w:szCs w:val="20"/>
                  <w:rPrChange w:id="1016" w:author="Fundación Waal" w:date="2011-05-04T11:22:00Z">
                    <w:rPr>
                      <w:rFonts w:ascii="Arial" w:hAnsi="Arial" w:cs="Arial"/>
                      <w:b/>
                      <w:bCs/>
                      <w:sz w:val="20"/>
                      <w:szCs w:val="20"/>
                    </w:rPr>
                  </w:rPrChange>
                </w:rPr>
                <w:t xml:space="preserve">3. </w:t>
              </w:r>
              <w:del w:id="1017" w:author="Valued Acer Customer" w:date="2011-05-04T12:39:00Z">
                <w:r w:rsidR="0066755D" w:rsidRPr="0037283B" w:rsidDel="00700F94">
                  <w:rPr>
                    <w:rFonts w:ascii="Arial" w:hAnsi="Arial" w:cs="Arial"/>
                    <w:bCs/>
                    <w:sz w:val="20"/>
                    <w:szCs w:val="20"/>
                    <w:rPrChange w:id="1018" w:author="Fundación Waal" w:date="2011-05-04T11:22:00Z">
                      <w:rPr>
                        <w:rFonts w:ascii="Arial" w:hAnsi="Arial" w:cs="Arial"/>
                        <w:b/>
                        <w:bCs/>
                        <w:sz w:val="20"/>
                        <w:szCs w:val="20"/>
                      </w:rPr>
                    </w:rPrChange>
                  </w:rPr>
                  <w:delText>Se</w:delText>
                </w:r>
              </w:del>
            </w:ins>
            <w:del w:id="1019" w:author="Valued Acer Customer" w:date="2011-05-04T12:39:00Z">
              <w:r w:rsidRPr="0037283B" w:rsidDel="00700F94">
                <w:rPr>
                  <w:rFonts w:ascii="Arial" w:hAnsi="Arial" w:cs="Arial"/>
                  <w:bCs/>
                  <w:sz w:val="20"/>
                  <w:szCs w:val="20"/>
                  <w:rPrChange w:id="1020" w:author="Fundación Waal" w:date="2011-05-04T11:22:00Z">
                    <w:rPr>
                      <w:rFonts w:ascii="Arial" w:hAnsi="Arial" w:cs="Arial"/>
                      <w:b/>
                      <w:bCs/>
                      <w:sz w:val="20"/>
                      <w:szCs w:val="20"/>
                    </w:rPr>
                  </w:rPrChange>
                </w:rPr>
                <w:delText xml:space="preserve"> proyectaron </w:delText>
              </w:r>
            </w:del>
            <w:ins w:id="1021" w:author="Valued Acer Customer" w:date="2011-05-04T12:39:00Z">
              <w:r w:rsidR="00700F94">
                <w:rPr>
                  <w:rFonts w:ascii="Arial" w:hAnsi="Arial" w:cs="Arial"/>
                  <w:bCs/>
                  <w:sz w:val="20"/>
                  <w:szCs w:val="20"/>
                </w:rPr>
                <w:t xml:space="preserve">Proyección de </w:t>
              </w:r>
            </w:ins>
            <w:r w:rsidRPr="0037283B">
              <w:rPr>
                <w:rFonts w:ascii="Arial" w:hAnsi="Arial" w:cs="Arial"/>
                <w:bCs/>
                <w:sz w:val="20"/>
                <w:szCs w:val="20"/>
                <w:rPrChange w:id="1022" w:author="Fundación Waal" w:date="2011-05-04T11:22:00Z">
                  <w:rPr>
                    <w:rFonts w:ascii="Arial" w:hAnsi="Arial" w:cs="Arial"/>
                    <w:b/>
                    <w:bCs/>
                    <w:sz w:val="20"/>
                    <w:szCs w:val="20"/>
                  </w:rPr>
                </w:rPrChange>
              </w:rPr>
              <w:t xml:space="preserve">Dvd‘s  en dos oportunidades en el centro de salud llegando a un numero de </w:t>
            </w:r>
            <w:smartTag w:uri="urn:schemas-microsoft-com:office:smarttags" w:element="metricconverter">
              <w:smartTagPr>
                <w:attr w:name="ProductID" w:val="15 a"/>
              </w:smartTagPr>
              <w:r w:rsidRPr="0037283B">
                <w:rPr>
                  <w:rFonts w:ascii="Arial" w:hAnsi="Arial" w:cs="Arial"/>
                  <w:bCs/>
                  <w:sz w:val="20"/>
                  <w:szCs w:val="20"/>
                  <w:rPrChange w:id="1023" w:author="Fundación Waal" w:date="2011-05-04T11:22:00Z">
                    <w:rPr>
                      <w:rFonts w:ascii="Arial" w:hAnsi="Arial" w:cs="Arial"/>
                      <w:b/>
                      <w:bCs/>
                      <w:sz w:val="20"/>
                      <w:szCs w:val="20"/>
                    </w:rPr>
                  </w:rPrChange>
                </w:rPr>
                <w:t>15 a</w:t>
              </w:r>
            </w:smartTag>
            <w:r w:rsidRPr="0037283B">
              <w:rPr>
                <w:rFonts w:ascii="Arial" w:hAnsi="Arial" w:cs="Arial"/>
                <w:bCs/>
                <w:sz w:val="20"/>
                <w:szCs w:val="20"/>
                <w:rPrChange w:id="1024" w:author="Fundación Waal" w:date="2011-05-04T11:22:00Z">
                  <w:rPr>
                    <w:rFonts w:ascii="Arial" w:hAnsi="Arial" w:cs="Arial"/>
                    <w:b/>
                    <w:bCs/>
                    <w:sz w:val="20"/>
                    <w:szCs w:val="20"/>
                  </w:rPr>
                </w:rPrChange>
              </w:rPr>
              <w:t xml:space="preserve"> 20  mujeres que asistieron a la consulta. </w:t>
            </w:r>
            <w:commentRangeEnd w:id="1012"/>
            <w:r w:rsidR="00700F94">
              <w:rPr>
                <w:rStyle w:val="Refdecomentario"/>
              </w:rPr>
              <w:commentReference w:id="1012"/>
            </w:r>
          </w:p>
          <w:p w:rsidR="00700F94" w:rsidRDefault="00700F94" w:rsidP="00700F94">
            <w:pPr>
              <w:spacing w:line="360" w:lineRule="auto"/>
              <w:rPr>
                <w:ins w:id="1025" w:author="Valued Acer Customer" w:date="2011-05-04T12:41:00Z"/>
                <w:rFonts w:ascii="Arial" w:hAnsi="Arial" w:cs="Arial"/>
                <w:bCs/>
                <w:sz w:val="20"/>
                <w:szCs w:val="20"/>
              </w:rPr>
            </w:pPr>
          </w:p>
          <w:p w:rsidR="00700F94" w:rsidRPr="0037283B" w:rsidRDefault="00700F94" w:rsidP="00700F94">
            <w:pPr>
              <w:spacing w:line="360" w:lineRule="auto"/>
              <w:rPr>
                <w:rFonts w:ascii="Arial" w:hAnsi="Arial" w:cs="Arial"/>
                <w:bCs/>
                <w:sz w:val="20"/>
                <w:szCs w:val="20"/>
                <w:rPrChange w:id="1026" w:author="Fundación Waal" w:date="2011-05-04T11:22:00Z">
                  <w:rPr>
                    <w:rFonts w:ascii="Arial" w:hAnsi="Arial" w:cs="Arial"/>
                    <w:b/>
                    <w:bCs/>
                    <w:sz w:val="20"/>
                    <w:szCs w:val="20"/>
                  </w:rPr>
                </w:rPrChange>
              </w:rPr>
            </w:pPr>
            <w:ins w:id="1027" w:author="Valued Acer Customer" w:date="2011-05-04T12:41:00Z">
              <w:r>
                <w:rPr>
                  <w:rFonts w:ascii="Arial" w:hAnsi="Arial" w:cs="Arial"/>
                  <w:bCs/>
                  <w:sz w:val="20"/>
                  <w:szCs w:val="20"/>
                </w:rPr>
                <w:t xml:space="preserve">FALTA INDICADOR PARA LA ATIVIDAD 4 QUE ES DE LA </w:t>
              </w:r>
            </w:ins>
            <w:ins w:id="1028" w:author="Valued Acer Customer" w:date="2011-05-04T12:42:00Z">
              <w:r>
                <w:rPr>
                  <w:rFonts w:ascii="Arial" w:hAnsi="Arial" w:cs="Arial"/>
                  <w:bCs/>
                  <w:sz w:val="20"/>
                  <w:szCs w:val="20"/>
                </w:rPr>
                <w:t>APLICACIÓN</w:t>
              </w:r>
            </w:ins>
            <w:ins w:id="1029" w:author="Valued Acer Customer" w:date="2011-05-04T12:41:00Z">
              <w:r>
                <w:rPr>
                  <w:rFonts w:ascii="Arial" w:hAnsi="Arial" w:cs="Arial"/>
                  <w:bCs/>
                  <w:sz w:val="20"/>
                  <w:szCs w:val="20"/>
                </w:rPr>
                <w:t xml:space="preserve"> </w:t>
              </w:r>
            </w:ins>
            <w:ins w:id="1030" w:author="Valued Acer Customer" w:date="2011-05-04T12:42:00Z">
              <w:r>
                <w:rPr>
                  <w:rFonts w:ascii="Arial" w:hAnsi="Arial" w:cs="Arial"/>
                  <w:bCs/>
                  <w:sz w:val="20"/>
                  <w:szCs w:val="20"/>
                </w:rPr>
                <w:t>DE CUESTIONARIOS</w:t>
              </w:r>
            </w:ins>
          </w:p>
        </w:tc>
        <w:tc>
          <w:tcPr>
            <w:tcW w:w="0" w:type="auto"/>
            <w:shd w:val="clear" w:color="auto" w:fill="auto"/>
          </w:tcPr>
          <w:p w:rsidR="00D06F3D" w:rsidRPr="0037283B" w:rsidRDefault="00D06F3D" w:rsidP="004A7BC7">
            <w:pPr>
              <w:spacing w:line="360" w:lineRule="auto"/>
              <w:jc w:val="center"/>
              <w:rPr>
                <w:rFonts w:ascii="Arial" w:hAnsi="Arial" w:cs="Arial"/>
                <w:bCs/>
                <w:sz w:val="20"/>
                <w:szCs w:val="20"/>
                <w:rPrChange w:id="1031" w:author="Fundación Waal" w:date="2011-05-04T11:22:00Z">
                  <w:rPr>
                    <w:rFonts w:ascii="Arial" w:hAnsi="Arial" w:cs="Arial"/>
                    <w:b/>
                    <w:bCs/>
                    <w:sz w:val="20"/>
                    <w:szCs w:val="20"/>
                  </w:rPr>
                </w:rPrChange>
              </w:rPr>
            </w:pPr>
          </w:p>
          <w:p w:rsidR="00D06F3D" w:rsidRPr="0037283B" w:rsidRDefault="00D06F3D" w:rsidP="004A7BC7">
            <w:pPr>
              <w:pStyle w:val="Prrafodelista"/>
              <w:spacing w:line="360" w:lineRule="auto"/>
              <w:rPr>
                <w:rFonts w:ascii="Arial" w:hAnsi="Arial" w:cs="Arial"/>
                <w:bCs/>
                <w:sz w:val="20"/>
                <w:szCs w:val="20"/>
                <w:rPrChange w:id="1032" w:author="Fundación Waal" w:date="2011-05-04T11:22:00Z">
                  <w:rPr>
                    <w:rFonts w:ascii="Arial" w:hAnsi="Arial" w:cs="Arial"/>
                    <w:b/>
                    <w:bCs/>
                    <w:sz w:val="20"/>
                    <w:szCs w:val="20"/>
                  </w:rPr>
                </w:rPrChange>
              </w:rPr>
            </w:pPr>
            <w:r w:rsidRPr="0037283B">
              <w:rPr>
                <w:rFonts w:ascii="Arial" w:hAnsi="Arial" w:cs="Arial"/>
                <w:bCs/>
                <w:sz w:val="20"/>
                <w:szCs w:val="20"/>
                <w:rPrChange w:id="1033" w:author="Fundación Waal" w:date="2011-05-04T11:22:00Z">
                  <w:rPr>
                    <w:rFonts w:ascii="Arial" w:hAnsi="Arial" w:cs="Arial"/>
                    <w:b/>
                    <w:bCs/>
                    <w:sz w:val="20"/>
                    <w:szCs w:val="20"/>
                  </w:rPr>
                </w:rPrChange>
              </w:rPr>
              <w:t>1.- Lista de asistencia y Fotografías</w:t>
            </w:r>
          </w:p>
          <w:p w:rsidR="00D06F3D" w:rsidRPr="0037283B" w:rsidRDefault="00D06F3D" w:rsidP="004A7BC7">
            <w:pPr>
              <w:spacing w:line="360" w:lineRule="auto"/>
              <w:jc w:val="center"/>
              <w:rPr>
                <w:rFonts w:ascii="Arial" w:hAnsi="Arial" w:cs="Arial"/>
                <w:bCs/>
                <w:sz w:val="20"/>
                <w:szCs w:val="20"/>
                <w:rPrChange w:id="103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7"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8"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39"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40"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41" w:author="Fundación Waal" w:date="2011-05-04T11:22:00Z">
                  <w:rPr>
                    <w:rFonts w:ascii="Arial" w:hAnsi="Arial" w:cs="Arial"/>
                    <w:b/>
                    <w:bCs/>
                    <w:sz w:val="20"/>
                    <w:szCs w:val="20"/>
                  </w:rPr>
                </w:rPrChange>
              </w:rPr>
            </w:pPr>
            <w:r w:rsidRPr="0037283B">
              <w:rPr>
                <w:rFonts w:ascii="Arial" w:hAnsi="Arial" w:cs="Arial"/>
                <w:bCs/>
                <w:sz w:val="20"/>
                <w:szCs w:val="20"/>
                <w:rPrChange w:id="1042" w:author="Fundación Waal" w:date="2011-05-04T11:22:00Z">
                  <w:rPr>
                    <w:rFonts w:ascii="Arial" w:hAnsi="Arial" w:cs="Arial"/>
                    <w:b/>
                    <w:bCs/>
                    <w:sz w:val="20"/>
                    <w:szCs w:val="20"/>
                  </w:rPr>
                </w:rPrChange>
              </w:rPr>
              <w:t>2.-Listas de participantes</w:t>
            </w:r>
          </w:p>
          <w:p w:rsidR="00D06F3D" w:rsidRPr="0037283B" w:rsidRDefault="00D06F3D" w:rsidP="004A7BC7">
            <w:pPr>
              <w:spacing w:line="360" w:lineRule="auto"/>
              <w:jc w:val="center"/>
              <w:rPr>
                <w:rFonts w:ascii="Arial" w:hAnsi="Arial" w:cs="Arial"/>
                <w:bCs/>
                <w:sz w:val="20"/>
                <w:szCs w:val="20"/>
                <w:rPrChange w:id="104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44" w:author="Fundación Waal" w:date="2011-05-04T11:22:00Z">
                  <w:rPr>
                    <w:rFonts w:ascii="Arial" w:hAnsi="Arial" w:cs="Arial"/>
                    <w:b/>
                    <w:bCs/>
                    <w:sz w:val="20"/>
                    <w:szCs w:val="20"/>
                  </w:rPr>
                </w:rPrChange>
              </w:rPr>
            </w:pPr>
          </w:p>
          <w:p w:rsidR="00D06F3D" w:rsidRPr="0037283B" w:rsidRDefault="00D06F3D" w:rsidP="004A7BC7">
            <w:pPr>
              <w:pStyle w:val="Prrafodelista"/>
              <w:spacing w:line="360" w:lineRule="auto"/>
              <w:ind w:left="420"/>
              <w:rPr>
                <w:rFonts w:ascii="Arial" w:hAnsi="Arial" w:cs="Arial"/>
                <w:bCs/>
                <w:sz w:val="20"/>
                <w:szCs w:val="20"/>
                <w:rPrChange w:id="1045" w:author="Fundación Waal" w:date="2011-05-04T11:22:00Z">
                  <w:rPr>
                    <w:rFonts w:ascii="Arial" w:hAnsi="Arial" w:cs="Arial"/>
                    <w:b/>
                    <w:bCs/>
                    <w:sz w:val="20"/>
                    <w:szCs w:val="20"/>
                  </w:rPr>
                </w:rPrChange>
              </w:rPr>
            </w:pPr>
            <w:r w:rsidRPr="0037283B">
              <w:rPr>
                <w:rFonts w:ascii="Arial" w:hAnsi="Arial" w:cs="Arial"/>
                <w:bCs/>
                <w:sz w:val="20"/>
                <w:szCs w:val="20"/>
                <w:rPrChange w:id="1046" w:author="Fundación Waal" w:date="2011-05-04T11:22:00Z">
                  <w:rPr>
                    <w:rFonts w:ascii="Arial" w:hAnsi="Arial" w:cs="Arial"/>
                    <w:b/>
                    <w:bCs/>
                    <w:sz w:val="20"/>
                    <w:szCs w:val="20"/>
                  </w:rPr>
                </w:rPrChange>
              </w:rPr>
              <w:t>3.- Lista de participantes.</w:t>
            </w:r>
          </w:p>
        </w:tc>
        <w:tc>
          <w:tcPr>
            <w:tcW w:w="0" w:type="auto"/>
            <w:shd w:val="clear" w:color="auto" w:fill="auto"/>
          </w:tcPr>
          <w:p w:rsidR="00D06F3D" w:rsidRPr="0037283B" w:rsidRDefault="00D06F3D" w:rsidP="004A7BC7">
            <w:pPr>
              <w:spacing w:line="360" w:lineRule="auto"/>
              <w:rPr>
                <w:rFonts w:ascii="Arial" w:hAnsi="Arial" w:cs="Arial"/>
                <w:bCs/>
                <w:sz w:val="20"/>
                <w:szCs w:val="20"/>
                <w:rPrChange w:id="1047"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1048" w:author="Fundación Waal" w:date="2011-05-04T11:22:00Z">
                  <w:rPr>
                    <w:rFonts w:ascii="Arial" w:hAnsi="Arial" w:cs="Arial"/>
                    <w:b/>
                    <w:bCs/>
                    <w:sz w:val="20"/>
                    <w:szCs w:val="20"/>
                  </w:rPr>
                </w:rPrChange>
              </w:rPr>
            </w:pPr>
            <w:r w:rsidRPr="0037283B">
              <w:rPr>
                <w:rFonts w:ascii="Arial" w:hAnsi="Arial" w:cs="Arial"/>
                <w:bCs/>
                <w:sz w:val="20"/>
                <w:szCs w:val="20"/>
                <w:rPrChange w:id="1049" w:author="Fundación Waal" w:date="2011-05-04T11:22:00Z">
                  <w:rPr>
                    <w:rFonts w:ascii="Arial" w:hAnsi="Arial" w:cs="Arial"/>
                    <w:b/>
                    <w:bCs/>
                    <w:sz w:val="20"/>
                    <w:szCs w:val="20"/>
                  </w:rPr>
                </w:rPrChange>
              </w:rPr>
              <w:t>1.-Se cumplió en un 70 % del total</w:t>
            </w:r>
          </w:p>
          <w:p w:rsidR="00D06F3D" w:rsidRPr="0037283B" w:rsidRDefault="00D06F3D" w:rsidP="004A7BC7">
            <w:pPr>
              <w:spacing w:line="360" w:lineRule="auto"/>
              <w:jc w:val="center"/>
              <w:rPr>
                <w:rFonts w:ascii="Arial" w:hAnsi="Arial" w:cs="Arial"/>
                <w:bCs/>
                <w:sz w:val="20"/>
                <w:szCs w:val="20"/>
                <w:rPrChange w:id="1050"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1"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2"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4"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5"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6"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57" w:author="Fundación Waal" w:date="2011-05-04T11:22:00Z">
                  <w:rPr>
                    <w:rFonts w:ascii="Arial" w:hAnsi="Arial" w:cs="Arial"/>
                    <w:b/>
                    <w:bCs/>
                    <w:sz w:val="20"/>
                    <w:szCs w:val="20"/>
                  </w:rPr>
                </w:rPrChange>
              </w:rPr>
            </w:pPr>
            <w:r w:rsidRPr="0037283B">
              <w:rPr>
                <w:rFonts w:ascii="Arial" w:hAnsi="Arial" w:cs="Arial"/>
                <w:bCs/>
                <w:sz w:val="20"/>
                <w:szCs w:val="20"/>
                <w:rPrChange w:id="1058" w:author="Fundación Waal" w:date="2011-05-04T11:22:00Z">
                  <w:rPr>
                    <w:rFonts w:ascii="Arial" w:hAnsi="Arial" w:cs="Arial"/>
                    <w:b/>
                    <w:bCs/>
                    <w:sz w:val="20"/>
                    <w:szCs w:val="20"/>
                  </w:rPr>
                </w:rPrChange>
              </w:rPr>
              <w:t xml:space="preserve">2.-Se cumplió en </w:t>
            </w:r>
            <w:r w:rsidRPr="0037283B">
              <w:rPr>
                <w:rFonts w:ascii="Arial" w:hAnsi="Arial" w:cs="Arial"/>
                <w:bCs/>
                <w:sz w:val="20"/>
                <w:szCs w:val="20"/>
                <w:rPrChange w:id="1059" w:author="Fundación Waal" w:date="2011-05-04T11:22:00Z">
                  <w:rPr>
                    <w:rFonts w:ascii="Arial" w:hAnsi="Arial" w:cs="Arial"/>
                    <w:b/>
                    <w:bCs/>
                    <w:sz w:val="20"/>
                    <w:szCs w:val="20"/>
                  </w:rPr>
                </w:rPrChange>
              </w:rPr>
              <w:lastRenderedPageBreak/>
              <w:t>un 100%</w:t>
            </w:r>
          </w:p>
          <w:p w:rsidR="00D06F3D" w:rsidRPr="0037283B" w:rsidRDefault="00D06F3D" w:rsidP="004A7BC7">
            <w:pPr>
              <w:spacing w:line="360" w:lineRule="auto"/>
              <w:jc w:val="center"/>
              <w:rPr>
                <w:rFonts w:ascii="Arial" w:hAnsi="Arial" w:cs="Arial"/>
                <w:bCs/>
                <w:sz w:val="20"/>
                <w:szCs w:val="20"/>
                <w:rPrChange w:id="1060"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61" w:author="Fundación Waal" w:date="2011-05-04T11:22:00Z">
                  <w:rPr>
                    <w:rFonts w:ascii="Arial" w:hAnsi="Arial" w:cs="Arial"/>
                    <w:b/>
                    <w:bCs/>
                    <w:sz w:val="20"/>
                    <w:szCs w:val="20"/>
                  </w:rPr>
                </w:rPrChange>
              </w:rPr>
            </w:pPr>
          </w:p>
          <w:p w:rsidR="00D06F3D" w:rsidRPr="0037283B" w:rsidRDefault="00D06F3D" w:rsidP="004A7BC7">
            <w:pPr>
              <w:spacing w:line="360" w:lineRule="auto"/>
              <w:ind w:left="60"/>
              <w:rPr>
                <w:rFonts w:ascii="Arial" w:hAnsi="Arial" w:cs="Arial"/>
                <w:bCs/>
                <w:sz w:val="20"/>
                <w:szCs w:val="20"/>
                <w:rPrChange w:id="1062" w:author="Fundación Waal" w:date="2011-05-04T11:22:00Z">
                  <w:rPr>
                    <w:rFonts w:ascii="Arial" w:hAnsi="Arial" w:cs="Arial"/>
                    <w:b/>
                    <w:bCs/>
                    <w:sz w:val="20"/>
                    <w:szCs w:val="20"/>
                  </w:rPr>
                </w:rPrChange>
              </w:rPr>
            </w:pPr>
            <w:r w:rsidRPr="0037283B">
              <w:rPr>
                <w:rFonts w:ascii="Arial" w:hAnsi="Arial" w:cs="Arial"/>
                <w:bCs/>
                <w:sz w:val="20"/>
                <w:szCs w:val="20"/>
                <w:rPrChange w:id="1063" w:author="Fundación Waal" w:date="2011-05-04T11:22:00Z">
                  <w:rPr>
                    <w:rFonts w:ascii="Arial" w:hAnsi="Arial" w:cs="Arial"/>
                    <w:b/>
                    <w:bCs/>
                    <w:sz w:val="20"/>
                    <w:szCs w:val="20"/>
                  </w:rPr>
                </w:rPrChange>
              </w:rPr>
              <w:t xml:space="preserve">3.- En un 55%  </w:t>
            </w:r>
          </w:p>
        </w:tc>
        <w:tc>
          <w:tcPr>
            <w:tcW w:w="0" w:type="auto"/>
            <w:shd w:val="clear" w:color="auto" w:fill="auto"/>
          </w:tcPr>
          <w:p w:rsidR="00D06F3D" w:rsidRPr="0037283B" w:rsidRDefault="00D06F3D" w:rsidP="004A7BC7">
            <w:pPr>
              <w:spacing w:line="360" w:lineRule="auto"/>
              <w:rPr>
                <w:rFonts w:ascii="Arial" w:hAnsi="Arial" w:cs="Arial"/>
                <w:bCs/>
                <w:sz w:val="20"/>
                <w:szCs w:val="20"/>
                <w:rPrChange w:id="1064"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1065" w:author="Fundación Waal" w:date="2011-05-04T11:22:00Z">
                  <w:rPr>
                    <w:rFonts w:ascii="Arial" w:hAnsi="Arial" w:cs="Arial"/>
                    <w:b/>
                    <w:bCs/>
                    <w:sz w:val="20"/>
                    <w:szCs w:val="20"/>
                  </w:rPr>
                </w:rPrChange>
              </w:rPr>
            </w:pPr>
            <w:r w:rsidRPr="0037283B">
              <w:rPr>
                <w:rFonts w:ascii="Arial" w:hAnsi="Arial" w:cs="Arial"/>
                <w:bCs/>
                <w:sz w:val="20"/>
                <w:szCs w:val="20"/>
                <w:rPrChange w:id="1066" w:author="Fundación Waal" w:date="2011-05-04T11:22:00Z">
                  <w:rPr>
                    <w:rFonts w:ascii="Arial" w:hAnsi="Arial" w:cs="Arial"/>
                    <w:b/>
                    <w:bCs/>
                    <w:sz w:val="20"/>
                    <w:szCs w:val="20"/>
                  </w:rPr>
                </w:rPrChange>
              </w:rPr>
              <w:t xml:space="preserve">1.-las charlas mencionadas se llegaron a realizar con una buena aceptación por parte de las mujeres que asistieron al centro de salud y se pudo observar la </w:t>
            </w:r>
            <w:del w:id="1067" w:author="Fundación Waal" w:date="2011-05-04T11:14:00Z">
              <w:r w:rsidRPr="0037283B" w:rsidDel="0066755D">
                <w:rPr>
                  <w:rFonts w:ascii="Arial" w:hAnsi="Arial" w:cs="Arial"/>
                  <w:bCs/>
                  <w:sz w:val="20"/>
                  <w:szCs w:val="20"/>
                  <w:rPrChange w:id="1068" w:author="Fundación Waal" w:date="2011-05-04T11:22:00Z">
                    <w:rPr>
                      <w:rFonts w:ascii="Arial" w:hAnsi="Arial" w:cs="Arial"/>
                      <w:b/>
                      <w:bCs/>
                      <w:sz w:val="20"/>
                      <w:szCs w:val="20"/>
                    </w:rPr>
                  </w:rPrChange>
                </w:rPr>
                <w:delText>participacion</w:delText>
              </w:r>
            </w:del>
            <w:ins w:id="1069" w:author="Fundación Waal" w:date="2011-05-04T11:14:00Z">
              <w:r w:rsidR="0066755D" w:rsidRPr="0037283B">
                <w:rPr>
                  <w:rFonts w:ascii="Arial" w:hAnsi="Arial" w:cs="Arial"/>
                  <w:bCs/>
                  <w:sz w:val="20"/>
                  <w:szCs w:val="20"/>
                  <w:rPrChange w:id="1070" w:author="Fundación Waal" w:date="2011-05-04T11:22:00Z">
                    <w:rPr>
                      <w:rFonts w:ascii="Arial" w:hAnsi="Arial" w:cs="Arial"/>
                      <w:b/>
                      <w:bCs/>
                      <w:sz w:val="20"/>
                      <w:szCs w:val="20"/>
                    </w:rPr>
                  </w:rPrChange>
                </w:rPr>
                <w:t>participación</w:t>
              </w:r>
            </w:ins>
            <w:r w:rsidRPr="0037283B">
              <w:rPr>
                <w:rFonts w:ascii="Arial" w:hAnsi="Arial" w:cs="Arial"/>
                <w:bCs/>
                <w:sz w:val="20"/>
                <w:szCs w:val="20"/>
                <w:rPrChange w:id="1071" w:author="Fundación Waal" w:date="2011-05-04T11:22:00Z">
                  <w:rPr>
                    <w:rFonts w:ascii="Arial" w:hAnsi="Arial" w:cs="Arial"/>
                    <w:b/>
                    <w:bCs/>
                    <w:sz w:val="20"/>
                    <w:szCs w:val="20"/>
                  </w:rPr>
                </w:rPrChange>
              </w:rPr>
              <w:t xml:space="preserve">  que tuvieron ellas.</w:t>
            </w:r>
          </w:p>
          <w:p w:rsidR="00D06F3D" w:rsidRPr="0037283B" w:rsidRDefault="00D06F3D" w:rsidP="004A7BC7">
            <w:pPr>
              <w:spacing w:line="360" w:lineRule="auto"/>
              <w:jc w:val="center"/>
              <w:rPr>
                <w:rFonts w:ascii="Arial" w:hAnsi="Arial" w:cs="Arial"/>
                <w:bCs/>
                <w:sz w:val="20"/>
                <w:szCs w:val="20"/>
                <w:rPrChange w:id="1072"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73" w:author="Fundación Waal" w:date="2011-05-04T11:22:00Z">
                  <w:rPr>
                    <w:rFonts w:ascii="Arial" w:hAnsi="Arial" w:cs="Arial"/>
                    <w:b/>
                    <w:bCs/>
                    <w:sz w:val="20"/>
                    <w:szCs w:val="20"/>
                  </w:rPr>
                </w:rPrChange>
              </w:rPr>
            </w:pPr>
          </w:p>
          <w:p w:rsidR="00D06F3D" w:rsidRPr="0037283B" w:rsidRDefault="00D06F3D" w:rsidP="004A7BC7">
            <w:pPr>
              <w:spacing w:line="360" w:lineRule="auto"/>
              <w:jc w:val="center"/>
              <w:rPr>
                <w:rFonts w:ascii="Arial" w:hAnsi="Arial" w:cs="Arial"/>
                <w:bCs/>
                <w:sz w:val="20"/>
                <w:szCs w:val="20"/>
                <w:rPrChange w:id="1074" w:author="Fundación Waal" w:date="2011-05-04T11:22:00Z">
                  <w:rPr>
                    <w:rFonts w:ascii="Arial" w:hAnsi="Arial" w:cs="Arial"/>
                    <w:b/>
                    <w:bCs/>
                    <w:sz w:val="20"/>
                    <w:szCs w:val="20"/>
                  </w:rPr>
                </w:rPrChange>
              </w:rPr>
            </w:pPr>
          </w:p>
          <w:p w:rsidR="00D06F3D" w:rsidRPr="0037283B" w:rsidRDefault="00D06F3D" w:rsidP="004A7BC7">
            <w:pPr>
              <w:spacing w:line="360" w:lineRule="auto"/>
              <w:rPr>
                <w:rFonts w:ascii="Arial" w:hAnsi="Arial" w:cs="Arial"/>
                <w:bCs/>
                <w:sz w:val="20"/>
                <w:szCs w:val="20"/>
                <w:rPrChange w:id="1075" w:author="Fundación Waal" w:date="2011-05-04T11:22:00Z">
                  <w:rPr>
                    <w:rFonts w:ascii="Arial" w:hAnsi="Arial" w:cs="Arial"/>
                    <w:b/>
                    <w:bCs/>
                    <w:sz w:val="20"/>
                    <w:szCs w:val="20"/>
                  </w:rPr>
                </w:rPrChange>
              </w:rPr>
            </w:pPr>
            <w:r w:rsidRPr="0037283B">
              <w:rPr>
                <w:rFonts w:ascii="Arial" w:hAnsi="Arial" w:cs="Arial"/>
                <w:bCs/>
                <w:sz w:val="20"/>
                <w:szCs w:val="20"/>
                <w:rPrChange w:id="1076" w:author="Fundación Waal" w:date="2011-05-04T11:22:00Z">
                  <w:rPr>
                    <w:rFonts w:ascii="Arial" w:hAnsi="Arial" w:cs="Arial"/>
                    <w:b/>
                    <w:bCs/>
                    <w:sz w:val="20"/>
                    <w:szCs w:val="20"/>
                  </w:rPr>
                </w:rPrChange>
              </w:rPr>
              <w:t>2.-</w:t>
            </w:r>
            <w:del w:id="1077" w:author="Fundación Waal" w:date="2011-05-04T11:23:00Z">
              <w:r w:rsidRPr="0037283B" w:rsidDel="00CD3396">
                <w:rPr>
                  <w:rFonts w:ascii="Arial" w:hAnsi="Arial" w:cs="Arial"/>
                  <w:bCs/>
                  <w:sz w:val="20"/>
                  <w:szCs w:val="20"/>
                  <w:rPrChange w:id="1078" w:author="Fundación Waal" w:date="2011-05-04T11:22:00Z">
                    <w:rPr>
                      <w:rFonts w:ascii="Arial" w:hAnsi="Arial" w:cs="Arial"/>
                      <w:b/>
                      <w:bCs/>
                      <w:sz w:val="20"/>
                      <w:szCs w:val="20"/>
                    </w:rPr>
                  </w:rPrChange>
                </w:rPr>
                <w:delText>s</w:delText>
              </w:r>
            </w:del>
            <w:ins w:id="1079" w:author="Fundación Waal" w:date="2011-05-04T11:23:00Z">
              <w:r w:rsidR="00CD3396">
                <w:rPr>
                  <w:rFonts w:ascii="Arial" w:hAnsi="Arial" w:cs="Arial"/>
                  <w:bCs/>
                  <w:sz w:val="20"/>
                  <w:szCs w:val="20"/>
                </w:rPr>
                <w:t xml:space="preserve"> S</w:t>
              </w:r>
            </w:ins>
            <w:r w:rsidRPr="0037283B">
              <w:rPr>
                <w:rFonts w:ascii="Arial" w:hAnsi="Arial" w:cs="Arial"/>
                <w:bCs/>
                <w:sz w:val="20"/>
                <w:szCs w:val="20"/>
                <w:rPrChange w:id="1080" w:author="Fundación Waal" w:date="2011-05-04T11:22:00Z">
                  <w:rPr>
                    <w:rFonts w:ascii="Arial" w:hAnsi="Arial" w:cs="Arial"/>
                    <w:b/>
                    <w:bCs/>
                    <w:sz w:val="20"/>
                    <w:szCs w:val="20"/>
                  </w:rPr>
                </w:rPrChange>
              </w:rPr>
              <w:t xml:space="preserve">e logro entregar el total de volantes realizados a las  </w:t>
            </w:r>
            <w:ins w:id="1081" w:author="Fundación Waal" w:date="2011-05-04T11:24:00Z">
              <w:r w:rsidR="003E138B">
                <w:rPr>
                  <w:rFonts w:ascii="Arial" w:hAnsi="Arial" w:cs="Arial"/>
                  <w:bCs/>
                  <w:sz w:val="20"/>
                  <w:szCs w:val="20"/>
                </w:rPr>
                <w:t xml:space="preserve">mujeres en </w:t>
              </w:r>
            </w:ins>
            <w:r w:rsidRPr="0037283B">
              <w:rPr>
                <w:rFonts w:ascii="Arial" w:hAnsi="Arial" w:cs="Arial"/>
                <w:bCs/>
                <w:sz w:val="20"/>
                <w:szCs w:val="20"/>
                <w:rPrChange w:id="1082" w:author="Fundación Waal" w:date="2011-05-04T11:22:00Z">
                  <w:rPr>
                    <w:rFonts w:ascii="Arial" w:hAnsi="Arial" w:cs="Arial"/>
                    <w:b/>
                    <w:bCs/>
                    <w:sz w:val="20"/>
                    <w:szCs w:val="20"/>
                  </w:rPr>
                </w:rPrChange>
              </w:rPr>
              <w:t xml:space="preserve">edad fértil  y gestantes.  </w:t>
            </w:r>
          </w:p>
          <w:p w:rsidR="00D06F3D" w:rsidRPr="0037283B" w:rsidRDefault="00D06F3D" w:rsidP="004A7BC7">
            <w:pPr>
              <w:spacing w:line="360" w:lineRule="auto"/>
              <w:rPr>
                <w:rFonts w:ascii="Arial" w:hAnsi="Arial" w:cs="Arial"/>
                <w:bCs/>
                <w:sz w:val="20"/>
                <w:szCs w:val="20"/>
                <w:rPrChange w:id="1083" w:author="Fundación Waal" w:date="2011-05-04T11:22:00Z">
                  <w:rPr>
                    <w:rFonts w:ascii="Arial" w:hAnsi="Arial" w:cs="Arial"/>
                    <w:b/>
                    <w:bCs/>
                    <w:sz w:val="20"/>
                    <w:szCs w:val="20"/>
                  </w:rPr>
                </w:rPrChange>
              </w:rPr>
            </w:pPr>
          </w:p>
          <w:p w:rsidR="00D06F3D" w:rsidRPr="0037283B" w:rsidRDefault="00D06F3D" w:rsidP="00D06F3D">
            <w:pPr>
              <w:numPr>
                <w:ilvl w:val="0"/>
                <w:numId w:val="15"/>
              </w:numPr>
              <w:spacing w:line="360" w:lineRule="auto"/>
              <w:rPr>
                <w:rFonts w:ascii="Arial" w:hAnsi="Arial" w:cs="Arial"/>
                <w:bCs/>
                <w:sz w:val="20"/>
                <w:szCs w:val="20"/>
                <w:rPrChange w:id="1084" w:author="Fundación Waal" w:date="2011-05-04T11:22:00Z">
                  <w:rPr>
                    <w:rFonts w:ascii="Arial" w:hAnsi="Arial" w:cs="Arial"/>
                    <w:b/>
                    <w:bCs/>
                    <w:sz w:val="20"/>
                    <w:szCs w:val="20"/>
                  </w:rPr>
                </w:rPrChange>
              </w:rPr>
            </w:pPr>
            <w:r w:rsidRPr="0037283B">
              <w:rPr>
                <w:rFonts w:ascii="Arial" w:hAnsi="Arial" w:cs="Arial"/>
                <w:bCs/>
                <w:sz w:val="20"/>
                <w:szCs w:val="20"/>
                <w:rPrChange w:id="1085" w:author="Fundación Waal" w:date="2011-05-04T11:22:00Z">
                  <w:rPr>
                    <w:rFonts w:ascii="Arial" w:hAnsi="Arial" w:cs="Arial"/>
                    <w:b/>
                    <w:bCs/>
                    <w:sz w:val="20"/>
                    <w:szCs w:val="20"/>
                  </w:rPr>
                </w:rPrChange>
              </w:rPr>
              <w:t xml:space="preserve">Se logro proyectar los    Dvd‘s </w:t>
            </w:r>
            <w:r w:rsidRPr="0037283B">
              <w:rPr>
                <w:rFonts w:ascii="Arial" w:hAnsi="Arial" w:cs="Arial"/>
                <w:bCs/>
                <w:sz w:val="20"/>
                <w:szCs w:val="20"/>
                <w:rPrChange w:id="1086" w:author="Fundación Waal" w:date="2011-05-04T11:22:00Z">
                  <w:rPr>
                    <w:rFonts w:ascii="Arial" w:hAnsi="Arial" w:cs="Arial"/>
                    <w:b/>
                    <w:bCs/>
                    <w:sz w:val="20"/>
                    <w:szCs w:val="20"/>
                  </w:rPr>
                </w:rPrChange>
              </w:rPr>
              <w:lastRenderedPageBreak/>
              <w:t xml:space="preserve">con una buena </w:t>
            </w:r>
            <w:del w:id="1087" w:author="Fundación Waal" w:date="2011-05-04T11:14:00Z">
              <w:r w:rsidRPr="0037283B" w:rsidDel="0066755D">
                <w:rPr>
                  <w:rFonts w:ascii="Arial" w:hAnsi="Arial" w:cs="Arial"/>
                  <w:bCs/>
                  <w:sz w:val="20"/>
                  <w:szCs w:val="20"/>
                  <w:rPrChange w:id="1088" w:author="Fundación Waal" w:date="2011-05-04T11:22:00Z">
                    <w:rPr>
                      <w:rFonts w:ascii="Arial" w:hAnsi="Arial" w:cs="Arial"/>
                      <w:b/>
                      <w:bCs/>
                      <w:sz w:val="20"/>
                      <w:szCs w:val="20"/>
                    </w:rPr>
                  </w:rPrChange>
                </w:rPr>
                <w:delText>capatacion</w:delText>
              </w:r>
            </w:del>
            <w:ins w:id="1089" w:author="Fundación Waal" w:date="2011-05-04T11:14:00Z">
              <w:r w:rsidR="0066755D" w:rsidRPr="0037283B">
                <w:rPr>
                  <w:rFonts w:ascii="Arial" w:hAnsi="Arial" w:cs="Arial"/>
                  <w:bCs/>
                  <w:sz w:val="20"/>
                  <w:szCs w:val="20"/>
                  <w:rPrChange w:id="1090" w:author="Fundación Waal" w:date="2011-05-04T11:22:00Z">
                    <w:rPr>
                      <w:rFonts w:ascii="Arial" w:hAnsi="Arial" w:cs="Arial"/>
                      <w:b/>
                      <w:bCs/>
                      <w:sz w:val="20"/>
                      <w:szCs w:val="20"/>
                    </w:rPr>
                  </w:rPrChange>
                </w:rPr>
                <w:t>capitación</w:t>
              </w:r>
            </w:ins>
            <w:r w:rsidRPr="0037283B">
              <w:rPr>
                <w:rFonts w:ascii="Arial" w:hAnsi="Arial" w:cs="Arial"/>
                <w:bCs/>
                <w:sz w:val="20"/>
                <w:szCs w:val="20"/>
                <w:rPrChange w:id="1091" w:author="Fundación Waal" w:date="2011-05-04T11:22:00Z">
                  <w:rPr>
                    <w:rFonts w:ascii="Arial" w:hAnsi="Arial" w:cs="Arial"/>
                    <w:b/>
                    <w:bCs/>
                    <w:sz w:val="20"/>
                    <w:szCs w:val="20"/>
                  </w:rPr>
                </w:rPrChange>
              </w:rPr>
              <w:t xml:space="preserve"> e interés que mostraron las mujeres que asistieron al centro de salud.  </w:t>
            </w:r>
          </w:p>
        </w:tc>
      </w:tr>
    </w:tbl>
    <w:p w:rsidR="00D06F3D" w:rsidRDefault="00D06F3D" w:rsidP="00D06F3D"/>
    <w:p w:rsidR="00D06F3D" w:rsidRDefault="002A506C" w:rsidP="00D06F3D">
      <w:ins w:id="1092" w:author="Valued Acer Customer" w:date="2011-05-04T12:42:00Z">
        <w:r>
          <w:t>ORDENAR LOS INDICADORES DE ACUERDO A LO MENCIONADO EN COMENTARIOS</w:t>
        </w:r>
      </w:ins>
    </w:p>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p w:rsidR="00D06F3D" w:rsidRDefault="00D06F3D" w:rsidP="00D06F3D"/>
    <w:tbl>
      <w:tblPr>
        <w:tblW w:w="0" w:type="auto"/>
        <w:jc w:val="center"/>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356"/>
        <w:gridCol w:w="745"/>
        <w:gridCol w:w="745"/>
        <w:gridCol w:w="2452"/>
        <w:gridCol w:w="2801"/>
        <w:gridCol w:w="2190"/>
        <w:gridCol w:w="2725"/>
      </w:tblGrid>
      <w:tr w:rsidR="00D06F3D" w:rsidRPr="00D05D3E">
        <w:trPr>
          <w:trHeight w:val="540"/>
          <w:jc w:val="center"/>
        </w:trPr>
        <w:tc>
          <w:tcPr>
            <w:tcW w:w="0" w:type="auto"/>
            <w:gridSpan w:val="7"/>
            <w:tcBorders>
              <w:top w:val="single" w:sz="4" w:space="0" w:color="auto"/>
              <w:left w:val="single" w:sz="4" w:space="0" w:color="auto"/>
              <w:right w:val="single" w:sz="4" w:space="0" w:color="auto"/>
            </w:tcBorders>
          </w:tcPr>
          <w:p w:rsidR="00D06F3D" w:rsidRPr="00D05D3E" w:rsidRDefault="00D06F3D" w:rsidP="004A7BC7">
            <w:r w:rsidRPr="00D05D3E">
              <w:rPr>
                <w:rFonts w:ascii="Arial" w:hAnsi="Arial" w:cs="Arial"/>
                <w:b/>
                <w:bCs/>
              </w:rPr>
              <w:t xml:space="preserve">Matriz Nº 2 </w:t>
            </w:r>
          </w:p>
        </w:tc>
      </w:tr>
      <w:tr w:rsidR="00D06F3D" w:rsidRPr="00D05D3E">
        <w:trPr>
          <w:trHeight w:val="436"/>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Problema Central</w:t>
            </w:r>
          </w:p>
        </w:tc>
        <w:tc>
          <w:tcPr>
            <w:tcW w:w="0" w:type="auto"/>
            <w:gridSpan w:val="5"/>
            <w:tcBorders>
              <w:top w:val="single" w:sz="4" w:space="0" w:color="auto"/>
              <w:left w:val="single" w:sz="4" w:space="0" w:color="auto"/>
              <w:bottom w:val="single" w:sz="4" w:space="0" w:color="auto"/>
              <w:right w:val="single" w:sz="4" w:space="0" w:color="auto"/>
            </w:tcBorders>
          </w:tcPr>
          <w:p w:rsidR="00D06F3D" w:rsidRPr="0087616E" w:rsidRDefault="00D06F3D" w:rsidP="004A7BC7">
            <w:pPr>
              <w:jc w:val="both"/>
              <w:rPr>
                <w:rFonts w:ascii="Arial" w:hAnsi="Arial" w:cs="Arial"/>
                <w:sz w:val="18"/>
                <w:szCs w:val="18"/>
                <w:lang w:val="es-ES_tradnl"/>
              </w:rPr>
            </w:pPr>
            <w:r>
              <w:rPr>
                <w:rFonts w:ascii="Arial" w:hAnsi="Arial" w:cs="Arial"/>
                <w:sz w:val="18"/>
                <w:szCs w:val="18"/>
              </w:rPr>
              <w:t xml:space="preserve">El personal de la </w:t>
            </w:r>
            <w:del w:id="1093" w:author="Fundación Waal" w:date="2011-05-04T11:14:00Z">
              <w:r w:rsidDel="0066755D">
                <w:rPr>
                  <w:rFonts w:ascii="Arial" w:hAnsi="Arial" w:cs="Arial"/>
                  <w:sz w:val="18"/>
                  <w:szCs w:val="18"/>
                </w:rPr>
                <w:delText>institucion</w:delText>
              </w:r>
            </w:del>
            <w:ins w:id="1094" w:author="Fundación Waal" w:date="2011-05-04T11:14:00Z">
              <w:r w:rsidR="0066755D">
                <w:rPr>
                  <w:rFonts w:ascii="Arial" w:hAnsi="Arial" w:cs="Arial"/>
                  <w:sz w:val="18"/>
                  <w:szCs w:val="18"/>
                </w:rPr>
                <w:t>institución</w:t>
              </w:r>
            </w:ins>
            <w:r w:rsidRPr="00D05D3E">
              <w:rPr>
                <w:rFonts w:ascii="Arial" w:hAnsi="Arial" w:cs="Arial"/>
                <w:sz w:val="18"/>
                <w:szCs w:val="18"/>
                <w:lang w:val="es-ES_tradnl"/>
              </w:rPr>
              <w:t xml:space="preserve"> promueve </w:t>
            </w:r>
            <w:ins w:id="1095" w:author="Fundación Waal" w:date="2011-05-04T11:25:00Z">
              <w:r w:rsidR="00143B45">
                <w:rPr>
                  <w:rFonts w:ascii="Arial" w:hAnsi="Arial" w:cs="Arial"/>
                  <w:sz w:val="18"/>
                  <w:szCs w:val="18"/>
                  <w:lang w:val="es-ES_tradnl"/>
                </w:rPr>
                <w:t xml:space="preserve">parcialmente </w:t>
              </w:r>
            </w:ins>
            <w:r w:rsidRPr="00D05D3E">
              <w:rPr>
                <w:rFonts w:ascii="Arial" w:hAnsi="Arial" w:cs="Arial"/>
                <w:sz w:val="18"/>
                <w:szCs w:val="18"/>
                <w:lang w:val="es-ES_tradnl"/>
              </w:rPr>
              <w:t>en la población, consumir una alimentación adecuada y nutritiva, sobre todo en las mujeres embarazadas.</w:t>
            </w:r>
          </w:p>
        </w:tc>
      </w:tr>
      <w:tr w:rsidR="00D06F3D" w:rsidRPr="00D05D3E">
        <w:trPr>
          <w:trHeight w:val="605"/>
          <w:jc w:val="center"/>
        </w:trPr>
        <w:tc>
          <w:tcPr>
            <w:tcW w:w="0" w:type="auto"/>
            <w:gridSpan w:val="2"/>
            <w:tcBorders>
              <w:top w:val="single" w:sz="4" w:space="0" w:color="auto"/>
              <w:left w:val="single" w:sz="4" w:space="0" w:color="auto"/>
              <w:right w:val="single" w:sz="4" w:space="0" w:color="auto"/>
            </w:tcBorders>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Objetivo Central</w:t>
            </w:r>
          </w:p>
        </w:tc>
        <w:tc>
          <w:tcPr>
            <w:tcW w:w="0" w:type="auto"/>
            <w:gridSpan w:val="5"/>
            <w:tcBorders>
              <w:top w:val="single" w:sz="4" w:space="0" w:color="auto"/>
              <w:left w:val="single" w:sz="4" w:space="0" w:color="auto"/>
              <w:bottom w:val="single" w:sz="4" w:space="0" w:color="auto"/>
              <w:right w:val="single" w:sz="4" w:space="0" w:color="auto"/>
            </w:tcBorders>
          </w:tcPr>
          <w:p w:rsidR="00D06F3D" w:rsidRPr="00D05D3E" w:rsidRDefault="00D06F3D" w:rsidP="00C5108B">
            <w:pPr>
              <w:jc w:val="both"/>
            </w:pPr>
            <w:r w:rsidRPr="00D05D3E">
              <w:rPr>
                <w:rFonts w:ascii="Arial" w:hAnsi="Arial" w:cs="Arial"/>
                <w:sz w:val="18"/>
                <w:szCs w:val="18"/>
                <w:lang w:val="es-ES_tradnl"/>
              </w:rPr>
              <w:t>Lograr que el</w:t>
            </w:r>
            <w:r>
              <w:rPr>
                <w:rFonts w:ascii="Arial" w:hAnsi="Arial" w:cs="Arial"/>
                <w:sz w:val="18"/>
                <w:szCs w:val="18"/>
                <w:lang w:val="es-ES_tradnl"/>
              </w:rPr>
              <w:t xml:space="preserve"> personal del</w:t>
            </w:r>
            <w:r w:rsidRPr="00D05D3E">
              <w:rPr>
                <w:rFonts w:ascii="Arial" w:hAnsi="Arial" w:cs="Arial"/>
                <w:sz w:val="18"/>
                <w:szCs w:val="18"/>
                <w:lang w:val="es-ES_tradnl"/>
              </w:rPr>
              <w:t xml:space="preserve"> centro de Salud Jaihuayco difunda e informe a la población gestante sobre  la importancia de los alimentos </w:t>
            </w:r>
            <w:ins w:id="1096" w:author="Valued Acer Customer" w:date="2011-05-04T12:43:00Z">
              <w:r w:rsidR="00C5108B">
                <w:rPr>
                  <w:rFonts w:ascii="Arial" w:hAnsi="Arial" w:cs="Arial"/>
                  <w:sz w:val="18"/>
                  <w:szCs w:val="18"/>
                  <w:lang w:val="es-ES_tradnl"/>
                </w:rPr>
                <w:t xml:space="preserve">antes y </w:t>
              </w:r>
            </w:ins>
            <w:r w:rsidRPr="00D05D3E">
              <w:rPr>
                <w:rFonts w:ascii="Arial" w:hAnsi="Arial" w:cs="Arial"/>
                <w:sz w:val="18"/>
                <w:szCs w:val="18"/>
                <w:lang w:val="es-ES_tradnl"/>
              </w:rPr>
              <w:t xml:space="preserve">durante la gestación </w:t>
            </w:r>
            <w:del w:id="1097" w:author="Valued Acer Customer" w:date="2011-05-04T12:43:00Z">
              <w:r w:rsidRPr="00D05D3E" w:rsidDel="00C5108B">
                <w:rPr>
                  <w:rFonts w:ascii="Arial" w:hAnsi="Arial" w:cs="Arial"/>
                  <w:sz w:val="18"/>
                  <w:szCs w:val="18"/>
                  <w:lang w:val="es-ES_tradnl"/>
                </w:rPr>
                <w:delText xml:space="preserve">y después del nacimiento </w:delText>
              </w:r>
            </w:del>
            <w:r>
              <w:rPr>
                <w:rFonts w:ascii="Arial" w:hAnsi="Arial" w:cs="Arial"/>
                <w:sz w:val="18"/>
                <w:szCs w:val="18"/>
                <w:lang w:val="es-ES_tradnl"/>
              </w:rPr>
              <w:t>para el buen desarrollo del bebé</w:t>
            </w:r>
            <w:r w:rsidRPr="00D05D3E">
              <w:rPr>
                <w:rFonts w:ascii="Arial" w:hAnsi="Arial" w:cs="Arial"/>
                <w:sz w:val="18"/>
                <w:szCs w:val="18"/>
                <w:lang w:val="es-ES_tradnl"/>
              </w:rPr>
              <w:t xml:space="preserve"> y la salud de la madre</w:t>
            </w:r>
          </w:p>
        </w:tc>
      </w:tr>
      <w:tr w:rsidR="00D06F3D" w:rsidRPr="00D05D3E">
        <w:trPr>
          <w:trHeight w:val="614"/>
          <w:jc w:val="center"/>
        </w:trPr>
        <w:tc>
          <w:tcPr>
            <w:tcW w:w="0" w:type="auto"/>
            <w:gridSpan w:val="4"/>
            <w:tcBorders>
              <w:top w:val="single" w:sz="4" w:space="0" w:color="auto"/>
              <w:left w:val="single" w:sz="4" w:space="0" w:color="auto"/>
              <w:right w:val="single" w:sz="4" w:space="0" w:color="auto"/>
            </w:tcBorders>
          </w:tcPr>
          <w:p w:rsidR="00D06F3D" w:rsidRPr="00D05D3E" w:rsidRDefault="00D06F3D" w:rsidP="004A7BC7"/>
        </w:tc>
        <w:tc>
          <w:tcPr>
            <w:tcW w:w="0" w:type="auto"/>
            <w:gridSpan w:val="3"/>
            <w:tcBorders>
              <w:top w:val="single" w:sz="4" w:space="0" w:color="auto"/>
              <w:left w:val="single" w:sz="4" w:space="0" w:color="auto"/>
              <w:right w:val="single" w:sz="4" w:space="0" w:color="auto"/>
            </w:tcBorders>
            <w:shd w:val="clear" w:color="auto" w:fill="C0C0C0"/>
            <w:vAlign w:val="center"/>
          </w:tcPr>
          <w:p w:rsidR="00D06F3D" w:rsidRPr="00D05D3E" w:rsidRDefault="00D06F3D" w:rsidP="004A7BC7">
            <w:pPr>
              <w:jc w:val="center"/>
              <w:rPr>
                <w:b/>
              </w:rPr>
            </w:pPr>
            <w:r w:rsidRPr="00D05D3E">
              <w:rPr>
                <w:b/>
              </w:rPr>
              <w:t>INSTITUCION</w:t>
            </w:r>
          </w:p>
        </w:tc>
      </w:tr>
      <w:tr w:rsidR="006C311B" w:rsidRPr="00D05D3E">
        <w:trPr>
          <w:trHeight w:val="289"/>
          <w:jc w:val="center"/>
        </w:trPr>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Objetivos específicos</w:t>
            </w:r>
          </w:p>
        </w:tc>
        <w:tc>
          <w:tcPr>
            <w:tcW w:w="0" w:type="auto"/>
            <w:gridSpan w:val="3"/>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Actividades</w:t>
            </w:r>
          </w:p>
        </w:tc>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Meta</w:t>
            </w:r>
          </w:p>
        </w:tc>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Lugar</w:t>
            </w:r>
          </w:p>
        </w:tc>
        <w:tc>
          <w:tcPr>
            <w:tcW w:w="0" w:type="auto"/>
            <w:tcBorders>
              <w:top w:val="single" w:sz="4" w:space="0" w:color="auto"/>
              <w:bottom w:val="single" w:sz="4" w:space="0" w:color="auto"/>
            </w:tcBorders>
            <w:shd w:val="clear" w:color="auto" w:fill="999999"/>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Fechas</w:t>
            </w:r>
          </w:p>
        </w:tc>
      </w:tr>
      <w:tr w:rsidR="006C311B" w:rsidRPr="00D05D3E">
        <w:trPr>
          <w:trHeight w:val="119"/>
          <w:jc w:val="center"/>
        </w:trPr>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1</w:t>
            </w:r>
          </w:p>
        </w:tc>
        <w:tc>
          <w:tcPr>
            <w:tcW w:w="0" w:type="auto"/>
            <w:gridSpan w:val="3"/>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2</w:t>
            </w:r>
          </w:p>
        </w:tc>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3</w:t>
            </w:r>
          </w:p>
        </w:tc>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4</w:t>
            </w:r>
          </w:p>
        </w:tc>
        <w:tc>
          <w:tcPr>
            <w:tcW w:w="0" w:type="auto"/>
            <w:shd w:val="clear" w:color="auto" w:fill="C0C0C0"/>
            <w:vAlign w:val="bottom"/>
          </w:tcPr>
          <w:p w:rsidR="00D06F3D" w:rsidRPr="00D05D3E" w:rsidRDefault="00D06F3D" w:rsidP="004A7BC7">
            <w:pPr>
              <w:jc w:val="center"/>
              <w:rPr>
                <w:rFonts w:ascii="Arial" w:hAnsi="Arial" w:cs="Arial"/>
                <w:b/>
                <w:bCs/>
                <w:sz w:val="20"/>
                <w:szCs w:val="20"/>
              </w:rPr>
            </w:pPr>
            <w:r w:rsidRPr="00D05D3E">
              <w:rPr>
                <w:rFonts w:ascii="Arial" w:hAnsi="Arial" w:cs="Arial"/>
                <w:b/>
                <w:bCs/>
                <w:sz w:val="20"/>
                <w:szCs w:val="20"/>
              </w:rPr>
              <w:t>5</w:t>
            </w:r>
          </w:p>
        </w:tc>
      </w:tr>
      <w:tr w:rsidR="006C311B" w:rsidRPr="00D05D3E">
        <w:trPr>
          <w:cantSplit/>
          <w:trHeight w:val="1134"/>
          <w:jc w:val="center"/>
        </w:trPr>
        <w:tc>
          <w:tcPr>
            <w:tcW w:w="0" w:type="auto"/>
          </w:tcPr>
          <w:p w:rsidR="00D06F3D" w:rsidRPr="00E059AD" w:rsidRDefault="00D06F3D" w:rsidP="000166E0">
            <w:pPr>
              <w:spacing w:after="120"/>
              <w:rPr>
                <w:rFonts w:ascii="Arial" w:hAnsi="Arial" w:cs="Arial"/>
                <w:sz w:val="18"/>
                <w:szCs w:val="18"/>
                <w:lang w:val="es-ES_tradnl"/>
                <w:rPrChange w:id="1098" w:author="Fundación Waal" w:date="2011-05-04T11:26:00Z">
                  <w:rPr>
                    <w:rFonts w:ascii="Arial" w:hAnsi="Arial" w:cs="Arial"/>
                    <w:b/>
                    <w:sz w:val="18"/>
                    <w:szCs w:val="18"/>
                    <w:lang w:val="es-ES_tradnl"/>
                  </w:rPr>
                </w:rPrChange>
              </w:rPr>
              <w:pPrChange w:id="1099" w:author="Fundación Waal" w:date="2011-05-04T11:27:00Z">
                <w:pPr>
                  <w:spacing w:after="120"/>
                  <w:jc w:val="center"/>
                </w:pPr>
              </w:pPrChange>
            </w:pPr>
            <w:r w:rsidRPr="00E059AD">
              <w:rPr>
                <w:rFonts w:ascii="Arial" w:hAnsi="Arial" w:cs="Arial"/>
                <w:sz w:val="18"/>
                <w:szCs w:val="18"/>
                <w:lang w:val="es-ES_tradnl"/>
                <w:rPrChange w:id="1100" w:author="Fundación Waal" w:date="2011-05-04T11:26:00Z">
                  <w:rPr>
                    <w:rFonts w:ascii="Arial" w:hAnsi="Arial" w:cs="Arial"/>
                    <w:b/>
                    <w:sz w:val="18"/>
                    <w:szCs w:val="18"/>
                    <w:lang w:val="es-ES_tradnl"/>
                  </w:rPr>
                </w:rPrChange>
              </w:rPr>
              <w:lastRenderedPageBreak/>
              <w:t>1.-Proponer que el centro de salud difunda</w:t>
            </w:r>
            <w:ins w:id="1101" w:author="Fundación Waal" w:date="2011-05-04T11:27:00Z">
              <w:r w:rsidR="00371720">
                <w:rPr>
                  <w:rFonts w:ascii="Arial" w:hAnsi="Arial" w:cs="Arial"/>
                  <w:sz w:val="18"/>
                  <w:szCs w:val="18"/>
                  <w:lang w:val="es-ES_tradnl"/>
                </w:rPr>
                <w:t xml:space="preserve"> información sobre</w:t>
              </w:r>
            </w:ins>
            <w:r w:rsidRPr="00E059AD">
              <w:rPr>
                <w:rFonts w:ascii="Arial" w:hAnsi="Arial" w:cs="Arial"/>
                <w:sz w:val="18"/>
                <w:szCs w:val="18"/>
                <w:lang w:val="es-ES_tradnl"/>
                <w:rPrChange w:id="1102" w:author="Fundación Waal" w:date="2011-05-04T11:26:00Z">
                  <w:rPr>
                    <w:rFonts w:ascii="Arial" w:hAnsi="Arial" w:cs="Arial"/>
                    <w:b/>
                    <w:sz w:val="18"/>
                    <w:szCs w:val="18"/>
                    <w:lang w:val="es-ES_tradnl"/>
                  </w:rPr>
                </w:rPrChange>
              </w:rPr>
              <w:t xml:space="preserve"> la importancia de los alimentos y sus consecuencias </w:t>
            </w:r>
            <w:ins w:id="1103" w:author="Fundación Waal" w:date="2011-05-04T11:27:00Z">
              <w:r w:rsidR="00371720">
                <w:rPr>
                  <w:rFonts w:ascii="Arial" w:hAnsi="Arial" w:cs="Arial"/>
                  <w:sz w:val="18"/>
                  <w:szCs w:val="18"/>
                  <w:lang w:val="es-ES_tradnl"/>
                </w:rPr>
                <w:t xml:space="preserve">antes y </w:t>
              </w:r>
            </w:ins>
            <w:r w:rsidRPr="00E059AD">
              <w:rPr>
                <w:rFonts w:ascii="Arial" w:hAnsi="Arial" w:cs="Arial"/>
                <w:sz w:val="18"/>
                <w:szCs w:val="18"/>
                <w:lang w:val="es-ES_tradnl"/>
                <w:rPrChange w:id="1104" w:author="Fundación Waal" w:date="2011-05-04T11:26:00Z">
                  <w:rPr>
                    <w:rFonts w:ascii="Arial" w:hAnsi="Arial" w:cs="Arial"/>
                    <w:b/>
                    <w:sz w:val="18"/>
                    <w:szCs w:val="18"/>
                    <w:lang w:val="es-ES_tradnl"/>
                  </w:rPr>
                </w:rPrChange>
              </w:rPr>
              <w:t xml:space="preserve">durante </w:t>
            </w:r>
            <w:del w:id="1105" w:author="Fundación Waal" w:date="2011-05-04T11:27:00Z">
              <w:r w:rsidRPr="00E059AD" w:rsidDel="00371720">
                <w:rPr>
                  <w:rFonts w:ascii="Arial" w:hAnsi="Arial" w:cs="Arial"/>
                  <w:sz w:val="18"/>
                  <w:szCs w:val="18"/>
                  <w:lang w:val="es-ES_tradnl"/>
                  <w:rPrChange w:id="1106" w:author="Fundación Waal" w:date="2011-05-04T11:26:00Z">
                    <w:rPr>
                      <w:rFonts w:ascii="Arial" w:hAnsi="Arial" w:cs="Arial"/>
                      <w:b/>
                      <w:sz w:val="18"/>
                      <w:szCs w:val="18"/>
                      <w:lang w:val="es-ES_tradnl"/>
                    </w:rPr>
                  </w:rPrChange>
                </w:rPr>
                <w:delText>y después d</w:delText>
              </w:r>
            </w:del>
            <w:r w:rsidRPr="00E059AD">
              <w:rPr>
                <w:rFonts w:ascii="Arial" w:hAnsi="Arial" w:cs="Arial"/>
                <w:sz w:val="18"/>
                <w:szCs w:val="18"/>
                <w:lang w:val="es-ES_tradnl"/>
                <w:rPrChange w:id="1107" w:author="Fundación Waal" w:date="2011-05-04T11:26:00Z">
                  <w:rPr>
                    <w:rFonts w:ascii="Arial" w:hAnsi="Arial" w:cs="Arial"/>
                    <w:b/>
                    <w:sz w:val="18"/>
                    <w:szCs w:val="18"/>
                    <w:lang w:val="es-ES_tradnl"/>
                  </w:rPr>
                </w:rPrChange>
              </w:rPr>
              <w:t>el embarazo.</w:t>
            </w:r>
          </w:p>
          <w:p w:rsidR="00D06F3D" w:rsidRPr="00E059AD" w:rsidRDefault="00D06F3D" w:rsidP="004A7BC7">
            <w:pPr>
              <w:spacing w:after="120"/>
              <w:jc w:val="center"/>
              <w:rPr>
                <w:rFonts w:ascii="Arial" w:hAnsi="Arial" w:cs="Arial"/>
                <w:sz w:val="18"/>
                <w:szCs w:val="18"/>
                <w:lang w:val="es-ES_tradnl"/>
                <w:rPrChange w:id="1108"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09"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10"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11" w:author="Fundación Waal" w:date="2011-05-04T11:26:00Z">
                  <w:rPr>
                    <w:rFonts w:ascii="Arial" w:hAnsi="Arial" w:cs="Arial"/>
                    <w:b/>
                    <w:sz w:val="18"/>
                    <w:szCs w:val="18"/>
                    <w:lang w:val="es-ES_tradnl"/>
                  </w:rPr>
                </w:rPrChange>
              </w:rPr>
            </w:pPr>
            <w:r w:rsidRPr="00E059AD">
              <w:rPr>
                <w:rFonts w:ascii="Arial" w:hAnsi="Arial" w:cs="Arial"/>
                <w:sz w:val="18"/>
                <w:szCs w:val="18"/>
                <w:lang w:val="es-ES_tradnl"/>
                <w:rPrChange w:id="1112" w:author="Fundación Waal" w:date="2011-05-04T11:26:00Z">
                  <w:rPr>
                    <w:rFonts w:ascii="Arial" w:hAnsi="Arial" w:cs="Arial"/>
                    <w:b/>
                    <w:sz w:val="18"/>
                    <w:szCs w:val="18"/>
                    <w:lang w:val="es-ES_tradnl"/>
                  </w:rPr>
                </w:rPrChange>
              </w:rPr>
              <w:t>2.-</w:t>
            </w:r>
            <w:del w:id="1113" w:author="Fundación Waal" w:date="2011-05-04T11:29:00Z">
              <w:r w:rsidRPr="00E059AD" w:rsidDel="00AC23A0">
                <w:rPr>
                  <w:rFonts w:ascii="Arial" w:hAnsi="Arial" w:cs="Arial"/>
                  <w:sz w:val="18"/>
                  <w:szCs w:val="18"/>
                  <w:lang w:val="es-ES_tradnl"/>
                  <w:rPrChange w:id="1114" w:author="Fundación Waal" w:date="2011-05-04T11:26:00Z">
                    <w:rPr>
                      <w:rFonts w:ascii="Arial" w:hAnsi="Arial" w:cs="Arial"/>
                      <w:b/>
                      <w:sz w:val="18"/>
                      <w:szCs w:val="18"/>
                      <w:lang w:val="es-ES_tradnl"/>
                    </w:rPr>
                  </w:rPrChange>
                </w:rPr>
                <w:delText xml:space="preserve">Desarrollar </w:delText>
              </w:r>
            </w:del>
            <w:ins w:id="1115" w:author="Fundación Waal" w:date="2011-05-04T11:29:00Z">
              <w:r w:rsidR="00AC23A0">
                <w:rPr>
                  <w:rFonts w:ascii="Arial" w:hAnsi="Arial" w:cs="Arial"/>
                  <w:sz w:val="18"/>
                  <w:szCs w:val="18"/>
                  <w:lang w:val="es-ES_tradnl"/>
                </w:rPr>
                <w:t>Elaborar</w:t>
              </w:r>
              <w:r w:rsidR="00AC23A0" w:rsidRPr="00E059AD">
                <w:rPr>
                  <w:rFonts w:ascii="Arial" w:hAnsi="Arial" w:cs="Arial"/>
                  <w:sz w:val="18"/>
                  <w:szCs w:val="18"/>
                  <w:lang w:val="es-ES_tradnl"/>
                  <w:rPrChange w:id="1116" w:author="Fundación Waal" w:date="2011-05-04T11:26:00Z">
                    <w:rPr>
                      <w:rFonts w:ascii="Arial" w:hAnsi="Arial" w:cs="Arial"/>
                      <w:b/>
                      <w:sz w:val="18"/>
                      <w:szCs w:val="18"/>
                      <w:lang w:val="es-ES_tradnl"/>
                    </w:rPr>
                  </w:rPrChange>
                </w:rPr>
                <w:t xml:space="preserve"> </w:t>
              </w:r>
            </w:ins>
            <w:r w:rsidRPr="00E059AD">
              <w:rPr>
                <w:rFonts w:ascii="Arial" w:hAnsi="Arial" w:cs="Arial"/>
                <w:sz w:val="18"/>
                <w:szCs w:val="18"/>
                <w:lang w:val="es-ES_tradnl"/>
                <w:rPrChange w:id="1117" w:author="Fundación Waal" w:date="2011-05-04T11:26:00Z">
                  <w:rPr>
                    <w:rFonts w:ascii="Arial" w:hAnsi="Arial" w:cs="Arial"/>
                    <w:b/>
                    <w:sz w:val="18"/>
                    <w:szCs w:val="18"/>
                    <w:lang w:val="es-ES_tradnl"/>
                  </w:rPr>
                </w:rPrChange>
              </w:rPr>
              <w:t>materiales de difusión.</w:t>
            </w:r>
          </w:p>
          <w:p w:rsidR="00D06F3D" w:rsidRPr="00E059AD" w:rsidRDefault="00D06F3D" w:rsidP="004A7BC7">
            <w:pPr>
              <w:spacing w:after="120"/>
              <w:jc w:val="center"/>
              <w:rPr>
                <w:rFonts w:ascii="Arial" w:hAnsi="Arial" w:cs="Arial"/>
                <w:sz w:val="18"/>
                <w:szCs w:val="18"/>
                <w:lang w:val="es-ES_tradnl"/>
                <w:rPrChange w:id="1118"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19" w:author="Fundación Waal" w:date="2011-05-04T11:26:00Z">
                  <w:rPr>
                    <w:rFonts w:ascii="Arial" w:hAnsi="Arial" w:cs="Arial"/>
                    <w:b/>
                    <w:sz w:val="18"/>
                    <w:szCs w:val="18"/>
                    <w:lang w:val="es-ES_tradnl"/>
                  </w:rPr>
                </w:rPrChange>
              </w:rPr>
            </w:pPr>
          </w:p>
          <w:p w:rsidR="00D06F3D" w:rsidRPr="00E059AD" w:rsidRDefault="00D06F3D" w:rsidP="004A7BC7">
            <w:pPr>
              <w:spacing w:after="120"/>
              <w:jc w:val="center"/>
              <w:rPr>
                <w:rFonts w:ascii="Arial" w:hAnsi="Arial" w:cs="Arial"/>
                <w:sz w:val="18"/>
                <w:szCs w:val="18"/>
                <w:lang w:val="es-ES_tradnl"/>
                <w:rPrChange w:id="1120" w:author="Fundación Waal" w:date="2011-05-04T11:26:00Z">
                  <w:rPr>
                    <w:rFonts w:ascii="Arial" w:hAnsi="Arial" w:cs="Arial"/>
                    <w:b/>
                    <w:sz w:val="18"/>
                    <w:szCs w:val="18"/>
                    <w:lang w:val="es-ES_tradnl"/>
                  </w:rPr>
                </w:rPrChange>
              </w:rPr>
            </w:pPr>
          </w:p>
          <w:p w:rsidR="00D06F3D" w:rsidRDefault="00D06F3D" w:rsidP="004A7BC7">
            <w:pPr>
              <w:numPr>
                <w:ins w:id="1121" w:author="Fundación Waal" w:date="2011-05-04T11:31:00Z"/>
              </w:numPr>
              <w:spacing w:after="120"/>
              <w:jc w:val="center"/>
              <w:rPr>
                <w:ins w:id="1122" w:author="Fundación Waal" w:date="2011-05-04T11:31:00Z"/>
                <w:rFonts w:ascii="Arial" w:hAnsi="Arial" w:cs="Arial"/>
                <w:sz w:val="18"/>
                <w:szCs w:val="18"/>
                <w:lang w:val="es-ES_tradnl"/>
              </w:rPr>
            </w:pPr>
          </w:p>
          <w:p w:rsidR="00410A8D" w:rsidRDefault="00410A8D" w:rsidP="004A7BC7">
            <w:pPr>
              <w:numPr>
                <w:ins w:id="1123" w:author="Fundación Waal" w:date="2011-05-04T11:31:00Z"/>
              </w:numPr>
              <w:spacing w:after="120"/>
              <w:jc w:val="center"/>
              <w:rPr>
                <w:ins w:id="1124" w:author="Fundación Waal" w:date="2011-05-04T11:31:00Z"/>
                <w:rFonts w:ascii="Arial" w:hAnsi="Arial" w:cs="Arial"/>
                <w:sz w:val="18"/>
                <w:szCs w:val="18"/>
                <w:lang w:val="es-ES_tradnl"/>
              </w:rPr>
            </w:pPr>
          </w:p>
          <w:p w:rsidR="00410A8D" w:rsidRPr="00E059AD" w:rsidDel="00410A8D" w:rsidRDefault="00410A8D" w:rsidP="004A7BC7">
            <w:pPr>
              <w:spacing w:after="120"/>
              <w:jc w:val="center"/>
              <w:rPr>
                <w:del w:id="1125" w:author="Fundación Waal" w:date="2011-05-04T11:31:00Z"/>
                <w:rFonts w:ascii="Arial" w:hAnsi="Arial" w:cs="Arial"/>
                <w:sz w:val="18"/>
                <w:szCs w:val="18"/>
                <w:lang w:val="es-ES_tradnl"/>
                <w:rPrChange w:id="1126" w:author="Fundación Waal" w:date="2011-05-04T11:26:00Z">
                  <w:rPr>
                    <w:del w:id="1127" w:author="Fundación Waal" w:date="2011-05-04T11:31:00Z"/>
                    <w:rFonts w:ascii="Arial" w:hAnsi="Arial" w:cs="Arial"/>
                    <w:b/>
                    <w:sz w:val="18"/>
                    <w:szCs w:val="18"/>
                    <w:lang w:val="es-ES_tradnl"/>
                  </w:rPr>
                </w:rPrChange>
              </w:rPr>
            </w:pPr>
          </w:p>
          <w:p w:rsidR="00D06F3D" w:rsidRPr="00E059AD" w:rsidRDefault="00D06F3D" w:rsidP="004A7BC7">
            <w:pPr>
              <w:rPr>
                <w:rFonts w:ascii="Arial" w:hAnsi="Arial" w:cs="Arial"/>
                <w:bCs/>
                <w:sz w:val="20"/>
                <w:szCs w:val="20"/>
                <w:rPrChange w:id="1128" w:author="Fundación Waal" w:date="2011-05-04T11:26:00Z">
                  <w:rPr>
                    <w:rFonts w:ascii="Arial" w:hAnsi="Arial" w:cs="Arial"/>
                    <w:b/>
                    <w:bCs/>
                    <w:sz w:val="20"/>
                    <w:szCs w:val="20"/>
                  </w:rPr>
                </w:rPrChange>
              </w:rPr>
            </w:pPr>
            <w:r w:rsidRPr="00E059AD">
              <w:rPr>
                <w:rFonts w:ascii="Arial" w:hAnsi="Arial" w:cs="Arial"/>
                <w:sz w:val="18"/>
                <w:szCs w:val="18"/>
                <w:lang w:val="es-ES_tradnl"/>
                <w:rPrChange w:id="1129" w:author="Fundación Waal" w:date="2011-05-04T11:26:00Z">
                  <w:rPr>
                    <w:rFonts w:ascii="Arial" w:hAnsi="Arial" w:cs="Arial"/>
                    <w:b/>
                    <w:sz w:val="18"/>
                    <w:szCs w:val="18"/>
                    <w:lang w:val="es-ES_tradnl"/>
                  </w:rPr>
                </w:rPrChange>
              </w:rPr>
              <w:t xml:space="preserve">3.-Proponer  que los profesionales del centro establezcan un control nutricional a la mujer durante los primeros tres meses de </w:t>
            </w:r>
            <w:del w:id="1130" w:author="Fundación Waal" w:date="2011-05-04T11:14:00Z">
              <w:r w:rsidRPr="00E059AD" w:rsidDel="0066755D">
                <w:rPr>
                  <w:rFonts w:ascii="Arial" w:hAnsi="Arial" w:cs="Arial"/>
                  <w:sz w:val="18"/>
                  <w:szCs w:val="18"/>
                  <w:lang w:val="es-ES_tradnl"/>
                  <w:rPrChange w:id="1131" w:author="Fundación Waal" w:date="2011-05-04T11:26:00Z">
                    <w:rPr>
                      <w:rFonts w:ascii="Arial" w:hAnsi="Arial" w:cs="Arial"/>
                      <w:b/>
                      <w:sz w:val="18"/>
                      <w:szCs w:val="18"/>
                      <w:lang w:val="es-ES_tradnl"/>
                    </w:rPr>
                  </w:rPrChange>
                </w:rPr>
                <w:delText>gestacion</w:delText>
              </w:r>
            </w:del>
            <w:ins w:id="1132" w:author="Fundación Waal" w:date="2011-05-04T11:14:00Z">
              <w:r w:rsidR="0066755D" w:rsidRPr="00E059AD">
                <w:rPr>
                  <w:rFonts w:ascii="Arial" w:hAnsi="Arial" w:cs="Arial"/>
                  <w:sz w:val="18"/>
                  <w:szCs w:val="18"/>
                  <w:lang w:val="es-ES_tradnl"/>
                  <w:rPrChange w:id="1133" w:author="Fundación Waal" w:date="2011-05-04T11:26:00Z">
                    <w:rPr>
                      <w:rFonts w:ascii="Arial" w:hAnsi="Arial" w:cs="Arial"/>
                      <w:b/>
                      <w:sz w:val="18"/>
                      <w:szCs w:val="18"/>
                      <w:lang w:val="es-ES_tradnl"/>
                    </w:rPr>
                  </w:rPrChange>
                </w:rPr>
                <w:t>gestación</w:t>
              </w:r>
            </w:ins>
            <w:r w:rsidRPr="00E059AD">
              <w:rPr>
                <w:rFonts w:ascii="Arial" w:hAnsi="Arial" w:cs="Arial"/>
                <w:sz w:val="18"/>
                <w:szCs w:val="18"/>
                <w:lang w:val="es-ES_tradnl"/>
                <w:rPrChange w:id="1134" w:author="Fundación Waal" w:date="2011-05-04T11:26:00Z">
                  <w:rPr>
                    <w:rFonts w:ascii="Arial" w:hAnsi="Arial" w:cs="Arial"/>
                    <w:b/>
                    <w:sz w:val="18"/>
                    <w:szCs w:val="18"/>
                    <w:lang w:val="es-ES_tradnl"/>
                  </w:rPr>
                </w:rPrChange>
              </w:rPr>
              <w:t>.</w:t>
            </w:r>
          </w:p>
        </w:tc>
        <w:tc>
          <w:tcPr>
            <w:tcW w:w="0" w:type="auto"/>
            <w:gridSpan w:val="3"/>
          </w:tcPr>
          <w:p w:rsidR="00D06F3D" w:rsidRPr="00E059AD" w:rsidRDefault="00D06F3D" w:rsidP="004A7BC7">
            <w:pPr>
              <w:jc w:val="center"/>
              <w:rPr>
                <w:rFonts w:ascii="Arial" w:hAnsi="Arial" w:cs="Arial"/>
                <w:bCs/>
                <w:sz w:val="20"/>
                <w:szCs w:val="20"/>
                <w:rPrChange w:id="1135" w:author="Fundación Waal" w:date="2011-05-04T11:26:00Z">
                  <w:rPr>
                    <w:rFonts w:ascii="Arial" w:hAnsi="Arial" w:cs="Arial"/>
                    <w:b/>
                    <w:bCs/>
                    <w:sz w:val="20"/>
                    <w:szCs w:val="20"/>
                  </w:rPr>
                </w:rPrChange>
              </w:rPr>
            </w:pPr>
            <w:r w:rsidRPr="00E059AD">
              <w:rPr>
                <w:rFonts w:ascii="Arial" w:hAnsi="Arial" w:cs="Arial"/>
                <w:bCs/>
                <w:sz w:val="20"/>
                <w:szCs w:val="20"/>
                <w:rPrChange w:id="1136" w:author="Fundación Waal" w:date="2011-05-04T11:26:00Z">
                  <w:rPr>
                    <w:rFonts w:ascii="Arial" w:hAnsi="Arial" w:cs="Arial"/>
                    <w:b/>
                    <w:bCs/>
                    <w:sz w:val="20"/>
                    <w:szCs w:val="20"/>
                  </w:rPr>
                </w:rPrChange>
              </w:rPr>
              <w:t>1.-Crear un espacio de difusión e información sobre las causas para una discapacidad</w:t>
            </w:r>
          </w:p>
          <w:p w:rsidR="00D06F3D" w:rsidRPr="00E059AD" w:rsidRDefault="00D06F3D" w:rsidP="004A7BC7">
            <w:pPr>
              <w:jc w:val="center"/>
              <w:rPr>
                <w:rFonts w:ascii="Arial" w:hAnsi="Arial" w:cs="Arial"/>
                <w:bCs/>
                <w:sz w:val="20"/>
                <w:szCs w:val="20"/>
                <w:rPrChange w:id="113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3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39" w:author="Fundación Waal" w:date="2011-05-04T11:26:00Z">
                  <w:rPr>
                    <w:rFonts w:ascii="Arial" w:hAnsi="Arial" w:cs="Arial"/>
                    <w:b/>
                    <w:bCs/>
                    <w:sz w:val="20"/>
                    <w:szCs w:val="20"/>
                  </w:rPr>
                </w:rPrChange>
              </w:rPr>
            </w:pPr>
          </w:p>
          <w:p w:rsidR="00D06F3D" w:rsidRPr="00E059AD" w:rsidRDefault="00D06F3D" w:rsidP="004A7BC7">
            <w:pPr>
              <w:jc w:val="right"/>
              <w:rPr>
                <w:rFonts w:ascii="Arial" w:hAnsi="Arial" w:cs="Arial"/>
                <w:bCs/>
                <w:sz w:val="20"/>
                <w:szCs w:val="20"/>
                <w:rPrChange w:id="114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41" w:author="Fundación Waal" w:date="2011-05-04T11:26:00Z">
                  <w:rPr>
                    <w:rFonts w:ascii="Arial" w:hAnsi="Arial" w:cs="Arial"/>
                    <w:b/>
                    <w:bCs/>
                    <w:sz w:val="20"/>
                    <w:szCs w:val="20"/>
                  </w:rPr>
                </w:rPrChange>
              </w:rPr>
            </w:pPr>
            <w:r w:rsidRPr="00E059AD">
              <w:rPr>
                <w:rFonts w:ascii="Arial" w:hAnsi="Arial" w:cs="Arial"/>
                <w:bCs/>
                <w:sz w:val="20"/>
                <w:szCs w:val="20"/>
                <w:rPrChange w:id="1142" w:author="Fundación Waal" w:date="2011-05-04T11:26:00Z">
                  <w:rPr>
                    <w:rFonts w:ascii="Arial" w:hAnsi="Arial" w:cs="Arial"/>
                    <w:b/>
                    <w:bCs/>
                    <w:sz w:val="20"/>
                    <w:szCs w:val="20"/>
                  </w:rPr>
                </w:rPrChange>
              </w:rPr>
              <w:t>2.-</w:t>
            </w:r>
            <w:del w:id="1143" w:author="Valued Acer Customer" w:date="2011-05-04T12:47:00Z">
              <w:r w:rsidRPr="00E059AD" w:rsidDel="00FA67F7">
                <w:rPr>
                  <w:rFonts w:ascii="Arial" w:hAnsi="Arial" w:cs="Arial"/>
                  <w:bCs/>
                  <w:sz w:val="20"/>
                  <w:szCs w:val="20"/>
                  <w:rPrChange w:id="1144" w:author="Fundación Waal" w:date="2011-05-04T11:26:00Z">
                    <w:rPr>
                      <w:rFonts w:ascii="Arial" w:hAnsi="Arial" w:cs="Arial"/>
                      <w:b/>
                      <w:bCs/>
                      <w:sz w:val="20"/>
                      <w:szCs w:val="20"/>
                    </w:rPr>
                  </w:rPrChange>
                </w:rPr>
                <w:delText xml:space="preserve">Elaborar </w:delText>
              </w:r>
            </w:del>
            <w:ins w:id="1145" w:author="Valued Acer Customer" w:date="2011-05-04T12:47:00Z">
              <w:r w:rsidR="00FA67F7">
                <w:rPr>
                  <w:rFonts w:ascii="Arial" w:hAnsi="Arial" w:cs="Arial"/>
                  <w:bCs/>
                  <w:sz w:val="20"/>
                  <w:szCs w:val="20"/>
                </w:rPr>
                <w:t>Impresión de</w:t>
              </w:r>
              <w:r w:rsidR="00FA67F7" w:rsidRPr="00E059AD">
                <w:rPr>
                  <w:rFonts w:ascii="Arial" w:hAnsi="Arial" w:cs="Arial"/>
                  <w:bCs/>
                  <w:sz w:val="20"/>
                  <w:szCs w:val="20"/>
                  <w:rPrChange w:id="1146" w:author="Fundación Waal" w:date="2011-05-04T11:26:00Z">
                    <w:rPr>
                      <w:rFonts w:ascii="Arial" w:hAnsi="Arial" w:cs="Arial"/>
                      <w:b/>
                      <w:bCs/>
                      <w:sz w:val="20"/>
                      <w:szCs w:val="20"/>
                    </w:rPr>
                  </w:rPrChange>
                </w:rPr>
                <w:t xml:space="preserve"> </w:t>
              </w:r>
            </w:ins>
            <w:r w:rsidRPr="00E059AD">
              <w:rPr>
                <w:rFonts w:ascii="Arial" w:hAnsi="Arial" w:cs="Arial"/>
                <w:bCs/>
                <w:sz w:val="20"/>
                <w:szCs w:val="20"/>
                <w:rPrChange w:id="1147" w:author="Fundación Waal" w:date="2011-05-04T11:26:00Z">
                  <w:rPr>
                    <w:rFonts w:ascii="Arial" w:hAnsi="Arial" w:cs="Arial"/>
                    <w:b/>
                    <w:bCs/>
                    <w:sz w:val="20"/>
                    <w:szCs w:val="20"/>
                  </w:rPr>
                </w:rPrChange>
              </w:rPr>
              <w:t>trípticos y panfletos</w:t>
            </w:r>
          </w:p>
          <w:p w:rsidR="00D06F3D" w:rsidRPr="00E059AD" w:rsidRDefault="00D06F3D" w:rsidP="004A7BC7">
            <w:pPr>
              <w:jc w:val="center"/>
              <w:rPr>
                <w:rFonts w:ascii="Arial" w:hAnsi="Arial" w:cs="Arial"/>
                <w:bCs/>
                <w:sz w:val="20"/>
                <w:szCs w:val="20"/>
                <w:rPrChange w:id="114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4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5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151"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52" w:author="Fundación Waal" w:date="2011-05-04T11:26:00Z">
                  <w:rPr>
                    <w:rFonts w:ascii="Arial" w:hAnsi="Arial" w:cs="Arial"/>
                    <w:b/>
                    <w:bCs/>
                    <w:sz w:val="20"/>
                    <w:szCs w:val="20"/>
                  </w:rPr>
                </w:rPrChange>
              </w:rPr>
            </w:pPr>
            <w:r w:rsidRPr="00E059AD">
              <w:rPr>
                <w:rFonts w:ascii="Arial" w:hAnsi="Arial" w:cs="Arial"/>
                <w:bCs/>
                <w:sz w:val="20"/>
                <w:szCs w:val="20"/>
                <w:rPrChange w:id="1153" w:author="Fundación Waal" w:date="2011-05-04T11:26:00Z">
                  <w:rPr>
                    <w:rFonts w:ascii="Arial" w:hAnsi="Arial" w:cs="Arial"/>
                    <w:b/>
                    <w:bCs/>
                    <w:sz w:val="20"/>
                    <w:szCs w:val="20"/>
                  </w:rPr>
                </w:rPrChange>
              </w:rPr>
              <w:t>3.-Reunir a los profesionales de salud para ver la factibilidad de la propuesta.</w:t>
            </w:r>
          </w:p>
        </w:tc>
        <w:tc>
          <w:tcPr>
            <w:tcW w:w="0" w:type="auto"/>
          </w:tcPr>
          <w:p w:rsidR="00D06F3D" w:rsidRPr="00E059AD" w:rsidRDefault="00D06F3D" w:rsidP="004A7BC7">
            <w:pPr>
              <w:jc w:val="center"/>
              <w:rPr>
                <w:rFonts w:ascii="Arial" w:hAnsi="Arial" w:cs="Arial"/>
                <w:bCs/>
                <w:sz w:val="20"/>
                <w:szCs w:val="20"/>
                <w:rPrChange w:id="1154" w:author="Fundación Waal" w:date="2011-05-04T11:26:00Z">
                  <w:rPr>
                    <w:rFonts w:ascii="Arial" w:hAnsi="Arial" w:cs="Arial"/>
                    <w:b/>
                    <w:bCs/>
                    <w:sz w:val="20"/>
                    <w:szCs w:val="20"/>
                  </w:rPr>
                </w:rPrChange>
              </w:rPr>
            </w:pPr>
            <w:r w:rsidRPr="00E059AD">
              <w:rPr>
                <w:rFonts w:ascii="Arial" w:hAnsi="Arial" w:cs="Arial"/>
                <w:bCs/>
                <w:sz w:val="20"/>
                <w:szCs w:val="20"/>
                <w:rPrChange w:id="1155" w:author="Fundación Waal" w:date="2011-05-04T11:26:00Z">
                  <w:rPr>
                    <w:rFonts w:ascii="Arial" w:hAnsi="Arial" w:cs="Arial"/>
                    <w:b/>
                    <w:bCs/>
                    <w:sz w:val="20"/>
                    <w:szCs w:val="20"/>
                  </w:rPr>
                </w:rPrChange>
              </w:rPr>
              <w:t>1.-Proporcionar</w:t>
            </w:r>
            <w:del w:id="1156" w:author="Fundación Waal" w:date="2011-05-04T11:28:00Z">
              <w:r w:rsidRPr="00E059AD" w:rsidDel="00485F2E">
                <w:rPr>
                  <w:rFonts w:ascii="Arial" w:hAnsi="Arial" w:cs="Arial"/>
                  <w:bCs/>
                  <w:sz w:val="20"/>
                  <w:szCs w:val="20"/>
                  <w:rPrChange w:id="1157" w:author="Fundación Waal" w:date="2011-05-04T11:26:00Z">
                    <w:rPr>
                      <w:rFonts w:ascii="Arial" w:hAnsi="Arial" w:cs="Arial"/>
                      <w:b/>
                      <w:bCs/>
                      <w:sz w:val="20"/>
                      <w:szCs w:val="20"/>
                    </w:rPr>
                  </w:rPrChange>
                </w:rPr>
                <w:delText>les</w:delText>
              </w:r>
            </w:del>
            <w:r w:rsidRPr="00E059AD">
              <w:rPr>
                <w:rFonts w:ascii="Arial" w:hAnsi="Arial" w:cs="Arial"/>
                <w:bCs/>
                <w:sz w:val="20"/>
                <w:szCs w:val="20"/>
                <w:rPrChange w:id="1158" w:author="Fundación Waal" w:date="2011-05-04T11:26:00Z">
                  <w:rPr>
                    <w:rFonts w:ascii="Arial" w:hAnsi="Arial" w:cs="Arial"/>
                    <w:b/>
                    <w:bCs/>
                    <w:sz w:val="20"/>
                    <w:szCs w:val="20"/>
                  </w:rPr>
                </w:rPrChange>
              </w:rPr>
              <w:t xml:space="preserve"> un espacio de comunicación visual para la difusión de la temática a</w:t>
            </w:r>
            <w:ins w:id="1159" w:author="Fundación Waal" w:date="2011-05-04T11:28:00Z">
              <w:r w:rsidR="00485F2E">
                <w:rPr>
                  <w:rFonts w:ascii="Arial" w:hAnsi="Arial" w:cs="Arial"/>
                  <w:bCs/>
                  <w:sz w:val="20"/>
                  <w:szCs w:val="20"/>
                </w:rPr>
                <w:t xml:space="preserve"> </w:t>
              </w:r>
            </w:ins>
            <w:r w:rsidRPr="00E059AD">
              <w:rPr>
                <w:rFonts w:ascii="Arial" w:hAnsi="Arial" w:cs="Arial"/>
                <w:bCs/>
                <w:sz w:val="20"/>
                <w:szCs w:val="20"/>
                <w:rPrChange w:id="1160" w:author="Fundación Waal" w:date="2011-05-04T11:26:00Z">
                  <w:rPr>
                    <w:rFonts w:ascii="Arial" w:hAnsi="Arial" w:cs="Arial"/>
                    <w:b/>
                    <w:bCs/>
                    <w:sz w:val="20"/>
                    <w:szCs w:val="20"/>
                  </w:rPr>
                </w:rPrChange>
              </w:rPr>
              <w:t>las mujeres que asisten al</w:t>
            </w:r>
            <w:del w:id="1161" w:author="Fundación Waal" w:date="2011-05-04T11:28:00Z">
              <w:r w:rsidRPr="00E059AD" w:rsidDel="00485F2E">
                <w:rPr>
                  <w:rFonts w:ascii="Arial" w:hAnsi="Arial" w:cs="Arial"/>
                  <w:bCs/>
                  <w:sz w:val="20"/>
                  <w:szCs w:val="20"/>
                  <w:rPrChange w:id="1162" w:author="Fundación Waal" w:date="2011-05-04T11:26:00Z">
                    <w:rPr>
                      <w:rFonts w:ascii="Arial" w:hAnsi="Arial" w:cs="Arial"/>
                      <w:b/>
                      <w:bCs/>
                      <w:sz w:val="20"/>
                      <w:szCs w:val="20"/>
                    </w:rPr>
                  </w:rPrChange>
                </w:rPr>
                <w:delText>a</w:delText>
              </w:r>
            </w:del>
            <w:r w:rsidRPr="00E059AD">
              <w:rPr>
                <w:rFonts w:ascii="Arial" w:hAnsi="Arial" w:cs="Arial"/>
                <w:bCs/>
                <w:sz w:val="20"/>
                <w:szCs w:val="20"/>
                <w:rPrChange w:id="1163" w:author="Fundación Waal" w:date="2011-05-04T11:26:00Z">
                  <w:rPr>
                    <w:rFonts w:ascii="Arial" w:hAnsi="Arial" w:cs="Arial"/>
                    <w:b/>
                    <w:bCs/>
                    <w:sz w:val="20"/>
                    <w:szCs w:val="20"/>
                  </w:rPr>
                </w:rPrChange>
              </w:rPr>
              <w:t xml:space="preserve"> centro de salud.</w:t>
            </w:r>
          </w:p>
          <w:p w:rsidR="00D06F3D" w:rsidRPr="00E059AD" w:rsidRDefault="00D06F3D" w:rsidP="004A7BC7">
            <w:pPr>
              <w:rPr>
                <w:rFonts w:ascii="Arial" w:hAnsi="Arial" w:cs="Arial"/>
                <w:bCs/>
                <w:sz w:val="20"/>
                <w:szCs w:val="20"/>
                <w:rPrChange w:id="116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5"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6"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67" w:author="Fundación Waal" w:date="2011-05-04T11:26:00Z">
                  <w:rPr>
                    <w:rFonts w:ascii="Arial" w:hAnsi="Arial" w:cs="Arial"/>
                    <w:b/>
                    <w:bCs/>
                    <w:sz w:val="20"/>
                    <w:szCs w:val="20"/>
                  </w:rPr>
                </w:rPrChange>
              </w:rPr>
            </w:pPr>
            <w:r w:rsidRPr="00E059AD">
              <w:rPr>
                <w:rFonts w:ascii="Arial" w:hAnsi="Arial" w:cs="Arial"/>
                <w:bCs/>
                <w:sz w:val="20"/>
                <w:szCs w:val="20"/>
                <w:rPrChange w:id="1168" w:author="Fundación Waal" w:date="2011-05-04T11:26:00Z">
                  <w:rPr>
                    <w:rFonts w:ascii="Arial" w:hAnsi="Arial" w:cs="Arial"/>
                    <w:b/>
                    <w:bCs/>
                    <w:sz w:val="20"/>
                    <w:szCs w:val="20"/>
                  </w:rPr>
                </w:rPrChange>
              </w:rPr>
              <w:t>2.-Proporcionar cuatro volantes y ocho panfletos secuenciales sobre la temática de consecuencias de la desnutrición en la mujer gestante y su bebé.</w:t>
            </w:r>
          </w:p>
          <w:p w:rsidR="00D06F3D" w:rsidRPr="00E059AD" w:rsidRDefault="00D06F3D" w:rsidP="004A7BC7">
            <w:pPr>
              <w:rPr>
                <w:rFonts w:ascii="Arial" w:hAnsi="Arial" w:cs="Arial"/>
                <w:bCs/>
                <w:sz w:val="20"/>
                <w:szCs w:val="20"/>
                <w:rPrChange w:id="116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170" w:author="Fundación Waal" w:date="2011-05-04T11:26:00Z">
                  <w:rPr>
                    <w:rFonts w:ascii="Arial" w:hAnsi="Arial" w:cs="Arial"/>
                    <w:b/>
                    <w:bCs/>
                    <w:sz w:val="20"/>
                    <w:szCs w:val="20"/>
                  </w:rPr>
                </w:rPrChange>
              </w:rPr>
            </w:pPr>
            <w:r w:rsidRPr="00E059AD">
              <w:rPr>
                <w:rFonts w:ascii="Arial" w:hAnsi="Arial" w:cs="Arial"/>
                <w:bCs/>
                <w:sz w:val="20"/>
                <w:szCs w:val="20"/>
                <w:rPrChange w:id="1171" w:author="Fundación Waal" w:date="2011-05-04T11:26:00Z">
                  <w:rPr>
                    <w:rFonts w:ascii="Arial" w:hAnsi="Arial" w:cs="Arial"/>
                    <w:b/>
                    <w:bCs/>
                    <w:sz w:val="20"/>
                    <w:szCs w:val="20"/>
                  </w:rPr>
                </w:rPrChange>
              </w:rPr>
              <w:t xml:space="preserve">3.- Que  los profesionales médicos y enfermeras del centro </w:t>
            </w:r>
            <w:del w:id="1172" w:author="Fundación Waal" w:date="2011-05-04T11:14:00Z">
              <w:r w:rsidRPr="00E059AD" w:rsidDel="0066755D">
                <w:rPr>
                  <w:rFonts w:ascii="Arial" w:hAnsi="Arial" w:cs="Arial"/>
                  <w:bCs/>
                  <w:sz w:val="20"/>
                  <w:szCs w:val="20"/>
                  <w:rPrChange w:id="1173" w:author="Fundación Waal" w:date="2011-05-04T11:26:00Z">
                    <w:rPr>
                      <w:rFonts w:ascii="Arial" w:hAnsi="Arial" w:cs="Arial"/>
                      <w:b/>
                      <w:bCs/>
                      <w:sz w:val="20"/>
                      <w:szCs w:val="20"/>
                    </w:rPr>
                  </w:rPrChange>
                </w:rPr>
                <w:delText>relicen</w:delText>
              </w:r>
            </w:del>
            <w:ins w:id="1174" w:author="Fundación Waal" w:date="2011-05-04T11:14:00Z">
              <w:r w:rsidR="0066755D" w:rsidRPr="00E059AD">
                <w:rPr>
                  <w:rFonts w:ascii="Arial" w:hAnsi="Arial" w:cs="Arial"/>
                  <w:bCs/>
                  <w:sz w:val="20"/>
                  <w:szCs w:val="20"/>
                  <w:rPrChange w:id="1175" w:author="Fundación Waal" w:date="2011-05-04T11:26:00Z">
                    <w:rPr>
                      <w:rFonts w:ascii="Arial" w:hAnsi="Arial" w:cs="Arial"/>
                      <w:b/>
                      <w:bCs/>
                      <w:sz w:val="20"/>
                      <w:szCs w:val="20"/>
                    </w:rPr>
                  </w:rPrChange>
                </w:rPr>
                <w:t>realicen</w:t>
              </w:r>
            </w:ins>
            <w:r w:rsidRPr="00E059AD">
              <w:rPr>
                <w:rFonts w:ascii="Arial" w:hAnsi="Arial" w:cs="Arial"/>
                <w:bCs/>
                <w:sz w:val="20"/>
                <w:szCs w:val="20"/>
                <w:rPrChange w:id="1176" w:author="Fundación Waal" w:date="2011-05-04T11:26:00Z">
                  <w:rPr>
                    <w:rFonts w:ascii="Arial" w:hAnsi="Arial" w:cs="Arial"/>
                    <w:b/>
                    <w:bCs/>
                    <w:sz w:val="20"/>
                    <w:szCs w:val="20"/>
                  </w:rPr>
                </w:rPrChange>
              </w:rPr>
              <w:t xml:space="preserve"> por lo menos dos controles </w:t>
            </w:r>
            <w:ins w:id="1177" w:author="Fundación Waal" w:date="2011-05-04T11:32:00Z">
              <w:r w:rsidR="00FA4989" w:rsidRPr="00E059AD">
                <w:rPr>
                  <w:rFonts w:ascii="Arial" w:hAnsi="Arial" w:cs="Arial"/>
                  <w:bCs/>
                  <w:sz w:val="20"/>
                  <w:szCs w:val="20"/>
                </w:rPr>
                <w:t>de</w:t>
              </w:r>
              <w:r w:rsidR="00FA4989">
                <w:rPr>
                  <w:rFonts w:ascii="Arial" w:hAnsi="Arial" w:cs="Arial"/>
                  <w:bCs/>
                  <w:sz w:val="20"/>
                  <w:szCs w:val="20"/>
                </w:rPr>
                <w:t>l</w:t>
              </w:r>
              <w:r w:rsidR="00FA4989" w:rsidRPr="00E059AD">
                <w:rPr>
                  <w:rFonts w:ascii="Arial" w:hAnsi="Arial" w:cs="Arial"/>
                  <w:bCs/>
                  <w:sz w:val="20"/>
                  <w:szCs w:val="20"/>
                </w:rPr>
                <w:t xml:space="preserve"> </w:t>
              </w:r>
              <w:r w:rsidR="00FA4989">
                <w:rPr>
                  <w:rFonts w:ascii="Arial" w:hAnsi="Arial" w:cs="Arial"/>
                  <w:bCs/>
                  <w:sz w:val="20"/>
                  <w:szCs w:val="20"/>
                </w:rPr>
                <w:t>estado nutricional</w:t>
              </w:r>
              <w:r w:rsidR="00FA4989" w:rsidRPr="00E059AD">
                <w:rPr>
                  <w:rFonts w:ascii="Arial" w:hAnsi="Arial" w:cs="Arial"/>
                  <w:bCs/>
                  <w:sz w:val="20"/>
                  <w:szCs w:val="20"/>
                </w:rPr>
                <w:t xml:space="preserve"> </w:t>
              </w:r>
              <w:r w:rsidR="00FA4989">
                <w:rPr>
                  <w:rFonts w:ascii="Arial" w:hAnsi="Arial" w:cs="Arial"/>
                  <w:bCs/>
                  <w:sz w:val="20"/>
                  <w:szCs w:val="20"/>
                </w:rPr>
                <w:t>de</w:t>
              </w:r>
              <w:r w:rsidR="00FA4989" w:rsidRPr="00E059AD">
                <w:rPr>
                  <w:rFonts w:ascii="Arial" w:hAnsi="Arial" w:cs="Arial"/>
                  <w:bCs/>
                  <w:sz w:val="20"/>
                  <w:szCs w:val="20"/>
                </w:rPr>
                <w:t xml:space="preserve"> la mujer gestante </w:t>
              </w:r>
            </w:ins>
            <w:r w:rsidRPr="00E059AD">
              <w:rPr>
                <w:rFonts w:ascii="Arial" w:hAnsi="Arial" w:cs="Arial"/>
                <w:bCs/>
                <w:sz w:val="20"/>
                <w:szCs w:val="20"/>
                <w:rPrChange w:id="1178" w:author="Fundación Waal" w:date="2011-05-04T11:26:00Z">
                  <w:rPr>
                    <w:rFonts w:ascii="Arial" w:hAnsi="Arial" w:cs="Arial"/>
                    <w:b/>
                    <w:bCs/>
                    <w:sz w:val="20"/>
                    <w:szCs w:val="20"/>
                  </w:rPr>
                </w:rPrChange>
              </w:rPr>
              <w:t>durante el primer trimestre</w:t>
            </w:r>
            <w:ins w:id="1179" w:author="Fundación Waal" w:date="2011-05-04T11:32:00Z">
              <w:r w:rsidR="00FA4989">
                <w:rPr>
                  <w:rFonts w:ascii="Arial" w:hAnsi="Arial" w:cs="Arial"/>
                  <w:bCs/>
                  <w:sz w:val="20"/>
                  <w:szCs w:val="20"/>
                </w:rPr>
                <w:t xml:space="preserve"> del embarazo</w:t>
              </w:r>
            </w:ins>
            <w:r w:rsidRPr="00E059AD">
              <w:rPr>
                <w:rFonts w:ascii="Arial" w:hAnsi="Arial" w:cs="Arial"/>
                <w:bCs/>
                <w:sz w:val="20"/>
                <w:szCs w:val="20"/>
                <w:rPrChange w:id="1180" w:author="Fundación Waal" w:date="2011-05-04T11:26:00Z">
                  <w:rPr>
                    <w:rFonts w:ascii="Arial" w:hAnsi="Arial" w:cs="Arial"/>
                    <w:b/>
                    <w:bCs/>
                    <w:sz w:val="20"/>
                    <w:szCs w:val="20"/>
                  </w:rPr>
                </w:rPrChange>
              </w:rPr>
              <w:t>,</w:t>
            </w:r>
            <w:del w:id="1181" w:author="Fundación Waal" w:date="2011-05-04T11:32:00Z">
              <w:r w:rsidRPr="00E059AD" w:rsidDel="00FA4989">
                <w:rPr>
                  <w:rFonts w:ascii="Arial" w:hAnsi="Arial" w:cs="Arial"/>
                  <w:bCs/>
                  <w:sz w:val="20"/>
                  <w:szCs w:val="20"/>
                  <w:rPrChange w:id="1182" w:author="Fundación Waal" w:date="2011-05-04T11:26:00Z">
                    <w:rPr>
                      <w:rFonts w:ascii="Arial" w:hAnsi="Arial" w:cs="Arial"/>
                      <w:b/>
                      <w:bCs/>
                      <w:sz w:val="20"/>
                      <w:szCs w:val="20"/>
                    </w:rPr>
                  </w:rPrChange>
                </w:rPr>
                <w:delText xml:space="preserve"> de la nutrición en la mujer gestante</w:delText>
              </w:r>
            </w:del>
            <w:r w:rsidRPr="00E059AD">
              <w:rPr>
                <w:rFonts w:ascii="Arial" w:hAnsi="Arial" w:cs="Arial"/>
                <w:bCs/>
                <w:sz w:val="20"/>
                <w:szCs w:val="20"/>
                <w:rPrChange w:id="1183" w:author="Fundación Waal" w:date="2011-05-04T11:26:00Z">
                  <w:rPr>
                    <w:rFonts w:ascii="Arial" w:hAnsi="Arial" w:cs="Arial"/>
                    <w:b/>
                    <w:bCs/>
                    <w:sz w:val="20"/>
                    <w:szCs w:val="20"/>
                  </w:rPr>
                </w:rPrChange>
              </w:rPr>
              <w:t>.</w:t>
            </w:r>
          </w:p>
        </w:tc>
        <w:tc>
          <w:tcPr>
            <w:tcW w:w="0" w:type="auto"/>
            <w:vAlign w:val="center"/>
          </w:tcPr>
          <w:p w:rsidR="00D06F3D" w:rsidRPr="00E059AD" w:rsidRDefault="00D06F3D" w:rsidP="004A7BC7">
            <w:pPr>
              <w:rPr>
                <w:rFonts w:ascii="Arial" w:hAnsi="Arial" w:cs="Arial"/>
                <w:bCs/>
                <w:sz w:val="20"/>
                <w:szCs w:val="20"/>
                <w:rPrChange w:id="1184" w:author="Fundación Waal" w:date="2011-05-04T11:26:00Z">
                  <w:rPr>
                    <w:rFonts w:ascii="Arial" w:hAnsi="Arial" w:cs="Arial"/>
                    <w:b/>
                    <w:bCs/>
                    <w:sz w:val="20"/>
                    <w:szCs w:val="20"/>
                  </w:rPr>
                </w:rPrChange>
              </w:rPr>
            </w:pPr>
            <w:r w:rsidRPr="00E059AD">
              <w:rPr>
                <w:rFonts w:ascii="Arial" w:hAnsi="Arial" w:cs="Arial"/>
                <w:bCs/>
                <w:sz w:val="20"/>
                <w:szCs w:val="20"/>
                <w:rPrChange w:id="1185" w:author="Fundación Waal" w:date="2011-05-04T11:26:00Z">
                  <w:rPr>
                    <w:rFonts w:ascii="Arial" w:hAnsi="Arial" w:cs="Arial"/>
                    <w:b/>
                    <w:bCs/>
                    <w:sz w:val="20"/>
                    <w:szCs w:val="20"/>
                  </w:rPr>
                </w:rPrChange>
              </w:rPr>
              <w:t>1.  Pasillo de consulta externa del centro de salud de Jaihuayco.</w:t>
            </w:r>
          </w:p>
          <w:p w:rsidR="00D06F3D" w:rsidRPr="00E059AD" w:rsidRDefault="00D06F3D" w:rsidP="004A7BC7">
            <w:pPr>
              <w:rPr>
                <w:rFonts w:ascii="Arial" w:hAnsi="Arial" w:cs="Arial"/>
                <w:bCs/>
                <w:sz w:val="20"/>
                <w:szCs w:val="20"/>
                <w:rPrChange w:id="1186" w:author="Fundación Waal" w:date="2011-05-04T11:26:00Z">
                  <w:rPr>
                    <w:rFonts w:ascii="Arial" w:hAnsi="Arial" w:cs="Arial"/>
                    <w:b/>
                    <w:bCs/>
                    <w:sz w:val="20"/>
                    <w:szCs w:val="20"/>
                  </w:rPr>
                </w:rPrChange>
              </w:rPr>
            </w:pPr>
          </w:p>
          <w:p w:rsidR="00D06F3D" w:rsidDel="00B46709" w:rsidRDefault="00B46709" w:rsidP="00B46709">
            <w:pPr>
              <w:pStyle w:val="Prrafodelista"/>
              <w:numPr>
                <w:numberingChange w:id="1187" w:author="Fundación Waal" w:date="2011-05-04T11:01:00Z" w:original="%1:3:0:."/>
              </w:numPr>
              <w:ind w:left="0"/>
              <w:rPr>
                <w:del w:id="1188" w:author="Unknown"/>
                <w:rFonts w:ascii="Arial" w:hAnsi="Arial" w:cs="Arial"/>
                <w:bCs/>
                <w:sz w:val="20"/>
                <w:szCs w:val="20"/>
              </w:rPr>
            </w:pPr>
            <w:ins w:id="1189" w:author="Fundación Waal" w:date="2011-05-04T11:30:00Z">
              <w:r>
                <w:rPr>
                  <w:rFonts w:ascii="Arial" w:hAnsi="Arial" w:cs="Arial"/>
                  <w:bCs/>
                  <w:sz w:val="20"/>
                  <w:szCs w:val="20"/>
                </w:rPr>
                <w:t xml:space="preserve">2. </w:t>
              </w:r>
            </w:ins>
            <w:del w:id="1190" w:author="Fundación Waal" w:date="2011-05-04T11:30:00Z">
              <w:r w:rsidR="00D06F3D" w:rsidRPr="00E059AD" w:rsidDel="00475EBF">
                <w:rPr>
                  <w:rFonts w:ascii="Arial" w:hAnsi="Arial" w:cs="Arial"/>
                  <w:bCs/>
                  <w:sz w:val="20"/>
                  <w:szCs w:val="20"/>
                  <w:rPrChange w:id="1191" w:author="Fundación Waal" w:date="2011-05-04T11:26:00Z">
                    <w:rPr>
                      <w:rFonts w:ascii="Arial" w:hAnsi="Arial" w:cs="Arial"/>
                      <w:b/>
                      <w:bCs/>
                      <w:sz w:val="20"/>
                      <w:szCs w:val="20"/>
                    </w:rPr>
                  </w:rPrChange>
                </w:rPr>
                <w:delText>Usuarios que se encuentren en c</w:delText>
              </w:r>
            </w:del>
            <w:ins w:id="1192" w:author="Fundación Waal" w:date="2011-05-04T11:30:00Z">
              <w:r w:rsidR="00475EBF">
                <w:rPr>
                  <w:rFonts w:ascii="Arial" w:hAnsi="Arial" w:cs="Arial"/>
                  <w:bCs/>
                  <w:sz w:val="20"/>
                  <w:szCs w:val="20"/>
                </w:rPr>
                <w:t>C</w:t>
              </w:r>
            </w:ins>
            <w:r w:rsidR="00D06F3D" w:rsidRPr="00E059AD">
              <w:rPr>
                <w:rFonts w:ascii="Arial" w:hAnsi="Arial" w:cs="Arial"/>
                <w:bCs/>
                <w:sz w:val="20"/>
                <w:szCs w:val="20"/>
                <w:rPrChange w:id="1193" w:author="Fundación Waal" w:date="2011-05-04T11:26:00Z">
                  <w:rPr>
                    <w:rFonts w:ascii="Arial" w:hAnsi="Arial" w:cs="Arial"/>
                    <w:b/>
                    <w:bCs/>
                    <w:sz w:val="20"/>
                    <w:szCs w:val="20"/>
                  </w:rPr>
                </w:rPrChange>
              </w:rPr>
              <w:t>onsulta externa del centro de salud de Jaihuayco</w:t>
            </w:r>
          </w:p>
          <w:p w:rsidR="00B46709" w:rsidRPr="00E059AD" w:rsidRDefault="00B46709" w:rsidP="00B46709">
            <w:pPr>
              <w:pStyle w:val="Prrafodelista"/>
              <w:numPr>
                <w:ins w:id="1194" w:author="Fundación Waal" w:date="2011-05-04T11:30:00Z"/>
              </w:numPr>
              <w:ind w:left="0"/>
              <w:rPr>
                <w:ins w:id="1195" w:author="Fundación Waal" w:date="2011-05-04T11:30:00Z"/>
                <w:rFonts w:ascii="Arial" w:hAnsi="Arial" w:cs="Arial"/>
                <w:bCs/>
                <w:sz w:val="20"/>
                <w:szCs w:val="20"/>
                <w:rPrChange w:id="1196" w:author="Fundación Waal" w:date="2011-05-04T11:26:00Z">
                  <w:rPr>
                    <w:ins w:id="1197" w:author="Fundación Waal" w:date="2011-05-04T11:30:00Z"/>
                    <w:rFonts w:ascii="Arial" w:hAnsi="Arial" w:cs="Arial"/>
                    <w:b/>
                    <w:bCs/>
                    <w:sz w:val="20"/>
                    <w:szCs w:val="20"/>
                  </w:rPr>
                </w:rPrChange>
              </w:rPr>
            </w:pPr>
          </w:p>
          <w:p w:rsidR="00D06F3D" w:rsidRPr="00E059AD" w:rsidRDefault="00B46709" w:rsidP="00B46709">
            <w:pPr>
              <w:pStyle w:val="Prrafodelista"/>
              <w:numPr>
                <w:numberingChange w:id="1198" w:author="Fundación Waal" w:date="2011-05-04T11:01:00Z" w:original="%1:3:0:."/>
              </w:numPr>
              <w:ind w:left="0"/>
              <w:rPr>
                <w:rFonts w:ascii="Arial" w:hAnsi="Arial" w:cs="Arial"/>
                <w:bCs/>
                <w:sz w:val="20"/>
                <w:szCs w:val="20"/>
                <w:rPrChange w:id="1199" w:author="Fundación Waal" w:date="2011-05-04T11:26:00Z">
                  <w:rPr>
                    <w:rFonts w:ascii="Arial" w:hAnsi="Arial" w:cs="Arial"/>
                    <w:b/>
                    <w:bCs/>
                    <w:sz w:val="20"/>
                    <w:szCs w:val="20"/>
                  </w:rPr>
                </w:rPrChange>
              </w:rPr>
            </w:pPr>
            <w:ins w:id="1200" w:author="Fundación Waal" w:date="2011-05-04T11:30:00Z">
              <w:r>
                <w:rPr>
                  <w:rFonts w:ascii="Arial" w:hAnsi="Arial" w:cs="Arial"/>
                  <w:bCs/>
                  <w:sz w:val="20"/>
                  <w:szCs w:val="20"/>
                </w:rPr>
                <w:t xml:space="preserve">3. </w:t>
              </w:r>
            </w:ins>
            <w:r w:rsidR="00D06F3D" w:rsidRPr="00E059AD">
              <w:rPr>
                <w:rFonts w:ascii="Arial" w:hAnsi="Arial" w:cs="Arial"/>
                <w:bCs/>
                <w:sz w:val="20"/>
                <w:szCs w:val="20"/>
                <w:rPrChange w:id="1201" w:author="Fundación Waal" w:date="2011-05-04T11:26:00Z">
                  <w:rPr>
                    <w:rFonts w:ascii="Arial" w:hAnsi="Arial" w:cs="Arial"/>
                    <w:b/>
                    <w:bCs/>
                    <w:sz w:val="20"/>
                    <w:szCs w:val="20"/>
                  </w:rPr>
                </w:rPrChange>
              </w:rPr>
              <w:t>Reunión en el auditorio del centro de salud de Jaihuayco.</w:t>
            </w:r>
          </w:p>
        </w:tc>
        <w:tc>
          <w:tcPr>
            <w:tcW w:w="0" w:type="auto"/>
            <w:vAlign w:val="center"/>
          </w:tcPr>
          <w:p w:rsidR="00D06F3D" w:rsidRPr="00E059AD" w:rsidDel="003E77AD" w:rsidRDefault="00D06F3D" w:rsidP="004A7BC7">
            <w:pPr>
              <w:pStyle w:val="Prrafodelista"/>
              <w:rPr>
                <w:del w:id="1202" w:author="Fundación Waal" w:date="2011-05-04T11:28:00Z"/>
                <w:rFonts w:ascii="Arial" w:hAnsi="Arial" w:cs="Arial"/>
                <w:bCs/>
                <w:sz w:val="20"/>
                <w:szCs w:val="20"/>
                <w:rPrChange w:id="1203" w:author="Fundación Waal" w:date="2011-05-04T11:26:00Z">
                  <w:rPr>
                    <w:del w:id="1204" w:author="Fundación Waal" w:date="2011-05-04T11:28:00Z"/>
                    <w:rFonts w:ascii="Arial" w:hAnsi="Arial" w:cs="Arial"/>
                    <w:b/>
                    <w:bCs/>
                    <w:sz w:val="20"/>
                    <w:szCs w:val="20"/>
                  </w:rPr>
                </w:rPrChange>
              </w:rPr>
            </w:pPr>
          </w:p>
          <w:p w:rsidR="00D06F3D" w:rsidRPr="00E059AD" w:rsidDel="003E77AD" w:rsidRDefault="00D06F3D" w:rsidP="004A7BC7">
            <w:pPr>
              <w:pStyle w:val="Prrafodelista"/>
              <w:rPr>
                <w:del w:id="1205" w:author="Fundación Waal" w:date="2011-05-04T11:28:00Z"/>
                <w:rFonts w:ascii="Arial" w:hAnsi="Arial" w:cs="Arial"/>
                <w:bCs/>
                <w:sz w:val="20"/>
                <w:szCs w:val="20"/>
                <w:rPrChange w:id="1206" w:author="Fundación Waal" w:date="2011-05-04T11:26:00Z">
                  <w:rPr>
                    <w:del w:id="1207" w:author="Fundación Waal" w:date="2011-05-04T11:28:00Z"/>
                    <w:rFonts w:ascii="Arial" w:hAnsi="Arial" w:cs="Arial"/>
                    <w:b/>
                    <w:bCs/>
                    <w:sz w:val="20"/>
                    <w:szCs w:val="20"/>
                  </w:rPr>
                </w:rPrChange>
              </w:rPr>
            </w:pPr>
          </w:p>
          <w:p w:rsidR="00D06F3D" w:rsidRPr="00E059AD" w:rsidDel="003E77AD" w:rsidRDefault="00D06F3D" w:rsidP="004A7BC7">
            <w:pPr>
              <w:pStyle w:val="Prrafodelista"/>
              <w:rPr>
                <w:del w:id="1208" w:author="Fundación Waal" w:date="2011-05-04T11:28:00Z"/>
                <w:rFonts w:ascii="Arial" w:hAnsi="Arial" w:cs="Arial"/>
                <w:bCs/>
                <w:sz w:val="20"/>
                <w:szCs w:val="20"/>
                <w:rPrChange w:id="1209" w:author="Fundación Waal" w:date="2011-05-04T11:26:00Z">
                  <w:rPr>
                    <w:del w:id="1210" w:author="Fundación Waal" w:date="2011-05-04T11:28:00Z"/>
                    <w:rFonts w:ascii="Arial" w:hAnsi="Arial" w:cs="Arial"/>
                    <w:b/>
                    <w:bCs/>
                    <w:sz w:val="20"/>
                    <w:szCs w:val="20"/>
                  </w:rPr>
                </w:rPrChange>
              </w:rPr>
            </w:pPr>
          </w:p>
          <w:p w:rsidR="00D06F3D" w:rsidRPr="00E059AD" w:rsidRDefault="00D06F3D" w:rsidP="00D06F3D">
            <w:pPr>
              <w:pStyle w:val="Prrafodelista"/>
              <w:numPr>
                <w:ilvl w:val="0"/>
                <w:numId w:val="13"/>
              </w:numPr>
              <w:rPr>
                <w:rFonts w:ascii="Arial" w:hAnsi="Arial" w:cs="Arial"/>
                <w:bCs/>
                <w:sz w:val="20"/>
                <w:szCs w:val="20"/>
                <w:rPrChange w:id="1211" w:author="Fundación Waal" w:date="2011-05-04T11:26:00Z">
                  <w:rPr>
                    <w:rFonts w:ascii="Arial" w:hAnsi="Arial" w:cs="Arial"/>
                    <w:b/>
                    <w:bCs/>
                    <w:sz w:val="20"/>
                    <w:szCs w:val="20"/>
                  </w:rPr>
                </w:rPrChange>
              </w:rPr>
            </w:pPr>
            <w:r w:rsidRPr="00E059AD">
              <w:rPr>
                <w:rFonts w:ascii="Arial" w:hAnsi="Arial" w:cs="Arial"/>
                <w:bCs/>
                <w:sz w:val="20"/>
                <w:szCs w:val="20"/>
                <w:rPrChange w:id="1212" w:author="Fundación Waal" w:date="2011-05-04T11:26:00Z">
                  <w:rPr>
                    <w:rFonts w:ascii="Arial" w:hAnsi="Arial" w:cs="Arial"/>
                    <w:b/>
                    <w:bCs/>
                    <w:sz w:val="20"/>
                    <w:szCs w:val="20"/>
                  </w:rPr>
                </w:rPrChange>
              </w:rPr>
              <w:t xml:space="preserve">10 de enero 2011     </w:t>
            </w:r>
          </w:p>
          <w:p w:rsidR="00D06F3D" w:rsidRPr="00E059AD" w:rsidRDefault="00D06F3D" w:rsidP="004A7BC7">
            <w:pPr>
              <w:rPr>
                <w:rFonts w:ascii="Arial" w:hAnsi="Arial" w:cs="Arial"/>
                <w:bCs/>
                <w:sz w:val="20"/>
                <w:szCs w:val="20"/>
                <w:rPrChange w:id="1213"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1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15" w:author="Fundación Waal" w:date="2011-05-04T11:26:00Z">
                  <w:rPr>
                    <w:rFonts w:ascii="Arial" w:hAnsi="Arial" w:cs="Arial"/>
                    <w:b/>
                    <w:bCs/>
                    <w:sz w:val="20"/>
                    <w:szCs w:val="20"/>
                  </w:rPr>
                </w:rPrChange>
              </w:rPr>
            </w:pPr>
          </w:p>
          <w:p w:rsidR="00AC23A0" w:rsidRDefault="00AC23A0" w:rsidP="004A7BC7">
            <w:pPr>
              <w:numPr>
                <w:ins w:id="1216" w:author="Fundación Waal" w:date="2011-05-04T11:29:00Z"/>
              </w:numPr>
              <w:rPr>
                <w:ins w:id="1217" w:author="Fundación Waal" w:date="2011-05-04T11:29:00Z"/>
                <w:rFonts w:ascii="Arial" w:hAnsi="Arial" w:cs="Arial"/>
                <w:bCs/>
                <w:sz w:val="20"/>
                <w:szCs w:val="20"/>
              </w:rPr>
            </w:pPr>
          </w:p>
          <w:p w:rsidR="00AC23A0" w:rsidRDefault="00AC23A0" w:rsidP="004A7BC7">
            <w:pPr>
              <w:numPr>
                <w:ins w:id="1218" w:author="Fundación Waal" w:date="2011-05-04T11:29:00Z"/>
              </w:numPr>
              <w:rPr>
                <w:ins w:id="1219" w:author="Fundación Waal" w:date="2011-05-04T11:29:00Z"/>
                <w:rFonts w:ascii="Arial" w:hAnsi="Arial" w:cs="Arial"/>
                <w:bCs/>
                <w:sz w:val="20"/>
                <w:szCs w:val="20"/>
              </w:rPr>
            </w:pPr>
          </w:p>
          <w:p w:rsidR="00D06F3D" w:rsidRPr="00E059AD" w:rsidRDefault="00D06F3D" w:rsidP="004A7BC7">
            <w:pPr>
              <w:rPr>
                <w:rFonts w:ascii="Arial" w:hAnsi="Arial" w:cs="Arial"/>
                <w:bCs/>
                <w:sz w:val="20"/>
                <w:szCs w:val="20"/>
                <w:rPrChange w:id="1220" w:author="Fundación Waal" w:date="2011-05-04T11:26:00Z">
                  <w:rPr>
                    <w:rFonts w:ascii="Arial" w:hAnsi="Arial" w:cs="Arial"/>
                    <w:b/>
                    <w:bCs/>
                    <w:sz w:val="20"/>
                    <w:szCs w:val="20"/>
                  </w:rPr>
                </w:rPrChange>
              </w:rPr>
            </w:pPr>
            <w:r w:rsidRPr="00E059AD">
              <w:rPr>
                <w:rFonts w:ascii="Arial" w:hAnsi="Arial" w:cs="Arial"/>
                <w:bCs/>
                <w:sz w:val="20"/>
                <w:szCs w:val="20"/>
                <w:rPrChange w:id="1221" w:author="Fundación Waal" w:date="2011-05-04T11:26:00Z">
                  <w:rPr>
                    <w:rFonts w:ascii="Arial" w:hAnsi="Arial" w:cs="Arial"/>
                    <w:b/>
                    <w:bCs/>
                    <w:sz w:val="20"/>
                    <w:szCs w:val="20"/>
                  </w:rPr>
                </w:rPrChange>
              </w:rPr>
              <w:t>2.-  1,8,21,28 de febrero 2011</w:t>
            </w:r>
          </w:p>
          <w:p w:rsidR="00D06F3D" w:rsidRPr="00E059AD" w:rsidRDefault="00D06F3D" w:rsidP="004A7BC7">
            <w:pPr>
              <w:spacing w:before="240"/>
              <w:rPr>
                <w:rFonts w:ascii="Arial" w:hAnsi="Arial" w:cs="Arial"/>
                <w:bCs/>
                <w:sz w:val="20"/>
                <w:szCs w:val="20"/>
                <w:rPrChange w:id="1222" w:author="Fundación Waal" w:date="2011-05-04T11:26:00Z">
                  <w:rPr>
                    <w:rFonts w:ascii="Arial" w:hAnsi="Arial" w:cs="Arial"/>
                    <w:b/>
                    <w:bCs/>
                    <w:sz w:val="20"/>
                    <w:szCs w:val="20"/>
                  </w:rPr>
                </w:rPrChange>
              </w:rPr>
            </w:pPr>
            <w:r w:rsidRPr="00E059AD">
              <w:rPr>
                <w:rFonts w:ascii="Arial" w:hAnsi="Arial" w:cs="Arial"/>
                <w:bCs/>
                <w:sz w:val="20"/>
                <w:szCs w:val="20"/>
                <w:rPrChange w:id="1223" w:author="Fundación Waal" w:date="2011-05-04T11:26:00Z">
                  <w:rPr>
                    <w:rFonts w:ascii="Arial" w:hAnsi="Arial" w:cs="Arial"/>
                    <w:b/>
                    <w:bCs/>
                    <w:sz w:val="20"/>
                    <w:szCs w:val="20"/>
                  </w:rPr>
                </w:rPrChange>
              </w:rPr>
              <w:t>a. Panfletos 3,10,17,24,31 de Enero; 10,17,24 de Febrero de 2011</w:t>
            </w:r>
          </w:p>
          <w:p w:rsidR="00D06F3D" w:rsidRPr="00E059AD" w:rsidRDefault="00D06F3D" w:rsidP="004A7BC7">
            <w:pPr>
              <w:spacing w:before="240"/>
              <w:rPr>
                <w:rFonts w:ascii="Arial" w:hAnsi="Arial" w:cs="Arial"/>
                <w:bCs/>
                <w:sz w:val="20"/>
                <w:szCs w:val="20"/>
                <w:rPrChange w:id="122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5" w:author="Fundación Waal" w:date="2011-05-04T11:26:00Z">
                  <w:rPr>
                    <w:rFonts w:ascii="Arial" w:hAnsi="Arial" w:cs="Arial"/>
                    <w:b/>
                    <w:bCs/>
                    <w:sz w:val="20"/>
                    <w:szCs w:val="20"/>
                  </w:rPr>
                </w:rPrChange>
              </w:rPr>
            </w:pPr>
            <w:r w:rsidRPr="00E059AD">
              <w:rPr>
                <w:rFonts w:ascii="Arial" w:hAnsi="Arial" w:cs="Arial"/>
                <w:bCs/>
                <w:sz w:val="20"/>
                <w:szCs w:val="20"/>
                <w:rPrChange w:id="1226" w:author="Fundación Waal" w:date="2011-05-04T11:26:00Z">
                  <w:rPr>
                    <w:rFonts w:ascii="Arial" w:hAnsi="Arial" w:cs="Arial"/>
                    <w:b/>
                    <w:bCs/>
                    <w:sz w:val="20"/>
                    <w:szCs w:val="20"/>
                  </w:rPr>
                </w:rPrChange>
              </w:rPr>
              <w:t>3.  6 de Enero primera reunión, 17 de febrero Segunda reunión  2011</w:t>
            </w:r>
          </w:p>
          <w:p w:rsidR="00D06F3D" w:rsidRPr="00E059AD" w:rsidRDefault="00D06F3D" w:rsidP="004A7BC7">
            <w:pPr>
              <w:rPr>
                <w:rFonts w:ascii="Arial" w:hAnsi="Arial" w:cs="Arial"/>
                <w:bCs/>
                <w:sz w:val="20"/>
                <w:szCs w:val="20"/>
                <w:rPrChange w:id="1227"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8"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2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0"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1"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2"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3"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4"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5"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6"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7"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238" w:author="Fundación Waal" w:date="2011-05-04T11:26:00Z">
                  <w:rPr>
                    <w:rFonts w:ascii="Arial" w:hAnsi="Arial" w:cs="Arial"/>
                    <w:b/>
                    <w:bCs/>
                    <w:sz w:val="20"/>
                    <w:szCs w:val="20"/>
                  </w:rPr>
                </w:rPrChange>
              </w:rPr>
            </w:pPr>
          </w:p>
        </w:tc>
      </w:tr>
      <w:tr w:rsidR="00FA4989" w:rsidRPr="00D05D3E">
        <w:trPr>
          <w:trHeight w:val="113"/>
          <w:jc w:val="center"/>
        </w:trPr>
        <w:tc>
          <w:tcPr>
            <w:tcW w:w="0" w:type="auto"/>
            <w:vMerge w:val="restart"/>
            <w:shd w:val="clear" w:color="auto" w:fill="999999"/>
          </w:tcPr>
          <w:p w:rsidR="00D06F3D" w:rsidRPr="00E059AD" w:rsidRDefault="00D06F3D" w:rsidP="004A7BC7">
            <w:pPr>
              <w:jc w:val="center"/>
              <w:rPr>
                <w:rFonts w:ascii="Arial" w:hAnsi="Arial" w:cs="Arial"/>
                <w:bCs/>
                <w:sz w:val="20"/>
                <w:szCs w:val="20"/>
                <w:rPrChange w:id="1239" w:author="Fundación Waal" w:date="2011-05-04T11:26:00Z">
                  <w:rPr>
                    <w:rFonts w:ascii="Arial" w:hAnsi="Arial" w:cs="Arial"/>
                    <w:b/>
                    <w:bCs/>
                    <w:sz w:val="20"/>
                    <w:szCs w:val="20"/>
                  </w:rPr>
                </w:rPrChange>
              </w:rPr>
            </w:pPr>
            <w:r w:rsidRPr="00E059AD">
              <w:rPr>
                <w:rFonts w:ascii="Arial" w:hAnsi="Arial" w:cs="Arial"/>
                <w:bCs/>
                <w:sz w:val="20"/>
                <w:szCs w:val="20"/>
                <w:rPrChange w:id="1240" w:author="Fundación Waal" w:date="2011-05-04T11:26:00Z">
                  <w:rPr>
                    <w:rFonts w:ascii="Arial" w:hAnsi="Arial" w:cs="Arial"/>
                    <w:b/>
                    <w:bCs/>
                    <w:sz w:val="20"/>
                    <w:szCs w:val="20"/>
                  </w:rPr>
                </w:rPrChange>
              </w:rPr>
              <w:lastRenderedPageBreak/>
              <w:t xml:space="preserve">          Responsables</w:t>
            </w:r>
          </w:p>
        </w:tc>
        <w:tc>
          <w:tcPr>
            <w:tcW w:w="0" w:type="auto"/>
            <w:gridSpan w:val="2"/>
            <w:vMerge w:val="restart"/>
            <w:shd w:val="clear" w:color="auto" w:fill="999999"/>
          </w:tcPr>
          <w:p w:rsidR="00D06F3D" w:rsidRPr="00E059AD" w:rsidRDefault="00D06F3D" w:rsidP="004A7BC7">
            <w:pPr>
              <w:jc w:val="center"/>
              <w:rPr>
                <w:rFonts w:ascii="Arial" w:hAnsi="Arial" w:cs="Arial"/>
                <w:bCs/>
                <w:sz w:val="20"/>
                <w:szCs w:val="20"/>
                <w:rPrChange w:id="1241" w:author="Fundación Waal" w:date="2011-05-04T11:26:00Z">
                  <w:rPr>
                    <w:rFonts w:ascii="Arial" w:hAnsi="Arial" w:cs="Arial"/>
                    <w:b/>
                    <w:bCs/>
                    <w:sz w:val="20"/>
                    <w:szCs w:val="20"/>
                  </w:rPr>
                </w:rPrChange>
              </w:rPr>
            </w:pPr>
            <w:r w:rsidRPr="00E059AD">
              <w:rPr>
                <w:rFonts w:ascii="Arial" w:hAnsi="Arial" w:cs="Arial"/>
                <w:bCs/>
                <w:sz w:val="20"/>
                <w:szCs w:val="20"/>
                <w:rPrChange w:id="1242" w:author="Fundación Waal" w:date="2011-05-04T11:26:00Z">
                  <w:rPr>
                    <w:rFonts w:ascii="Arial" w:hAnsi="Arial" w:cs="Arial"/>
                    <w:b/>
                    <w:bCs/>
                    <w:sz w:val="20"/>
                    <w:szCs w:val="20"/>
                  </w:rPr>
                </w:rPrChange>
              </w:rPr>
              <w:t>Recursos</w:t>
            </w:r>
          </w:p>
        </w:tc>
        <w:tc>
          <w:tcPr>
            <w:tcW w:w="0" w:type="auto"/>
            <w:gridSpan w:val="2"/>
            <w:shd w:val="clear" w:color="auto" w:fill="999999"/>
          </w:tcPr>
          <w:p w:rsidR="00D06F3D" w:rsidRPr="00E059AD" w:rsidRDefault="00D06F3D" w:rsidP="004A7BC7">
            <w:pPr>
              <w:jc w:val="center"/>
              <w:rPr>
                <w:rFonts w:ascii="Arial" w:hAnsi="Arial" w:cs="Arial"/>
                <w:bCs/>
                <w:sz w:val="20"/>
                <w:szCs w:val="20"/>
                <w:rPrChange w:id="1243" w:author="Fundación Waal" w:date="2011-05-04T11:26:00Z">
                  <w:rPr>
                    <w:rFonts w:ascii="Arial" w:hAnsi="Arial" w:cs="Arial"/>
                    <w:b/>
                    <w:bCs/>
                    <w:sz w:val="20"/>
                    <w:szCs w:val="20"/>
                  </w:rPr>
                </w:rPrChange>
              </w:rPr>
            </w:pPr>
            <w:r w:rsidRPr="00E059AD">
              <w:rPr>
                <w:rFonts w:ascii="Arial" w:hAnsi="Arial" w:cs="Arial"/>
                <w:bCs/>
                <w:sz w:val="20"/>
                <w:szCs w:val="20"/>
                <w:rPrChange w:id="1244" w:author="Fundación Waal" w:date="2011-05-04T11:26:00Z">
                  <w:rPr>
                    <w:rFonts w:ascii="Arial" w:hAnsi="Arial" w:cs="Arial"/>
                    <w:b/>
                    <w:bCs/>
                    <w:sz w:val="20"/>
                    <w:szCs w:val="20"/>
                  </w:rPr>
                </w:rPrChange>
              </w:rPr>
              <w:t>Indicadores</w:t>
            </w:r>
          </w:p>
        </w:tc>
        <w:tc>
          <w:tcPr>
            <w:tcW w:w="0" w:type="auto"/>
            <w:gridSpan w:val="2"/>
            <w:shd w:val="clear" w:color="auto" w:fill="999999"/>
          </w:tcPr>
          <w:p w:rsidR="00D06F3D" w:rsidRPr="00E059AD" w:rsidRDefault="00D06F3D" w:rsidP="004A7BC7">
            <w:pPr>
              <w:jc w:val="center"/>
              <w:rPr>
                <w:rFonts w:ascii="Arial" w:hAnsi="Arial" w:cs="Arial"/>
                <w:bCs/>
                <w:sz w:val="20"/>
                <w:szCs w:val="20"/>
                <w:rPrChange w:id="1245" w:author="Fundación Waal" w:date="2011-05-04T11:26:00Z">
                  <w:rPr>
                    <w:rFonts w:ascii="Arial" w:hAnsi="Arial" w:cs="Arial"/>
                    <w:b/>
                    <w:bCs/>
                    <w:sz w:val="20"/>
                    <w:szCs w:val="20"/>
                  </w:rPr>
                </w:rPrChange>
              </w:rPr>
            </w:pPr>
            <w:r w:rsidRPr="00E059AD">
              <w:rPr>
                <w:rFonts w:ascii="Arial" w:hAnsi="Arial" w:cs="Arial"/>
                <w:bCs/>
                <w:sz w:val="20"/>
                <w:szCs w:val="20"/>
                <w:rPrChange w:id="1246" w:author="Fundación Waal" w:date="2011-05-04T11:26:00Z">
                  <w:rPr>
                    <w:rFonts w:ascii="Arial" w:hAnsi="Arial" w:cs="Arial"/>
                    <w:b/>
                    <w:bCs/>
                    <w:sz w:val="20"/>
                    <w:szCs w:val="20"/>
                  </w:rPr>
                </w:rPrChange>
              </w:rPr>
              <w:t>Evaluación</w:t>
            </w:r>
          </w:p>
        </w:tc>
      </w:tr>
      <w:tr w:rsidR="00EC5BC0" w:rsidRPr="00D05D3E">
        <w:trPr>
          <w:trHeight w:val="112"/>
          <w:jc w:val="center"/>
        </w:trPr>
        <w:tc>
          <w:tcPr>
            <w:tcW w:w="0" w:type="auto"/>
            <w:vMerge/>
            <w:tcBorders>
              <w:bottom w:val="single" w:sz="4" w:space="0" w:color="auto"/>
            </w:tcBorders>
            <w:shd w:val="clear" w:color="auto" w:fill="999999"/>
            <w:vAlign w:val="center"/>
          </w:tcPr>
          <w:p w:rsidR="00D06F3D" w:rsidRPr="00E059AD" w:rsidRDefault="00D06F3D" w:rsidP="004A7BC7">
            <w:pPr>
              <w:jc w:val="center"/>
              <w:rPr>
                <w:rFonts w:ascii="Arial" w:hAnsi="Arial" w:cs="Arial"/>
                <w:bCs/>
                <w:sz w:val="20"/>
                <w:szCs w:val="20"/>
                <w:rPrChange w:id="1247" w:author="Fundación Waal" w:date="2011-05-04T11:26:00Z">
                  <w:rPr>
                    <w:rFonts w:ascii="Arial" w:hAnsi="Arial" w:cs="Arial"/>
                    <w:b/>
                    <w:bCs/>
                    <w:sz w:val="20"/>
                    <w:szCs w:val="20"/>
                  </w:rPr>
                </w:rPrChange>
              </w:rPr>
            </w:pPr>
          </w:p>
        </w:tc>
        <w:tc>
          <w:tcPr>
            <w:tcW w:w="0" w:type="auto"/>
            <w:gridSpan w:val="2"/>
            <w:vMerge/>
            <w:tcBorders>
              <w:bottom w:val="single" w:sz="4" w:space="0" w:color="auto"/>
            </w:tcBorders>
            <w:shd w:val="clear" w:color="auto" w:fill="999999"/>
            <w:vAlign w:val="center"/>
          </w:tcPr>
          <w:p w:rsidR="00D06F3D" w:rsidRPr="00E059AD" w:rsidRDefault="00D06F3D" w:rsidP="004A7BC7">
            <w:pPr>
              <w:jc w:val="center"/>
              <w:rPr>
                <w:rFonts w:ascii="Arial" w:hAnsi="Arial" w:cs="Arial"/>
                <w:bCs/>
                <w:sz w:val="20"/>
                <w:szCs w:val="20"/>
                <w:rPrChange w:id="1248" w:author="Fundación Waal" w:date="2011-05-04T11:26:00Z">
                  <w:rPr>
                    <w:rFonts w:ascii="Arial" w:hAnsi="Arial" w:cs="Arial"/>
                    <w:b/>
                    <w:bCs/>
                    <w:sz w:val="20"/>
                    <w:szCs w:val="20"/>
                  </w:rPr>
                </w:rPrChange>
              </w:rPr>
            </w:pP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49" w:author="Fundación Waal" w:date="2011-05-04T11:26:00Z">
                  <w:rPr>
                    <w:rFonts w:ascii="Arial" w:hAnsi="Arial" w:cs="Arial"/>
                    <w:b/>
                    <w:bCs/>
                    <w:sz w:val="20"/>
                    <w:szCs w:val="20"/>
                  </w:rPr>
                </w:rPrChange>
              </w:rPr>
            </w:pPr>
            <w:r w:rsidRPr="00E059AD">
              <w:rPr>
                <w:rFonts w:ascii="Arial" w:hAnsi="Arial" w:cs="Arial"/>
                <w:bCs/>
                <w:sz w:val="20"/>
                <w:szCs w:val="20"/>
                <w:rPrChange w:id="1250" w:author="Fundación Waal" w:date="2011-05-04T11:26:00Z">
                  <w:rPr>
                    <w:rFonts w:ascii="Arial" w:hAnsi="Arial" w:cs="Arial"/>
                    <w:b/>
                    <w:bCs/>
                    <w:sz w:val="20"/>
                    <w:szCs w:val="20"/>
                  </w:rPr>
                </w:rPrChange>
              </w:rPr>
              <w:t>Descripción</w:t>
            </w: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51" w:author="Fundación Waal" w:date="2011-05-04T11:26:00Z">
                  <w:rPr>
                    <w:rFonts w:ascii="Arial" w:hAnsi="Arial" w:cs="Arial"/>
                    <w:b/>
                    <w:bCs/>
                    <w:sz w:val="20"/>
                    <w:szCs w:val="20"/>
                  </w:rPr>
                </w:rPrChange>
              </w:rPr>
            </w:pPr>
            <w:r w:rsidRPr="00E059AD">
              <w:rPr>
                <w:rFonts w:ascii="Arial" w:hAnsi="Arial" w:cs="Arial"/>
                <w:bCs/>
                <w:sz w:val="20"/>
                <w:szCs w:val="20"/>
                <w:rPrChange w:id="1252" w:author="Fundación Waal" w:date="2011-05-04T11:26:00Z">
                  <w:rPr>
                    <w:rFonts w:ascii="Arial" w:hAnsi="Arial" w:cs="Arial"/>
                    <w:b/>
                    <w:bCs/>
                    <w:sz w:val="20"/>
                    <w:szCs w:val="20"/>
                  </w:rPr>
                </w:rPrChange>
              </w:rPr>
              <w:t>Verificación</w:t>
            </w: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53" w:author="Fundación Waal" w:date="2011-05-04T11:26:00Z">
                  <w:rPr>
                    <w:rFonts w:ascii="Arial" w:hAnsi="Arial" w:cs="Arial"/>
                    <w:b/>
                    <w:bCs/>
                    <w:sz w:val="20"/>
                    <w:szCs w:val="20"/>
                  </w:rPr>
                </w:rPrChange>
              </w:rPr>
            </w:pPr>
            <w:r w:rsidRPr="00E059AD">
              <w:rPr>
                <w:rFonts w:ascii="Arial" w:hAnsi="Arial" w:cs="Arial"/>
                <w:bCs/>
                <w:sz w:val="20"/>
                <w:szCs w:val="20"/>
                <w:rPrChange w:id="1254" w:author="Fundación Waal" w:date="2011-05-04T11:26:00Z">
                  <w:rPr>
                    <w:rFonts w:ascii="Arial" w:hAnsi="Arial" w:cs="Arial"/>
                    <w:b/>
                    <w:bCs/>
                    <w:sz w:val="20"/>
                    <w:szCs w:val="20"/>
                  </w:rPr>
                </w:rPrChange>
              </w:rPr>
              <w:t>% Cump. Actividad</w:t>
            </w:r>
          </w:p>
        </w:tc>
        <w:tc>
          <w:tcPr>
            <w:tcW w:w="0" w:type="auto"/>
            <w:tcBorders>
              <w:bottom w:val="single" w:sz="4" w:space="0" w:color="auto"/>
            </w:tcBorders>
            <w:shd w:val="clear" w:color="auto" w:fill="999999"/>
          </w:tcPr>
          <w:p w:rsidR="00D06F3D" w:rsidRPr="00E059AD" w:rsidRDefault="00D06F3D" w:rsidP="004A7BC7">
            <w:pPr>
              <w:jc w:val="center"/>
              <w:rPr>
                <w:rFonts w:ascii="Arial" w:hAnsi="Arial" w:cs="Arial"/>
                <w:bCs/>
                <w:sz w:val="20"/>
                <w:szCs w:val="20"/>
                <w:rPrChange w:id="1255" w:author="Fundación Waal" w:date="2011-05-04T11:26:00Z">
                  <w:rPr>
                    <w:rFonts w:ascii="Arial" w:hAnsi="Arial" w:cs="Arial"/>
                    <w:b/>
                    <w:bCs/>
                    <w:sz w:val="20"/>
                    <w:szCs w:val="20"/>
                  </w:rPr>
                </w:rPrChange>
              </w:rPr>
            </w:pPr>
            <w:r w:rsidRPr="00E059AD">
              <w:rPr>
                <w:rFonts w:ascii="Arial" w:hAnsi="Arial" w:cs="Arial"/>
                <w:bCs/>
                <w:sz w:val="20"/>
                <w:szCs w:val="20"/>
                <w:rPrChange w:id="1256" w:author="Fundación Waal" w:date="2011-05-04T11:26:00Z">
                  <w:rPr>
                    <w:rFonts w:ascii="Arial" w:hAnsi="Arial" w:cs="Arial"/>
                    <w:b/>
                    <w:bCs/>
                    <w:sz w:val="20"/>
                    <w:szCs w:val="20"/>
                  </w:rPr>
                </w:rPrChange>
              </w:rPr>
              <w:t>Observaciones</w:t>
            </w:r>
          </w:p>
        </w:tc>
      </w:tr>
      <w:tr w:rsidR="00EC5BC0" w:rsidRPr="00D05D3E">
        <w:trPr>
          <w:trHeight w:val="112"/>
          <w:jc w:val="center"/>
        </w:trPr>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57" w:author="Fundación Waal" w:date="2011-05-04T11:26:00Z">
                  <w:rPr>
                    <w:rFonts w:ascii="Arial" w:hAnsi="Arial" w:cs="Arial"/>
                    <w:b/>
                    <w:bCs/>
                    <w:sz w:val="20"/>
                    <w:szCs w:val="20"/>
                  </w:rPr>
                </w:rPrChange>
              </w:rPr>
            </w:pPr>
            <w:r w:rsidRPr="00E059AD">
              <w:rPr>
                <w:rFonts w:ascii="Arial" w:hAnsi="Arial" w:cs="Arial"/>
                <w:bCs/>
                <w:sz w:val="20"/>
                <w:szCs w:val="20"/>
                <w:rPrChange w:id="1258" w:author="Fundación Waal" w:date="2011-05-04T11:26:00Z">
                  <w:rPr>
                    <w:rFonts w:ascii="Arial" w:hAnsi="Arial" w:cs="Arial"/>
                    <w:b/>
                    <w:bCs/>
                    <w:sz w:val="20"/>
                    <w:szCs w:val="20"/>
                  </w:rPr>
                </w:rPrChange>
              </w:rPr>
              <w:t>6</w:t>
            </w:r>
          </w:p>
        </w:tc>
        <w:tc>
          <w:tcPr>
            <w:tcW w:w="0" w:type="auto"/>
            <w:gridSpan w:val="2"/>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59" w:author="Fundación Waal" w:date="2011-05-04T11:26:00Z">
                  <w:rPr>
                    <w:rFonts w:ascii="Arial" w:hAnsi="Arial" w:cs="Arial"/>
                    <w:b/>
                    <w:bCs/>
                    <w:sz w:val="20"/>
                    <w:szCs w:val="20"/>
                  </w:rPr>
                </w:rPrChange>
              </w:rPr>
            </w:pPr>
            <w:r w:rsidRPr="00E059AD">
              <w:rPr>
                <w:rFonts w:ascii="Arial" w:hAnsi="Arial" w:cs="Arial"/>
                <w:bCs/>
                <w:sz w:val="20"/>
                <w:szCs w:val="20"/>
                <w:rPrChange w:id="1260" w:author="Fundación Waal" w:date="2011-05-04T11:26:00Z">
                  <w:rPr>
                    <w:rFonts w:ascii="Arial" w:hAnsi="Arial" w:cs="Arial"/>
                    <w:b/>
                    <w:bCs/>
                    <w:sz w:val="20"/>
                    <w:szCs w:val="20"/>
                  </w:rPr>
                </w:rPrChange>
              </w:rPr>
              <w:t>7</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1" w:author="Fundación Waal" w:date="2011-05-04T11:26:00Z">
                  <w:rPr>
                    <w:rFonts w:ascii="Arial" w:hAnsi="Arial" w:cs="Arial"/>
                    <w:b/>
                    <w:bCs/>
                    <w:sz w:val="20"/>
                    <w:szCs w:val="20"/>
                  </w:rPr>
                </w:rPrChange>
              </w:rPr>
            </w:pPr>
            <w:r w:rsidRPr="00E059AD">
              <w:rPr>
                <w:rFonts w:ascii="Arial" w:hAnsi="Arial" w:cs="Arial"/>
                <w:bCs/>
                <w:sz w:val="20"/>
                <w:szCs w:val="20"/>
                <w:rPrChange w:id="1262" w:author="Fundación Waal" w:date="2011-05-04T11:26:00Z">
                  <w:rPr>
                    <w:rFonts w:ascii="Arial" w:hAnsi="Arial" w:cs="Arial"/>
                    <w:b/>
                    <w:bCs/>
                    <w:sz w:val="20"/>
                    <w:szCs w:val="20"/>
                  </w:rPr>
                </w:rPrChange>
              </w:rPr>
              <w:t>8</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3" w:author="Fundación Waal" w:date="2011-05-04T11:26:00Z">
                  <w:rPr>
                    <w:rFonts w:ascii="Arial" w:hAnsi="Arial" w:cs="Arial"/>
                    <w:b/>
                    <w:bCs/>
                    <w:sz w:val="20"/>
                    <w:szCs w:val="20"/>
                  </w:rPr>
                </w:rPrChange>
              </w:rPr>
            </w:pPr>
            <w:r w:rsidRPr="00E059AD">
              <w:rPr>
                <w:rFonts w:ascii="Arial" w:hAnsi="Arial" w:cs="Arial"/>
                <w:bCs/>
                <w:sz w:val="20"/>
                <w:szCs w:val="20"/>
                <w:rPrChange w:id="1264" w:author="Fundación Waal" w:date="2011-05-04T11:26:00Z">
                  <w:rPr>
                    <w:rFonts w:ascii="Arial" w:hAnsi="Arial" w:cs="Arial"/>
                    <w:b/>
                    <w:bCs/>
                    <w:sz w:val="20"/>
                    <w:szCs w:val="20"/>
                  </w:rPr>
                </w:rPrChange>
              </w:rPr>
              <w:t>9</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5" w:author="Fundación Waal" w:date="2011-05-04T11:26:00Z">
                  <w:rPr>
                    <w:rFonts w:ascii="Arial" w:hAnsi="Arial" w:cs="Arial"/>
                    <w:b/>
                    <w:bCs/>
                    <w:sz w:val="20"/>
                    <w:szCs w:val="20"/>
                  </w:rPr>
                </w:rPrChange>
              </w:rPr>
            </w:pPr>
            <w:r w:rsidRPr="00E059AD">
              <w:rPr>
                <w:rFonts w:ascii="Arial" w:hAnsi="Arial" w:cs="Arial"/>
                <w:bCs/>
                <w:sz w:val="20"/>
                <w:szCs w:val="20"/>
                <w:rPrChange w:id="1266" w:author="Fundación Waal" w:date="2011-05-04T11:26:00Z">
                  <w:rPr>
                    <w:rFonts w:ascii="Arial" w:hAnsi="Arial" w:cs="Arial"/>
                    <w:b/>
                    <w:bCs/>
                    <w:sz w:val="20"/>
                    <w:szCs w:val="20"/>
                  </w:rPr>
                </w:rPrChange>
              </w:rPr>
              <w:t>10</w:t>
            </w:r>
          </w:p>
        </w:tc>
        <w:tc>
          <w:tcPr>
            <w:tcW w:w="0" w:type="auto"/>
            <w:tcBorders>
              <w:bottom w:val="single" w:sz="4" w:space="0" w:color="auto"/>
            </w:tcBorders>
            <w:shd w:val="clear" w:color="auto" w:fill="C0C0C0"/>
            <w:vAlign w:val="bottom"/>
          </w:tcPr>
          <w:p w:rsidR="00D06F3D" w:rsidRPr="00E059AD" w:rsidRDefault="00D06F3D" w:rsidP="004A7BC7">
            <w:pPr>
              <w:jc w:val="center"/>
              <w:rPr>
                <w:rFonts w:ascii="Arial" w:hAnsi="Arial" w:cs="Arial"/>
                <w:bCs/>
                <w:sz w:val="20"/>
                <w:szCs w:val="20"/>
                <w:rPrChange w:id="1267" w:author="Fundación Waal" w:date="2011-05-04T11:26:00Z">
                  <w:rPr>
                    <w:rFonts w:ascii="Arial" w:hAnsi="Arial" w:cs="Arial"/>
                    <w:b/>
                    <w:bCs/>
                    <w:sz w:val="20"/>
                    <w:szCs w:val="20"/>
                  </w:rPr>
                </w:rPrChange>
              </w:rPr>
            </w:pPr>
            <w:r w:rsidRPr="00E059AD">
              <w:rPr>
                <w:rFonts w:ascii="Arial" w:hAnsi="Arial" w:cs="Arial"/>
                <w:bCs/>
                <w:sz w:val="20"/>
                <w:szCs w:val="20"/>
                <w:rPrChange w:id="1268" w:author="Fundación Waal" w:date="2011-05-04T11:26:00Z">
                  <w:rPr>
                    <w:rFonts w:ascii="Arial" w:hAnsi="Arial" w:cs="Arial"/>
                    <w:b/>
                    <w:bCs/>
                    <w:sz w:val="20"/>
                    <w:szCs w:val="20"/>
                  </w:rPr>
                </w:rPrChange>
              </w:rPr>
              <w:t>11</w:t>
            </w:r>
          </w:p>
        </w:tc>
      </w:tr>
      <w:tr w:rsidR="00EC5BC0" w:rsidRPr="00D05D3E">
        <w:trPr>
          <w:trHeight w:val="112"/>
          <w:jc w:val="center"/>
        </w:trPr>
        <w:tc>
          <w:tcPr>
            <w:tcW w:w="0" w:type="auto"/>
            <w:shd w:val="clear" w:color="auto" w:fill="auto"/>
          </w:tcPr>
          <w:p w:rsidR="00D06F3D" w:rsidRPr="00E059AD" w:rsidRDefault="00D06F3D" w:rsidP="004A7BC7">
            <w:pPr>
              <w:jc w:val="center"/>
              <w:rPr>
                <w:rFonts w:ascii="Arial" w:hAnsi="Arial" w:cs="Arial"/>
                <w:bCs/>
                <w:sz w:val="20"/>
                <w:szCs w:val="20"/>
                <w:rPrChange w:id="126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270" w:author="Fundación Waal" w:date="2011-05-04T11:26:00Z">
                  <w:rPr>
                    <w:rFonts w:ascii="Arial" w:hAnsi="Arial" w:cs="Arial"/>
                    <w:b/>
                    <w:bCs/>
                    <w:sz w:val="20"/>
                    <w:szCs w:val="20"/>
                  </w:rPr>
                </w:rPrChange>
              </w:rPr>
            </w:pPr>
            <w:del w:id="1271" w:author="Fundación Waal" w:date="2011-05-04T11:15:00Z">
              <w:r w:rsidRPr="00E059AD" w:rsidDel="0066755D">
                <w:rPr>
                  <w:rFonts w:ascii="Arial" w:hAnsi="Arial" w:cs="Arial"/>
                  <w:bCs/>
                  <w:sz w:val="20"/>
                  <w:szCs w:val="20"/>
                  <w:rPrChange w:id="1272" w:author="Fundación Waal" w:date="2011-05-04T11:26:00Z">
                    <w:rPr>
                      <w:rFonts w:ascii="Arial" w:hAnsi="Arial" w:cs="Arial"/>
                      <w:b/>
                      <w:bCs/>
                      <w:sz w:val="20"/>
                      <w:szCs w:val="20"/>
                    </w:rPr>
                  </w:rPrChange>
                </w:rPr>
                <w:delText>Expoxitor</w:delText>
              </w:r>
            </w:del>
            <w:ins w:id="1273" w:author="Fundación Waal" w:date="2011-05-04T11:15:00Z">
              <w:r w:rsidR="0066755D" w:rsidRPr="00E059AD">
                <w:rPr>
                  <w:rFonts w:ascii="Arial" w:hAnsi="Arial" w:cs="Arial"/>
                  <w:bCs/>
                  <w:sz w:val="20"/>
                  <w:szCs w:val="20"/>
                  <w:rPrChange w:id="1274" w:author="Fundación Waal" w:date="2011-05-04T11:26:00Z">
                    <w:rPr>
                      <w:rFonts w:ascii="Arial" w:hAnsi="Arial" w:cs="Arial"/>
                      <w:b/>
                      <w:bCs/>
                      <w:sz w:val="20"/>
                      <w:szCs w:val="20"/>
                    </w:rPr>
                  </w:rPrChange>
                </w:rPr>
                <w:t>Expositor</w:t>
              </w:r>
            </w:ins>
            <w:r w:rsidRPr="00E059AD">
              <w:rPr>
                <w:rFonts w:ascii="Arial" w:hAnsi="Arial" w:cs="Arial"/>
                <w:bCs/>
                <w:sz w:val="20"/>
                <w:szCs w:val="20"/>
                <w:rPrChange w:id="1275" w:author="Fundación Waal" w:date="2011-05-04T11:26:00Z">
                  <w:rPr>
                    <w:rFonts w:ascii="Arial" w:hAnsi="Arial" w:cs="Arial"/>
                    <w:b/>
                    <w:bCs/>
                    <w:sz w:val="20"/>
                    <w:szCs w:val="20"/>
                  </w:rPr>
                </w:rPrChange>
              </w:rPr>
              <w:t xml:space="preserve"> </w:t>
            </w:r>
            <w:del w:id="1276" w:author="Fundación Waal" w:date="2011-05-04T11:33:00Z">
              <w:r w:rsidRPr="00E059AD" w:rsidDel="00D04773">
                <w:rPr>
                  <w:rFonts w:ascii="Arial" w:hAnsi="Arial" w:cs="Arial"/>
                  <w:bCs/>
                  <w:sz w:val="20"/>
                  <w:szCs w:val="20"/>
                  <w:rPrChange w:id="1277" w:author="Fundación Waal" w:date="2011-05-04T11:26:00Z">
                    <w:rPr>
                      <w:rFonts w:ascii="Arial" w:hAnsi="Arial" w:cs="Arial"/>
                      <w:b/>
                      <w:bCs/>
                      <w:sz w:val="20"/>
                      <w:szCs w:val="20"/>
                    </w:rPr>
                  </w:rPrChange>
                </w:rPr>
                <w:delText>l</w:delText>
              </w:r>
            </w:del>
            <w:ins w:id="1278" w:author="Fundación Waal" w:date="2011-05-04T11:33:00Z">
              <w:r w:rsidR="00D04773">
                <w:rPr>
                  <w:rFonts w:ascii="Arial" w:hAnsi="Arial" w:cs="Arial"/>
                  <w:bCs/>
                  <w:sz w:val="20"/>
                  <w:szCs w:val="20"/>
                </w:rPr>
                <w:t>L</w:t>
              </w:r>
            </w:ins>
            <w:r w:rsidRPr="00E059AD">
              <w:rPr>
                <w:rFonts w:ascii="Arial" w:hAnsi="Arial" w:cs="Arial"/>
                <w:bCs/>
                <w:sz w:val="20"/>
                <w:szCs w:val="20"/>
                <w:rPrChange w:id="1279" w:author="Fundación Waal" w:date="2011-05-04T11:26:00Z">
                  <w:rPr>
                    <w:rFonts w:ascii="Arial" w:hAnsi="Arial" w:cs="Arial"/>
                    <w:b/>
                    <w:bCs/>
                    <w:sz w:val="20"/>
                    <w:szCs w:val="20"/>
                  </w:rPr>
                </w:rPrChange>
              </w:rPr>
              <w:t xml:space="preserve">ic </w:t>
            </w:r>
            <w:del w:id="1280" w:author="Fundación Waal" w:date="2011-05-04T11:33:00Z">
              <w:r w:rsidRPr="00E059AD" w:rsidDel="00D04773">
                <w:rPr>
                  <w:rFonts w:ascii="Arial" w:hAnsi="Arial" w:cs="Arial"/>
                  <w:bCs/>
                  <w:sz w:val="20"/>
                  <w:szCs w:val="20"/>
                  <w:rPrChange w:id="1281" w:author="Fundación Waal" w:date="2011-05-04T11:26:00Z">
                    <w:rPr>
                      <w:rFonts w:ascii="Arial" w:hAnsi="Arial" w:cs="Arial"/>
                      <w:b/>
                      <w:bCs/>
                      <w:sz w:val="20"/>
                      <w:szCs w:val="20"/>
                    </w:rPr>
                  </w:rPrChange>
                </w:rPr>
                <w:delText>c</w:delText>
              </w:r>
            </w:del>
            <w:ins w:id="1282" w:author="Fundación Waal" w:date="2011-05-04T11:33:00Z">
              <w:r w:rsidR="00D04773">
                <w:rPr>
                  <w:rFonts w:ascii="Arial" w:hAnsi="Arial" w:cs="Arial"/>
                  <w:bCs/>
                  <w:sz w:val="20"/>
                  <w:szCs w:val="20"/>
                </w:rPr>
                <w:t>C</w:t>
              </w:r>
            </w:ins>
            <w:r w:rsidRPr="00E059AD">
              <w:rPr>
                <w:rFonts w:ascii="Arial" w:hAnsi="Arial" w:cs="Arial"/>
                <w:bCs/>
                <w:sz w:val="20"/>
                <w:szCs w:val="20"/>
                <w:rPrChange w:id="1283" w:author="Fundación Waal" w:date="2011-05-04T11:26:00Z">
                  <w:rPr>
                    <w:rFonts w:ascii="Arial" w:hAnsi="Arial" w:cs="Arial"/>
                    <w:b/>
                    <w:bCs/>
                    <w:sz w:val="20"/>
                    <w:szCs w:val="20"/>
                  </w:rPr>
                </w:rPrChange>
              </w:rPr>
              <w:t xml:space="preserve">risthian </w:t>
            </w:r>
            <w:del w:id="1284" w:author="Fundación Waal" w:date="2011-05-04T11:35:00Z">
              <w:r w:rsidRPr="00E059AD" w:rsidDel="00D04773">
                <w:rPr>
                  <w:rFonts w:ascii="Arial" w:hAnsi="Arial" w:cs="Arial"/>
                  <w:bCs/>
                  <w:sz w:val="20"/>
                  <w:szCs w:val="20"/>
                  <w:rPrChange w:id="1285" w:author="Fundación Waal" w:date="2011-05-04T11:26:00Z">
                    <w:rPr>
                      <w:rFonts w:ascii="Arial" w:hAnsi="Arial" w:cs="Arial"/>
                      <w:b/>
                      <w:bCs/>
                      <w:sz w:val="20"/>
                      <w:szCs w:val="20"/>
                    </w:rPr>
                  </w:rPrChange>
                </w:rPr>
                <w:delText>j</w:delText>
              </w:r>
            </w:del>
            <w:ins w:id="1286" w:author="Fundación Waal" w:date="2011-05-04T11:35:00Z">
              <w:r w:rsidR="00D04773">
                <w:rPr>
                  <w:rFonts w:ascii="Arial" w:hAnsi="Arial" w:cs="Arial"/>
                  <w:bCs/>
                  <w:sz w:val="20"/>
                  <w:szCs w:val="20"/>
                </w:rPr>
                <w:t>Jimenez</w:t>
              </w:r>
            </w:ins>
          </w:p>
          <w:p w:rsidR="00D06F3D" w:rsidRPr="00E059AD" w:rsidRDefault="00D06F3D" w:rsidP="004A7BC7">
            <w:pPr>
              <w:rPr>
                <w:rFonts w:ascii="Arial" w:hAnsi="Arial" w:cs="Arial"/>
                <w:bCs/>
                <w:sz w:val="20"/>
                <w:szCs w:val="20"/>
                <w:rPrChange w:id="1287" w:author="Fundación Waal" w:date="2011-05-04T11:26:00Z">
                  <w:rPr>
                    <w:rFonts w:ascii="Arial" w:hAnsi="Arial" w:cs="Arial"/>
                    <w:b/>
                    <w:bCs/>
                    <w:sz w:val="20"/>
                    <w:szCs w:val="20"/>
                  </w:rPr>
                </w:rPrChange>
              </w:rPr>
            </w:pPr>
            <w:r w:rsidRPr="00E059AD">
              <w:rPr>
                <w:rFonts w:ascii="Arial" w:hAnsi="Arial" w:cs="Arial"/>
                <w:bCs/>
                <w:sz w:val="20"/>
                <w:szCs w:val="20"/>
                <w:rPrChange w:id="1288" w:author="Fundación Waal" w:date="2011-05-04T11:26:00Z">
                  <w:rPr>
                    <w:rFonts w:ascii="Arial" w:hAnsi="Arial" w:cs="Arial"/>
                    <w:b/>
                    <w:bCs/>
                    <w:sz w:val="20"/>
                    <w:szCs w:val="20"/>
                  </w:rPr>
                </w:rPrChange>
              </w:rPr>
              <w:t xml:space="preserve">Lista </w:t>
            </w:r>
            <w:del w:id="1289" w:author="Fundación Waal" w:date="2011-05-04T11:33:00Z">
              <w:r w:rsidRPr="00E059AD" w:rsidDel="00D04773">
                <w:rPr>
                  <w:rFonts w:ascii="Arial" w:hAnsi="Arial" w:cs="Arial"/>
                  <w:bCs/>
                  <w:sz w:val="20"/>
                  <w:szCs w:val="20"/>
                  <w:rPrChange w:id="1290" w:author="Fundación Waal" w:date="2011-05-04T11:26:00Z">
                    <w:rPr>
                      <w:rFonts w:ascii="Arial" w:hAnsi="Arial" w:cs="Arial"/>
                      <w:b/>
                      <w:bCs/>
                      <w:sz w:val="20"/>
                      <w:szCs w:val="20"/>
                    </w:rPr>
                  </w:rPrChange>
                </w:rPr>
                <w:delText>l</w:delText>
              </w:r>
            </w:del>
            <w:ins w:id="1291" w:author="Fundación Waal" w:date="2011-05-04T11:33:00Z">
              <w:r w:rsidR="00D04773">
                <w:rPr>
                  <w:rFonts w:ascii="Arial" w:hAnsi="Arial" w:cs="Arial"/>
                  <w:bCs/>
                  <w:sz w:val="20"/>
                  <w:szCs w:val="20"/>
                </w:rPr>
                <w:t>L</w:t>
              </w:r>
            </w:ins>
            <w:r w:rsidRPr="00E059AD">
              <w:rPr>
                <w:rFonts w:ascii="Arial" w:hAnsi="Arial" w:cs="Arial"/>
                <w:bCs/>
                <w:sz w:val="20"/>
                <w:szCs w:val="20"/>
                <w:rPrChange w:id="1292" w:author="Fundación Waal" w:date="2011-05-04T11:26:00Z">
                  <w:rPr>
                    <w:rFonts w:ascii="Arial" w:hAnsi="Arial" w:cs="Arial"/>
                    <w:b/>
                    <w:bCs/>
                    <w:sz w:val="20"/>
                    <w:szCs w:val="20"/>
                  </w:rPr>
                </w:rPrChange>
              </w:rPr>
              <w:t xml:space="preserve">ic </w:t>
            </w:r>
            <w:ins w:id="1293" w:author="Fundación Waal" w:date="2011-05-04T11:33:00Z">
              <w:r w:rsidR="00D04773">
                <w:rPr>
                  <w:rFonts w:ascii="Arial" w:hAnsi="Arial" w:cs="Arial"/>
                  <w:bCs/>
                  <w:sz w:val="20"/>
                  <w:szCs w:val="20"/>
                </w:rPr>
                <w:t>L</w:t>
              </w:r>
            </w:ins>
            <w:del w:id="1294" w:author="Fundación Waal" w:date="2011-05-04T11:33:00Z">
              <w:r w:rsidRPr="00E059AD" w:rsidDel="00D04773">
                <w:rPr>
                  <w:rFonts w:ascii="Arial" w:hAnsi="Arial" w:cs="Arial"/>
                  <w:bCs/>
                  <w:sz w:val="20"/>
                  <w:szCs w:val="20"/>
                  <w:rPrChange w:id="1295" w:author="Fundación Waal" w:date="2011-05-04T11:26:00Z">
                    <w:rPr>
                      <w:rFonts w:ascii="Arial" w:hAnsi="Arial" w:cs="Arial"/>
                      <w:b/>
                      <w:bCs/>
                      <w:sz w:val="20"/>
                      <w:szCs w:val="20"/>
                    </w:rPr>
                  </w:rPrChange>
                </w:rPr>
                <w:delText>l</w:delText>
              </w:r>
            </w:del>
            <w:r w:rsidRPr="00E059AD">
              <w:rPr>
                <w:rFonts w:ascii="Arial" w:hAnsi="Arial" w:cs="Arial"/>
                <w:bCs/>
                <w:sz w:val="20"/>
                <w:szCs w:val="20"/>
                <w:rPrChange w:id="1296" w:author="Fundación Waal" w:date="2011-05-04T11:26:00Z">
                  <w:rPr>
                    <w:rFonts w:ascii="Arial" w:hAnsi="Arial" w:cs="Arial"/>
                    <w:b/>
                    <w:bCs/>
                    <w:sz w:val="20"/>
                    <w:szCs w:val="20"/>
                  </w:rPr>
                </w:rPrChange>
              </w:rPr>
              <w:t xml:space="preserve">ilian </w:t>
            </w:r>
            <w:del w:id="1297" w:author="Fundación Waal" w:date="2011-05-04T11:33:00Z">
              <w:r w:rsidRPr="00E059AD" w:rsidDel="00D04773">
                <w:rPr>
                  <w:rFonts w:ascii="Arial" w:hAnsi="Arial" w:cs="Arial"/>
                  <w:bCs/>
                  <w:sz w:val="20"/>
                  <w:szCs w:val="20"/>
                  <w:rPrChange w:id="1298" w:author="Fundación Waal" w:date="2011-05-04T11:26:00Z">
                    <w:rPr>
                      <w:rFonts w:ascii="Arial" w:hAnsi="Arial" w:cs="Arial"/>
                      <w:b/>
                      <w:bCs/>
                      <w:sz w:val="20"/>
                      <w:szCs w:val="20"/>
                    </w:rPr>
                  </w:rPrChange>
                </w:rPr>
                <w:delText>z</w:delText>
              </w:r>
            </w:del>
            <w:ins w:id="1299" w:author="Fundación Waal" w:date="2011-05-04T11:33:00Z">
              <w:r w:rsidR="00D04773">
                <w:rPr>
                  <w:rFonts w:ascii="Arial" w:hAnsi="Arial" w:cs="Arial"/>
                  <w:bCs/>
                  <w:sz w:val="20"/>
                  <w:szCs w:val="20"/>
                </w:rPr>
                <w:t>Zapata</w:t>
              </w:r>
            </w:ins>
          </w:p>
          <w:p w:rsidR="00D06F3D" w:rsidRPr="00E059AD" w:rsidRDefault="00D06F3D" w:rsidP="004A7BC7">
            <w:pPr>
              <w:jc w:val="center"/>
              <w:rPr>
                <w:rFonts w:ascii="Arial" w:hAnsi="Arial" w:cs="Arial"/>
                <w:bCs/>
                <w:sz w:val="20"/>
                <w:szCs w:val="20"/>
                <w:rPrChange w:id="1300" w:author="Fundación Waal" w:date="2011-05-04T11:26:00Z">
                  <w:rPr>
                    <w:rFonts w:ascii="Arial" w:hAnsi="Arial" w:cs="Arial"/>
                    <w:b/>
                    <w:bCs/>
                    <w:sz w:val="20"/>
                    <w:szCs w:val="20"/>
                  </w:rPr>
                </w:rPrChange>
              </w:rPr>
            </w:pPr>
            <w:r w:rsidRPr="00E059AD">
              <w:rPr>
                <w:rFonts w:ascii="Arial" w:hAnsi="Arial" w:cs="Arial"/>
                <w:bCs/>
                <w:sz w:val="20"/>
                <w:szCs w:val="20"/>
                <w:rPrChange w:id="1301" w:author="Fundación Waal" w:date="2011-05-04T11:26:00Z">
                  <w:rPr>
                    <w:rFonts w:ascii="Arial" w:hAnsi="Arial" w:cs="Arial"/>
                    <w:b/>
                    <w:bCs/>
                    <w:sz w:val="20"/>
                    <w:szCs w:val="20"/>
                  </w:rPr>
                </w:rPrChange>
              </w:rPr>
              <w:t xml:space="preserve">Fotos </w:t>
            </w:r>
            <w:del w:id="1302" w:author="Fundación Waal" w:date="2011-05-04T11:34:00Z">
              <w:r w:rsidRPr="00E059AD" w:rsidDel="00D04773">
                <w:rPr>
                  <w:rFonts w:ascii="Arial" w:hAnsi="Arial" w:cs="Arial"/>
                  <w:bCs/>
                  <w:sz w:val="20"/>
                  <w:szCs w:val="20"/>
                  <w:rPrChange w:id="1303" w:author="Fundación Waal" w:date="2011-05-04T11:26:00Z">
                    <w:rPr>
                      <w:rFonts w:ascii="Arial" w:hAnsi="Arial" w:cs="Arial"/>
                      <w:b/>
                      <w:bCs/>
                      <w:sz w:val="20"/>
                      <w:szCs w:val="20"/>
                    </w:rPr>
                  </w:rPrChange>
                </w:rPr>
                <w:delText>l</w:delText>
              </w:r>
            </w:del>
            <w:ins w:id="1304" w:author="Fundación Waal" w:date="2011-05-04T11:34:00Z">
              <w:r w:rsidR="00D04773">
                <w:rPr>
                  <w:rFonts w:ascii="Arial" w:hAnsi="Arial" w:cs="Arial"/>
                  <w:bCs/>
                  <w:sz w:val="20"/>
                  <w:szCs w:val="20"/>
                </w:rPr>
                <w:t>L</w:t>
              </w:r>
            </w:ins>
            <w:r w:rsidRPr="00E059AD">
              <w:rPr>
                <w:rFonts w:ascii="Arial" w:hAnsi="Arial" w:cs="Arial"/>
                <w:bCs/>
                <w:sz w:val="20"/>
                <w:szCs w:val="20"/>
                <w:rPrChange w:id="1305" w:author="Fundación Waal" w:date="2011-05-04T11:26:00Z">
                  <w:rPr>
                    <w:rFonts w:ascii="Arial" w:hAnsi="Arial" w:cs="Arial"/>
                    <w:b/>
                    <w:bCs/>
                    <w:sz w:val="20"/>
                    <w:szCs w:val="20"/>
                  </w:rPr>
                </w:rPrChange>
              </w:rPr>
              <w:t xml:space="preserve">ic Cecilia </w:t>
            </w:r>
            <w:ins w:id="1306" w:author="Fundación Waal" w:date="2011-05-04T11:34:00Z">
              <w:r w:rsidR="00D04773">
                <w:rPr>
                  <w:rFonts w:ascii="Arial" w:hAnsi="Arial" w:cs="Arial"/>
                  <w:bCs/>
                  <w:sz w:val="20"/>
                  <w:szCs w:val="20"/>
                </w:rPr>
                <w:t>Rafael.</w:t>
              </w:r>
            </w:ins>
            <w:del w:id="1307" w:author="Fundación Waal" w:date="2011-05-04T11:34:00Z">
              <w:r w:rsidRPr="00E059AD" w:rsidDel="00D04773">
                <w:rPr>
                  <w:rFonts w:ascii="Arial" w:hAnsi="Arial" w:cs="Arial"/>
                  <w:bCs/>
                  <w:sz w:val="20"/>
                  <w:szCs w:val="20"/>
                  <w:rPrChange w:id="1308" w:author="Fundación Waal" w:date="2011-05-04T11:26:00Z">
                    <w:rPr>
                      <w:rFonts w:ascii="Arial" w:hAnsi="Arial" w:cs="Arial"/>
                      <w:b/>
                      <w:bCs/>
                      <w:sz w:val="20"/>
                      <w:szCs w:val="20"/>
                    </w:rPr>
                  </w:rPrChange>
                </w:rPr>
                <w:delText>r</w:delText>
              </w:r>
            </w:del>
          </w:p>
          <w:p w:rsidR="00D06F3D" w:rsidRPr="00E059AD" w:rsidRDefault="00D06F3D" w:rsidP="004A7BC7">
            <w:pPr>
              <w:jc w:val="center"/>
              <w:rPr>
                <w:rFonts w:ascii="Arial" w:hAnsi="Arial" w:cs="Arial"/>
                <w:bCs/>
                <w:sz w:val="20"/>
                <w:szCs w:val="20"/>
                <w:rPrChange w:id="130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1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20" w:author="Fundación Waal" w:date="2011-05-04T11:26:00Z">
                  <w:rPr>
                    <w:rFonts w:ascii="Arial" w:hAnsi="Arial" w:cs="Arial"/>
                    <w:b/>
                    <w:bCs/>
                    <w:sz w:val="20"/>
                    <w:szCs w:val="20"/>
                  </w:rPr>
                </w:rPrChange>
              </w:rPr>
            </w:pPr>
          </w:p>
          <w:p w:rsidR="00D06F3D" w:rsidRPr="00E059AD" w:rsidRDefault="00D06F3D" w:rsidP="00D06F3D">
            <w:pPr>
              <w:numPr>
                <w:ilvl w:val="0"/>
                <w:numId w:val="13"/>
              </w:numPr>
              <w:jc w:val="center"/>
              <w:rPr>
                <w:rFonts w:ascii="Arial" w:hAnsi="Arial" w:cs="Arial"/>
                <w:bCs/>
                <w:sz w:val="20"/>
                <w:szCs w:val="20"/>
                <w:rPrChange w:id="1321" w:author="Fundación Waal" w:date="2011-05-04T11:26:00Z">
                  <w:rPr>
                    <w:rFonts w:ascii="Arial" w:hAnsi="Arial" w:cs="Arial"/>
                    <w:b/>
                    <w:bCs/>
                    <w:sz w:val="20"/>
                    <w:szCs w:val="20"/>
                  </w:rPr>
                </w:rPrChange>
              </w:rPr>
            </w:pPr>
            <w:r w:rsidRPr="00E059AD">
              <w:rPr>
                <w:rFonts w:ascii="Arial" w:hAnsi="Arial" w:cs="Arial"/>
                <w:bCs/>
                <w:sz w:val="20"/>
                <w:szCs w:val="20"/>
                <w:rPrChange w:id="1322" w:author="Fundación Waal" w:date="2011-05-04T11:26:00Z">
                  <w:rPr>
                    <w:rFonts w:ascii="Arial" w:hAnsi="Arial" w:cs="Arial"/>
                    <w:b/>
                    <w:bCs/>
                    <w:sz w:val="20"/>
                    <w:szCs w:val="20"/>
                  </w:rPr>
                </w:rPrChange>
              </w:rPr>
              <w:t xml:space="preserve">Entrega </w:t>
            </w:r>
            <w:ins w:id="1323" w:author="Fundación Waal" w:date="2011-05-04T11:37:00Z">
              <w:r w:rsidR="00D808CA">
                <w:rPr>
                  <w:rFonts w:ascii="Arial" w:hAnsi="Arial" w:cs="Arial"/>
                  <w:bCs/>
                  <w:sz w:val="20"/>
                  <w:szCs w:val="20"/>
                </w:rPr>
                <w:t>L</w:t>
              </w:r>
            </w:ins>
            <w:del w:id="1324" w:author="Fundación Waal" w:date="2011-05-04T11:37:00Z">
              <w:r w:rsidRPr="00E059AD" w:rsidDel="00D808CA">
                <w:rPr>
                  <w:rFonts w:ascii="Arial" w:hAnsi="Arial" w:cs="Arial"/>
                  <w:bCs/>
                  <w:sz w:val="20"/>
                  <w:szCs w:val="20"/>
                  <w:rPrChange w:id="1325" w:author="Fundación Waal" w:date="2011-05-04T11:26:00Z">
                    <w:rPr>
                      <w:rFonts w:ascii="Arial" w:hAnsi="Arial" w:cs="Arial"/>
                      <w:b/>
                      <w:bCs/>
                      <w:sz w:val="20"/>
                      <w:szCs w:val="20"/>
                    </w:rPr>
                  </w:rPrChange>
                </w:rPr>
                <w:delText>l</w:delText>
              </w:r>
            </w:del>
            <w:r w:rsidRPr="00E059AD">
              <w:rPr>
                <w:rFonts w:ascii="Arial" w:hAnsi="Arial" w:cs="Arial"/>
                <w:bCs/>
                <w:sz w:val="20"/>
                <w:szCs w:val="20"/>
                <w:rPrChange w:id="1326" w:author="Fundación Waal" w:date="2011-05-04T11:26:00Z">
                  <w:rPr>
                    <w:rFonts w:ascii="Arial" w:hAnsi="Arial" w:cs="Arial"/>
                    <w:b/>
                    <w:bCs/>
                    <w:sz w:val="20"/>
                    <w:szCs w:val="20"/>
                  </w:rPr>
                </w:rPrChange>
              </w:rPr>
              <w:t>ic. Cecilia R</w:t>
            </w:r>
            <w:ins w:id="1327" w:author="Fundación Waal" w:date="2011-05-04T11:37:00Z">
              <w:r w:rsidR="00D808CA">
                <w:rPr>
                  <w:rFonts w:ascii="Arial" w:hAnsi="Arial" w:cs="Arial"/>
                  <w:bCs/>
                  <w:sz w:val="20"/>
                  <w:szCs w:val="20"/>
                </w:rPr>
                <w:t>afael</w:t>
              </w:r>
            </w:ins>
            <w:r w:rsidRPr="00E059AD">
              <w:rPr>
                <w:rFonts w:ascii="Arial" w:hAnsi="Arial" w:cs="Arial"/>
                <w:bCs/>
                <w:sz w:val="20"/>
                <w:szCs w:val="20"/>
                <w:rPrChange w:id="1328" w:author="Fundación Waal" w:date="2011-05-04T11:26:00Z">
                  <w:rPr>
                    <w:rFonts w:ascii="Arial" w:hAnsi="Arial" w:cs="Arial"/>
                    <w:b/>
                    <w:bCs/>
                    <w:sz w:val="20"/>
                    <w:szCs w:val="20"/>
                  </w:rPr>
                </w:rPrChange>
              </w:rPr>
              <w:t xml:space="preserve"> </w:t>
            </w:r>
          </w:p>
          <w:p w:rsidR="00D06F3D" w:rsidRPr="00E059AD" w:rsidRDefault="00D06F3D" w:rsidP="004A7BC7">
            <w:pPr>
              <w:rPr>
                <w:rFonts w:ascii="Arial" w:hAnsi="Arial" w:cs="Arial"/>
                <w:bCs/>
                <w:sz w:val="20"/>
                <w:szCs w:val="20"/>
                <w:rPrChange w:id="1329" w:author="Fundación Waal" w:date="2011-05-04T11:26:00Z">
                  <w:rPr>
                    <w:rFonts w:ascii="Arial" w:hAnsi="Arial" w:cs="Arial"/>
                    <w:b/>
                    <w:bCs/>
                    <w:sz w:val="20"/>
                    <w:szCs w:val="20"/>
                  </w:rPr>
                </w:rPrChange>
              </w:rPr>
            </w:pPr>
            <w:r w:rsidRPr="00E059AD">
              <w:rPr>
                <w:rFonts w:ascii="Arial" w:hAnsi="Arial" w:cs="Arial"/>
                <w:bCs/>
                <w:sz w:val="20"/>
                <w:szCs w:val="20"/>
                <w:rPrChange w:id="1330" w:author="Fundación Waal" w:date="2011-05-04T11:26:00Z">
                  <w:rPr>
                    <w:rFonts w:ascii="Arial" w:hAnsi="Arial" w:cs="Arial"/>
                    <w:b/>
                    <w:bCs/>
                    <w:sz w:val="20"/>
                    <w:szCs w:val="20"/>
                  </w:rPr>
                </w:rPrChange>
              </w:rPr>
              <w:t xml:space="preserve">Lista </w:t>
            </w:r>
            <w:del w:id="1331" w:author="Fundación Waal" w:date="2011-05-04T11:38:00Z">
              <w:r w:rsidRPr="00E059AD" w:rsidDel="00D808CA">
                <w:rPr>
                  <w:rFonts w:ascii="Arial" w:hAnsi="Arial" w:cs="Arial"/>
                  <w:bCs/>
                  <w:sz w:val="20"/>
                  <w:szCs w:val="20"/>
                  <w:rPrChange w:id="1332" w:author="Fundación Waal" w:date="2011-05-04T11:26:00Z">
                    <w:rPr>
                      <w:rFonts w:ascii="Arial" w:hAnsi="Arial" w:cs="Arial"/>
                      <w:b/>
                      <w:bCs/>
                      <w:sz w:val="20"/>
                      <w:szCs w:val="20"/>
                    </w:rPr>
                  </w:rPrChange>
                </w:rPr>
                <w:delText>l</w:delText>
              </w:r>
            </w:del>
            <w:ins w:id="1333" w:author="Fundación Waal" w:date="2011-05-04T11:38:00Z">
              <w:r w:rsidR="00D808CA">
                <w:rPr>
                  <w:rFonts w:ascii="Arial" w:hAnsi="Arial" w:cs="Arial"/>
                  <w:bCs/>
                  <w:sz w:val="20"/>
                  <w:szCs w:val="20"/>
                </w:rPr>
                <w:t>L</w:t>
              </w:r>
            </w:ins>
            <w:r w:rsidRPr="00E059AD">
              <w:rPr>
                <w:rFonts w:ascii="Arial" w:hAnsi="Arial" w:cs="Arial"/>
                <w:bCs/>
                <w:sz w:val="20"/>
                <w:szCs w:val="20"/>
                <w:rPrChange w:id="1334" w:author="Fundación Waal" w:date="2011-05-04T11:26:00Z">
                  <w:rPr>
                    <w:rFonts w:ascii="Arial" w:hAnsi="Arial" w:cs="Arial"/>
                    <w:b/>
                    <w:bCs/>
                    <w:sz w:val="20"/>
                    <w:szCs w:val="20"/>
                  </w:rPr>
                </w:rPrChange>
              </w:rPr>
              <w:t>ic. Cristhyan J</w:t>
            </w:r>
            <w:del w:id="1335" w:author="Fundación Waal" w:date="2011-05-04T11:38:00Z">
              <w:r w:rsidRPr="00E059AD" w:rsidDel="00D808CA">
                <w:rPr>
                  <w:rFonts w:ascii="Arial" w:hAnsi="Arial" w:cs="Arial"/>
                  <w:bCs/>
                  <w:sz w:val="20"/>
                  <w:szCs w:val="20"/>
                  <w:rPrChange w:id="1336" w:author="Fundación Waal" w:date="2011-05-04T11:26:00Z">
                    <w:rPr>
                      <w:rFonts w:ascii="Arial" w:hAnsi="Arial" w:cs="Arial"/>
                      <w:b/>
                      <w:bCs/>
                      <w:sz w:val="20"/>
                      <w:szCs w:val="20"/>
                    </w:rPr>
                  </w:rPrChange>
                </w:rPr>
                <w:delText>.</w:delText>
              </w:r>
            </w:del>
            <w:ins w:id="1337" w:author="Fundación Waal" w:date="2011-05-04T11:38:00Z">
              <w:r w:rsidR="00D808CA">
                <w:rPr>
                  <w:rFonts w:ascii="Arial" w:hAnsi="Arial" w:cs="Arial"/>
                  <w:bCs/>
                  <w:sz w:val="20"/>
                  <w:szCs w:val="20"/>
                </w:rPr>
                <w:t>imenez</w:t>
              </w:r>
            </w:ins>
            <w:r w:rsidRPr="00E059AD">
              <w:rPr>
                <w:rFonts w:ascii="Arial" w:hAnsi="Arial" w:cs="Arial"/>
                <w:bCs/>
                <w:sz w:val="20"/>
                <w:szCs w:val="20"/>
                <w:rPrChange w:id="1338" w:author="Fundación Waal" w:date="2011-05-04T11:26:00Z">
                  <w:rPr>
                    <w:rFonts w:ascii="Arial" w:hAnsi="Arial" w:cs="Arial"/>
                    <w:b/>
                    <w:bCs/>
                    <w:sz w:val="20"/>
                    <w:szCs w:val="20"/>
                  </w:rPr>
                </w:rPrChange>
              </w:rPr>
              <w:t xml:space="preserve"> </w:t>
            </w:r>
          </w:p>
          <w:p w:rsidR="00D06F3D" w:rsidRPr="00E059AD" w:rsidRDefault="00D06F3D" w:rsidP="004A7BC7">
            <w:pPr>
              <w:jc w:val="center"/>
              <w:rPr>
                <w:rFonts w:ascii="Arial" w:hAnsi="Arial" w:cs="Arial"/>
                <w:bCs/>
                <w:sz w:val="20"/>
                <w:szCs w:val="20"/>
                <w:rPrChange w:id="1339" w:author="Fundación Waal" w:date="2011-05-04T11:26:00Z">
                  <w:rPr>
                    <w:rFonts w:ascii="Arial" w:hAnsi="Arial" w:cs="Arial"/>
                    <w:b/>
                    <w:bCs/>
                    <w:sz w:val="20"/>
                    <w:szCs w:val="20"/>
                  </w:rPr>
                </w:rPrChange>
              </w:rPr>
            </w:pPr>
            <w:r w:rsidRPr="00E059AD">
              <w:rPr>
                <w:rFonts w:ascii="Arial" w:hAnsi="Arial" w:cs="Arial"/>
                <w:bCs/>
                <w:sz w:val="20"/>
                <w:szCs w:val="20"/>
                <w:rPrChange w:id="1340" w:author="Fundación Waal" w:date="2011-05-04T11:26:00Z">
                  <w:rPr>
                    <w:rFonts w:ascii="Arial" w:hAnsi="Arial" w:cs="Arial"/>
                    <w:b/>
                    <w:bCs/>
                    <w:sz w:val="20"/>
                    <w:szCs w:val="20"/>
                  </w:rPr>
                </w:rPrChange>
              </w:rPr>
              <w:t xml:space="preserve">Lic </w:t>
            </w:r>
            <w:ins w:id="1341" w:author="Fundación Waal" w:date="2011-05-04T11:56:00Z">
              <w:r w:rsidR="00E52CC0">
                <w:rPr>
                  <w:rFonts w:ascii="Arial" w:hAnsi="Arial" w:cs="Arial"/>
                  <w:bCs/>
                  <w:sz w:val="20"/>
                  <w:szCs w:val="20"/>
                </w:rPr>
                <w:t>L</w:t>
              </w:r>
            </w:ins>
            <w:del w:id="1342" w:author="Fundación Waal" w:date="2011-05-04T11:56:00Z">
              <w:r w:rsidRPr="00E059AD" w:rsidDel="00E52CC0">
                <w:rPr>
                  <w:rFonts w:ascii="Arial" w:hAnsi="Arial" w:cs="Arial"/>
                  <w:bCs/>
                  <w:sz w:val="20"/>
                  <w:szCs w:val="20"/>
                  <w:rPrChange w:id="1343" w:author="Fundación Waal" w:date="2011-05-04T11:26:00Z">
                    <w:rPr>
                      <w:rFonts w:ascii="Arial" w:hAnsi="Arial" w:cs="Arial"/>
                      <w:b/>
                      <w:bCs/>
                      <w:sz w:val="20"/>
                      <w:szCs w:val="20"/>
                    </w:rPr>
                  </w:rPrChange>
                </w:rPr>
                <w:delText>l</w:delText>
              </w:r>
            </w:del>
            <w:r w:rsidRPr="00E059AD">
              <w:rPr>
                <w:rFonts w:ascii="Arial" w:hAnsi="Arial" w:cs="Arial"/>
                <w:bCs/>
                <w:sz w:val="20"/>
                <w:szCs w:val="20"/>
                <w:rPrChange w:id="1344" w:author="Fundación Waal" w:date="2011-05-04T11:26:00Z">
                  <w:rPr>
                    <w:rFonts w:ascii="Arial" w:hAnsi="Arial" w:cs="Arial"/>
                    <w:b/>
                    <w:bCs/>
                    <w:sz w:val="20"/>
                    <w:szCs w:val="20"/>
                  </w:rPr>
                </w:rPrChange>
              </w:rPr>
              <w:t>ilian Z</w:t>
            </w:r>
            <w:del w:id="1345" w:author="Fundación Waal" w:date="2011-05-04T11:57:00Z">
              <w:r w:rsidRPr="00E059AD" w:rsidDel="00E52CC0">
                <w:rPr>
                  <w:rFonts w:ascii="Arial" w:hAnsi="Arial" w:cs="Arial"/>
                  <w:bCs/>
                  <w:sz w:val="20"/>
                  <w:szCs w:val="20"/>
                  <w:rPrChange w:id="1346" w:author="Fundación Waal" w:date="2011-05-04T11:26:00Z">
                    <w:rPr>
                      <w:rFonts w:ascii="Arial" w:hAnsi="Arial" w:cs="Arial"/>
                      <w:b/>
                      <w:bCs/>
                      <w:sz w:val="20"/>
                      <w:szCs w:val="20"/>
                    </w:rPr>
                  </w:rPrChange>
                </w:rPr>
                <w:delText>.</w:delText>
              </w:r>
            </w:del>
            <w:ins w:id="1347" w:author="Fundación Waal" w:date="2011-05-04T11:57:00Z">
              <w:r w:rsidR="00E52CC0">
                <w:rPr>
                  <w:rFonts w:ascii="Arial" w:hAnsi="Arial" w:cs="Arial"/>
                  <w:bCs/>
                  <w:sz w:val="20"/>
                  <w:szCs w:val="20"/>
                </w:rPr>
                <w:t>apata</w:t>
              </w:r>
            </w:ins>
          </w:p>
          <w:p w:rsidR="00D06F3D" w:rsidRPr="00E059AD" w:rsidRDefault="00D06F3D" w:rsidP="004A7BC7">
            <w:pPr>
              <w:jc w:val="center"/>
              <w:rPr>
                <w:rFonts w:ascii="Arial" w:hAnsi="Arial" w:cs="Arial"/>
                <w:bCs/>
                <w:sz w:val="20"/>
                <w:szCs w:val="20"/>
                <w:rPrChange w:id="134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4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350" w:author="Fundación Waal" w:date="2011-05-04T11:26:00Z">
                  <w:rPr>
                    <w:rFonts w:ascii="Arial" w:hAnsi="Arial" w:cs="Arial"/>
                    <w:b/>
                    <w:bCs/>
                    <w:sz w:val="20"/>
                    <w:szCs w:val="20"/>
                  </w:rPr>
                </w:rPrChange>
              </w:rPr>
            </w:pPr>
          </w:p>
        </w:tc>
        <w:tc>
          <w:tcPr>
            <w:tcW w:w="0" w:type="auto"/>
            <w:gridSpan w:val="2"/>
            <w:shd w:val="clear" w:color="auto" w:fill="auto"/>
          </w:tcPr>
          <w:p w:rsidR="00D06F3D" w:rsidRPr="00E059AD" w:rsidRDefault="00D06F3D" w:rsidP="004A7BC7">
            <w:pPr>
              <w:spacing w:line="360" w:lineRule="auto"/>
              <w:jc w:val="center"/>
              <w:rPr>
                <w:rFonts w:ascii="Arial" w:hAnsi="Arial" w:cs="Arial"/>
                <w:bCs/>
                <w:sz w:val="20"/>
                <w:szCs w:val="20"/>
                <w:rPrChange w:id="1351" w:author="Fundación Waal" w:date="2011-05-04T11:26:00Z">
                  <w:rPr>
                    <w:rFonts w:ascii="Arial" w:hAnsi="Arial" w:cs="Arial"/>
                    <w:b/>
                    <w:bCs/>
                    <w:sz w:val="20"/>
                    <w:szCs w:val="20"/>
                  </w:rPr>
                </w:rPrChange>
              </w:rPr>
            </w:pPr>
          </w:p>
          <w:p w:rsidR="00D06F3D" w:rsidRPr="00E059AD" w:rsidRDefault="00D06F3D" w:rsidP="004A7BC7">
            <w:pPr>
              <w:spacing w:line="360" w:lineRule="auto"/>
              <w:jc w:val="center"/>
              <w:rPr>
                <w:rFonts w:ascii="Arial" w:hAnsi="Arial" w:cs="Arial"/>
                <w:bCs/>
                <w:sz w:val="20"/>
                <w:szCs w:val="20"/>
                <w:rPrChange w:id="1352" w:author="Fundación Waal" w:date="2011-05-04T11:26:00Z">
                  <w:rPr>
                    <w:rFonts w:ascii="Arial" w:hAnsi="Arial" w:cs="Arial"/>
                    <w:b/>
                    <w:bCs/>
                    <w:sz w:val="20"/>
                    <w:szCs w:val="20"/>
                  </w:rPr>
                </w:rPrChange>
              </w:rPr>
            </w:pPr>
            <w:r w:rsidRPr="00E059AD">
              <w:rPr>
                <w:rFonts w:ascii="Arial" w:hAnsi="Arial" w:cs="Arial"/>
                <w:bCs/>
                <w:sz w:val="20"/>
                <w:szCs w:val="20"/>
                <w:rPrChange w:id="1353" w:author="Fundación Waal" w:date="2011-05-04T11:26:00Z">
                  <w:rPr>
                    <w:rFonts w:ascii="Arial" w:hAnsi="Arial" w:cs="Arial"/>
                    <w:b/>
                    <w:bCs/>
                    <w:sz w:val="20"/>
                    <w:szCs w:val="20"/>
                  </w:rPr>
                </w:rPrChange>
              </w:rPr>
              <w:t>1.-Pliegos de hojas bond, s</w:t>
            </w:r>
            <w:ins w:id="1354" w:author="Fundación Waal" w:date="2011-05-04T11:35:00Z">
              <w:r w:rsidR="0093247B">
                <w:rPr>
                  <w:rFonts w:ascii="Arial" w:hAnsi="Arial" w:cs="Arial"/>
                  <w:bCs/>
                  <w:sz w:val="20"/>
                  <w:szCs w:val="20"/>
                </w:rPr>
                <w:t>á</w:t>
              </w:r>
            </w:ins>
            <w:del w:id="1355" w:author="Fundación Waal" w:date="2011-05-04T11:35:00Z">
              <w:r w:rsidRPr="00E059AD" w:rsidDel="0093247B">
                <w:rPr>
                  <w:rFonts w:ascii="Arial" w:hAnsi="Arial" w:cs="Arial"/>
                  <w:bCs/>
                  <w:sz w:val="20"/>
                  <w:szCs w:val="20"/>
                  <w:rPrChange w:id="1356" w:author="Fundación Waal" w:date="2011-05-04T11:26:00Z">
                    <w:rPr>
                      <w:rFonts w:ascii="Arial" w:hAnsi="Arial" w:cs="Arial"/>
                      <w:b/>
                      <w:bCs/>
                      <w:sz w:val="20"/>
                      <w:szCs w:val="20"/>
                    </w:rPr>
                  </w:rPrChange>
                </w:rPr>
                <w:delText>a</w:delText>
              </w:r>
            </w:del>
            <w:r w:rsidRPr="00E059AD">
              <w:rPr>
                <w:rFonts w:ascii="Arial" w:hAnsi="Arial" w:cs="Arial"/>
                <w:bCs/>
                <w:sz w:val="20"/>
                <w:szCs w:val="20"/>
                <w:rPrChange w:id="1357" w:author="Fundación Waal" w:date="2011-05-04T11:26:00Z">
                  <w:rPr>
                    <w:rFonts w:ascii="Arial" w:hAnsi="Arial" w:cs="Arial"/>
                    <w:b/>
                    <w:bCs/>
                    <w:sz w:val="20"/>
                    <w:szCs w:val="20"/>
                  </w:rPr>
                </w:rPrChange>
              </w:rPr>
              <w:t>bana</w:t>
            </w:r>
          </w:p>
          <w:p w:rsidR="00D06F3D" w:rsidRPr="00E059AD" w:rsidRDefault="00D06F3D" w:rsidP="004A7BC7">
            <w:pPr>
              <w:spacing w:line="360" w:lineRule="auto"/>
              <w:jc w:val="center"/>
              <w:rPr>
                <w:rFonts w:ascii="Arial" w:hAnsi="Arial" w:cs="Arial"/>
                <w:bCs/>
                <w:sz w:val="20"/>
                <w:szCs w:val="20"/>
                <w:rPrChange w:id="1358" w:author="Fundación Waal" w:date="2011-05-04T11:26:00Z">
                  <w:rPr>
                    <w:rFonts w:ascii="Arial" w:hAnsi="Arial" w:cs="Arial"/>
                    <w:b/>
                    <w:bCs/>
                    <w:sz w:val="20"/>
                    <w:szCs w:val="20"/>
                  </w:rPr>
                </w:rPrChange>
              </w:rPr>
            </w:pPr>
            <w:r w:rsidRPr="00E059AD">
              <w:rPr>
                <w:rFonts w:ascii="Arial" w:hAnsi="Arial" w:cs="Arial"/>
                <w:bCs/>
                <w:sz w:val="20"/>
                <w:szCs w:val="20"/>
                <w:rPrChange w:id="1359" w:author="Fundación Waal" w:date="2011-05-04T11:26:00Z">
                  <w:rPr>
                    <w:rFonts w:ascii="Arial" w:hAnsi="Arial" w:cs="Arial"/>
                    <w:b/>
                    <w:bCs/>
                    <w:sz w:val="20"/>
                    <w:szCs w:val="20"/>
                  </w:rPr>
                </w:rPrChange>
              </w:rPr>
              <w:t>Papel bond oficio</w:t>
            </w:r>
          </w:p>
          <w:p w:rsidR="00D06F3D" w:rsidRPr="00E059AD" w:rsidRDefault="00D06F3D" w:rsidP="004A7BC7">
            <w:pPr>
              <w:spacing w:line="360" w:lineRule="auto"/>
              <w:jc w:val="center"/>
              <w:rPr>
                <w:rFonts w:ascii="Arial" w:hAnsi="Arial" w:cs="Arial"/>
                <w:bCs/>
                <w:sz w:val="20"/>
                <w:szCs w:val="20"/>
                <w:rPrChange w:id="1360" w:author="Fundación Waal" w:date="2011-05-04T11:26:00Z">
                  <w:rPr>
                    <w:rFonts w:ascii="Arial" w:hAnsi="Arial" w:cs="Arial"/>
                    <w:b/>
                    <w:bCs/>
                    <w:sz w:val="20"/>
                    <w:szCs w:val="20"/>
                  </w:rPr>
                </w:rPrChange>
              </w:rPr>
            </w:pPr>
            <w:r w:rsidRPr="00E059AD">
              <w:rPr>
                <w:rFonts w:ascii="Arial" w:hAnsi="Arial" w:cs="Arial"/>
                <w:bCs/>
                <w:sz w:val="20"/>
                <w:szCs w:val="20"/>
                <w:rPrChange w:id="1361" w:author="Fundación Waal" w:date="2011-05-04T11:26:00Z">
                  <w:rPr>
                    <w:rFonts w:ascii="Arial" w:hAnsi="Arial" w:cs="Arial"/>
                    <w:b/>
                    <w:bCs/>
                    <w:sz w:val="20"/>
                    <w:szCs w:val="20"/>
                  </w:rPr>
                </w:rPrChange>
              </w:rPr>
              <w:t>Marcadores</w:t>
            </w:r>
          </w:p>
          <w:p w:rsidR="00D06F3D" w:rsidRPr="00E059AD" w:rsidRDefault="00D06F3D" w:rsidP="004A7BC7">
            <w:pPr>
              <w:spacing w:line="360" w:lineRule="auto"/>
              <w:jc w:val="center"/>
              <w:rPr>
                <w:rFonts w:ascii="Arial" w:hAnsi="Arial" w:cs="Arial"/>
                <w:bCs/>
                <w:sz w:val="20"/>
                <w:szCs w:val="20"/>
                <w:rPrChange w:id="1362" w:author="Fundación Waal" w:date="2011-05-04T11:26:00Z">
                  <w:rPr>
                    <w:rFonts w:ascii="Arial" w:hAnsi="Arial" w:cs="Arial"/>
                    <w:b/>
                    <w:bCs/>
                    <w:sz w:val="20"/>
                    <w:szCs w:val="20"/>
                  </w:rPr>
                </w:rPrChange>
              </w:rPr>
            </w:pPr>
            <w:r w:rsidRPr="00E059AD">
              <w:rPr>
                <w:rFonts w:ascii="Arial" w:hAnsi="Arial" w:cs="Arial"/>
                <w:bCs/>
                <w:sz w:val="20"/>
                <w:szCs w:val="20"/>
                <w:rPrChange w:id="1363" w:author="Fundación Waal" w:date="2011-05-04T11:26:00Z">
                  <w:rPr>
                    <w:rFonts w:ascii="Arial" w:hAnsi="Arial" w:cs="Arial"/>
                    <w:b/>
                    <w:bCs/>
                    <w:sz w:val="20"/>
                    <w:szCs w:val="20"/>
                  </w:rPr>
                </w:rPrChange>
              </w:rPr>
              <w:t>Reglas</w:t>
            </w:r>
          </w:p>
          <w:p w:rsidR="00D06F3D" w:rsidRPr="00E059AD" w:rsidRDefault="00D06F3D" w:rsidP="004A7BC7">
            <w:pPr>
              <w:spacing w:line="360" w:lineRule="auto"/>
              <w:jc w:val="center"/>
              <w:rPr>
                <w:rFonts w:ascii="Arial" w:hAnsi="Arial" w:cs="Arial"/>
                <w:bCs/>
                <w:sz w:val="20"/>
                <w:szCs w:val="20"/>
                <w:rPrChange w:id="1364" w:author="Fundación Waal" w:date="2011-05-04T11:26:00Z">
                  <w:rPr>
                    <w:rFonts w:ascii="Arial" w:hAnsi="Arial" w:cs="Arial"/>
                    <w:b/>
                    <w:bCs/>
                    <w:sz w:val="20"/>
                    <w:szCs w:val="20"/>
                  </w:rPr>
                </w:rPrChange>
              </w:rPr>
            </w:pPr>
            <w:r w:rsidRPr="00E059AD">
              <w:rPr>
                <w:rFonts w:ascii="Arial" w:hAnsi="Arial" w:cs="Arial"/>
                <w:bCs/>
                <w:sz w:val="20"/>
                <w:szCs w:val="20"/>
                <w:rPrChange w:id="1365" w:author="Fundación Waal" w:date="2011-05-04T11:26:00Z">
                  <w:rPr>
                    <w:rFonts w:ascii="Arial" w:hAnsi="Arial" w:cs="Arial"/>
                    <w:b/>
                    <w:bCs/>
                    <w:sz w:val="20"/>
                    <w:szCs w:val="20"/>
                  </w:rPr>
                </w:rPrChange>
              </w:rPr>
              <w:t>Colores</w:t>
            </w:r>
          </w:p>
          <w:p w:rsidR="00D06F3D" w:rsidRPr="00E059AD" w:rsidRDefault="00D06F3D" w:rsidP="004A7BC7">
            <w:pPr>
              <w:spacing w:line="360" w:lineRule="auto"/>
              <w:jc w:val="center"/>
              <w:rPr>
                <w:rFonts w:ascii="Arial" w:hAnsi="Arial" w:cs="Arial"/>
                <w:bCs/>
                <w:sz w:val="20"/>
                <w:szCs w:val="20"/>
                <w:rPrChange w:id="1366" w:author="Fundación Waal" w:date="2011-05-04T11:26:00Z">
                  <w:rPr>
                    <w:rFonts w:ascii="Arial" w:hAnsi="Arial" w:cs="Arial"/>
                    <w:b/>
                    <w:bCs/>
                    <w:sz w:val="20"/>
                    <w:szCs w:val="20"/>
                  </w:rPr>
                </w:rPrChange>
              </w:rPr>
            </w:pPr>
            <w:r w:rsidRPr="00E059AD">
              <w:rPr>
                <w:rFonts w:ascii="Arial" w:hAnsi="Arial" w:cs="Arial"/>
                <w:bCs/>
                <w:sz w:val="20"/>
                <w:szCs w:val="20"/>
                <w:rPrChange w:id="1367" w:author="Fundación Waal" w:date="2011-05-04T11:26:00Z">
                  <w:rPr>
                    <w:rFonts w:ascii="Arial" w:hAnsi="Arial" w:cs="Arial"/>
                    <w:b/>
                    <w:bCs/>
                    <w:sz w:val="20"/>
                    <w:szCs w:val="20"/>
                  </w:rPr>
                </w:rPrChange>
              </w:rPr>
              <w:t xml:space="preserve">Lapiceros </w:t>
            </w:r>
          </w:p>
          <w:p w:rsidR="00D06F3D" w:rsidRPr="00E059AD" w:rsidRDefault="00D06F3D" w:rsidP="004A7BC7">
            <w:pPr>
              <w:spacing w:line="360" w:lineRule="auto"/>
              <w:jc w:val="center"/>
              <w:rPr>
                <w:rFonts w:ascii="Arial" w:hAnsi="Arial" w:cs="Arial"/>
                <w:bCs/>
                <w:sz w:val="20"/>
                <w:szCs w:val="20"/>
                <w:rPrChange w:id="1368" w:author="Fundación Waal" w:date="2011-05-04T11:26:00Z">
                  <w:rPr>
                    <w:rFonts w:ascii="Arial" w:hAnsi="Arial" w:cs="Arial"/>
                    <w:b/>
                    <w:bCs/>
                    <w:sz w:val="20"/>
                    <w:szCs w:val="20"/>
                  </w:rPr>
                </w:rPrChange>
              </w:rPr>
            </w:pPr>
            <w:r w:rsidRPr="00E059AD">
              <w:rPr>
                <w:rFonts w:ascii="Arial" w:hAnsi="Arial" w:cs="Arial"/>
                <w:bCs/>
                <w:sz w:val="20"/>
                <w:szCs w:val="20"/>
                <w:rPrChange w:id="1369" w:author="Fundación Waal" w:date="2011-05-04T11:26:00Z">
                  <w:rPr>
                    <w:rFonts w:ascii="Arial" w:hAnsi="Arial" w:cs="Arial"/>
                    <w:b/>
                    <w:bCs/>
                    <w:sz w:val="20"/>
                    <w:szCs w:val="20"/>
                  </w:rPr>
                </w:rPrChange>
              </w:rPr>
              <w:t>Lápices</w:t>
            </w:r>
          </w:p>
          <w:p w:rsidR="00D06F3D" w:rsidRPr="00E059AD" w:rsidRDefault="00D06F3D" w:rsidP="004A7BC7">
            <w:pPr>
              <w:spacing w:line="360" w:lineRule="auto"/>
              <w:jc w:val="center"/>
              <w:rPr>
                <w:rFonts w:ascii="Arial" w:hAnsi="Arial" w:cs="Arial"/>
                <w:bCs/>
                <w:sz w:val="20"/>
                <w:szCs w:val="20"/>
                <w:rPrChange w:id="1370" w:author="Fundación Waal" w:date="2011-05-04T11:26:00Z">
                  <w:rPr>
                    <w:rFonts w:ascii="Arial" w:hAnsi="Arial" w:cs="Arial"/>
                    <w:b/>
                    <w:bCs/>
                    <w:sz w:val="20"/>
                    <w:szCs w:val="20"/>
                  </w:rPr>
                </w:rPrChange>
              </w:rPr>
            </w:pPr>
            <w:r w:rsidRPr="00E059AD">
              <w:rPr>
                <w:rFonts w:ascii="Arial" w:hAnsi="Arial" w:cs="Arial"/>
                <w:bCs/>
                <w:sz w:val="20"/>
                <w:szCs w:val="20"/>
                <w:rPrChange w:id="1371" w:author="Fundación Waal" w:date="2011-05-04T11:26:00Z">
                  <w:rPr>
                    <w:rFonts w:ascii="Arial" w:hAnsi="Arial" w:cs="Arial"/>
                    <w:b/>
                    <w:bCs/>
                    <w:sz w:val="20"/>
                    <w:szCs w:val="20"/>
                  </w:rPr>
                </w:rPrChange>
              </w:rPr>
              <w:t xml:space="preserve">Tinta </w:t>
            </w:r>
          </w:p>
          <w:p w:rsidR="00D06F3D" w:rsidRPr="00E059AD" w:rsidRDefault="00D06F3D" w:rsidP="004A7BC7">
            <w:pPr>
              <w:spacing w:line="360" w:lineRule="auto"/>
              <w:jc w:val="center"/>
              <w:rPr>
                <w:rFonts w:ascii="Arial" w:hAnsi="Arial" w:cs="Arial"/>
                <w:bCs/>
                <w:sz w:val="20"/>
                <w:szCs w:val="20"/>
                <w:rPrChange w:id="1372" w:author="Fundación Waal" w:date="2011-05-04T11:26:00Z">
                  <w:rPr>
                    <w:rFonts w:ascii="Arial" w:hAnsi="Arial" w:cs="Arial"/>
                    <w:b/>
                    <w:bCs/>
                    <w:sz w:val="20"/>
                    <w:szCs w:val="20"/>
                  </w:rPr>
                </w:rPrChange>
              </w:rPr>
            </w:pPr>
            <w:r w:rsidRPr="00E059AD">
              <w:rPr>
                <w:rFonts w:ascii="Arial" w:hAnsi="Arial" w:cs="Arial"/>
                <w:bCs/>
                <w:sz w:val="20"/>
                <w:szCs w:val="20"/>
                <w:rPrChange w:id="1373" w:author="Fundación Waal" w:date="2011-05-04T11:26:00Z">
                  <w:rPr>
                    <w:rFonts w:ascii="Arial" w:hAnsi="Arial" w:cs="Arial"/>
                    <w:b/>
                    <w:bCs/>
                    <w:sz w:val="20"/>
                    <w:szCs w:val="20"/>
                  </w:rPr>
                </w:rPrChange>
              </w:rPr>
              <w:t>Computadora</w:t>
            </w:r>
          </w:p>
          <w:p w:rsidR="00D06F3D" w:rsidRPr="00E059AD" w:rsidRDefault="00D06F3D" w:rsidP="004A7BC7">
            <w:pPr>
              <w:spacing w:line="360" w:lineRule="auto"/>
              <w:jc w:val="center"/>
              <w:rPr>
                <w:rFonts w:ascii="Arial" w:hAnsi="Arial" w:cs="Arial"/>
                <w:bCs/>
                <w:sz w:val="20"/>
                <w:szCs w:val="20"/>
                <w:rPrChange w:id="1374" w:author="Fundación Waal" w:date="2011-05-04T11:26:00Z">
                  <w:rPr>
                    <w:rFonts w:ascii="Arial" w:hAnsi="Arial" w:cs="Arial"/>
                    <w:b/>
                    <w:bCs/>
                    <w:sz w:val="20"/>
                    <w:szCs w:val="20"/>
                  </w:rPr>
                </w:rPrChange>
              </w:rPr>
            </w:pPr>
            <w:r w:rsidRPr="00E059AD">
              <w:rPr>
                <w:rFonts w:ascii="Arial" w:hAnsi="Arial" w:cs="Arial"/>
                <w:bCs/>
                <w:sz w:val="20"/>
                <w:szCs w:val="20"/>
                <w:rPrChange w:id="1375" w:author="Fundación Waal" w:date="2011-05-04T11:26:00Z">
                  <w:rPr>
                    <w:rFonts w:ascii="Arial" w:hAnsi="Arial" w:cs="Arial"/>
                    <w:b/>
                    <w:bCs/>
                    <w:sz w:val="20"/>
                    <w:szCs w:val="20"/>
                  </w:rPr>
                </w:rPrChange>
              </w:rPr>
              <w:t>Impresora</w:t>
            </w:r>
          </w:p>
          <w:p w:rsidR="00D06F3D" w:rsidRPr="00E059AD" w:rsidRDefault="00D06F3D" w:rsidP="004A7BC7">
            <w:pPr>
              <w:spacing w:line="360" w:lineRule="auto"/>
              <w:jc w:val="center"/>
              <w:rPr>
                <w:rFonts w:ascii="Arial" w:hAnsi="Arial" w:cs="Arial"/>
                <w:bCs/>
                <w:sz w:val="20"/>
                <w:szCs w:val="20"/>
                <w:rPrChange w:id="1376" w:author="Fundación Waal" w:date="2011-05-04T11:26:00Z">
                  <w:rPr>
                    <w:rFonts w:ascii="Arial" w:hAnsi="Arial" w:cs="Arial"/>
                    <w:b/>
                    <w:bCs/>
                    <w:sz w:val="20"/>
                    <w:szCs w:val="20"/>
                  </w:rPr>
                </w:rPrChange>
              </w:rPr>
            </w:pPr>
          </w:p>
          <w:p w:rsidR="00D06F3D" w:rsidRPr="00E059AD" w:rsidRDefault="00D06F3D" w:rsidP="004A7BC7">
            <w:pPr>
              <w:spacing w:line="360" w:lineRule="auto"/>
              <w:jc w:val="center"/>
              <w:rPr>
                <w:rFonts w:ascii="Arial" w:hAnsi="Arial" w:cs="Arial"/>
                <w:bCs/>
                <w:sz w:val="20"/>
                <w:szCs w:val="20"/>
                <w:rPrChange w:id="1377" w:author="Fundación Waal" w:date="2011-05-04T11:26:00Z">
                  <w:rPr>
                    <w:rFonts w:ascii="Arial" w:hAnsi="Arial" w:cs="Arial"/>
                    <w:b/>
                    <w:bCs/>
                    <w:sz w:val="20"/>
                    <w:szCs w:val="20"/>
                  </w:rPr>
                </w:rPrChange>
              </w:rPr>
            </w:pPr>
            <w:r w:rsidRPr="00E059AD">
              <w:rPr>
                <w:rFonts w:ascii="Arial" w:hAnsi="Arial" w:cs="Arial"/>
                <w:bCs/>
                <w:sz w:val="20"/>
                <w:szCs w:val="20"/>
                <w:rPrChange w:id="1378" w:author="Fundación Waal" w:date="2011-05-04T11:26:00Z">
                  <w:rPr>
                    <w:rFonts w:ascii="Arial" w:hAnsi="Arial" w:cs="Arial"/>
                    <w:b/>
                    <w:bCs/>
                    <w:sz w:val="20"/>
                    <w:szCs w:val="20"/>
                  </w:rPr>
                </w:rPrChange>
              </w:rPr>
              <w:t>2.Dvd‘s</w:t>
            </w:r>
          </w:p>
        </w:tc>
        <w:tc>
          <w:tcPr>
            <w:tcW w:w="0" w:type="auto"/>
            <w:shd w:val="clear" w:color="auto" w:fill="auto"/>
          </w:tcPr>
          <w:p w:rsidR="00D06F3D" w:rsidRPr="00E059AD" w:rsidRDefault="00D06F3D" w:rsidP="004A7BC7">
            <w:pPr>
              <w:jc w:val="center"/>
              <w:rPr>
                <w:rFonts w:ascii="Arial" w:hAnsi="Arial" w:cs="Arial"/>
                <w:bCs/>
                <w:sz w:val="20"/>
                <w:szCs w:val="20"/>
                <w:rPrChange w:id="137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80" w:author="Fundación Waal" w:date="2011-05-04T11:26:00Z">
                  <w:rPr>
                    <w:rFonts w:ascii="Arial" w:hAnsi="Arial" w:cs="Arial"/>
                    <w:b/>
                    <w:bCs/>
                    <w:sz w:val="20"/>
                    <w:szCs w:val="20"/>
                  </w:rPr>
                </w:rPrChange>
              </w:rPr>
            </w:pPr>
            <w:r w:rsidRPr="00E059AD">
              <w:rPr>
                <w:rFonts w:ascii="Arial" w:hAnsi="Arial" w:cs="Arial"/>
                <w:bCs/>
                <w:sz w:val="20"/>
                <w:szCs w:val="20"/>
                <w:rPrChange w:id="1381" w:author="Fundación Waal" w:date="2011-05-04T11:26:00Z">
                  <w:rPr>
                    <w:rFonts w:ascii="Arial" w:hAnsi="Arial" w:cs="Arial"/>
                    <w:b/>
                    <w:bCs/>
                    <w:sz w:val="20"/>
                    <w:szCs w:val="20"/>
                  </w:rPr>
                </w:rPrChange>
              </w:rPr>
              <w:t>1.-</w:t>
            </w:r>
            <w:del w:id="1382" w:author="Valued Acer Customer" w:date="2011-05-04T12:50:00Z">
              <w:r w:rsidRPr="00E059AD" w:rsidDel="00FA67F7">
                <w:rPr>
                  <w:rFonts w:ascii="Arial" w:hAnsi="Arial" w:cs="Arial"/>
                  <w:bCs/>
                  <w:sz w:val="20"/>
                  <w:szCs w:val="20"/>
                  <w:rPrChange w:id="1383" w:author="Fundación Waal" w:date="2011-05-04T11:26:00Z">
                    <w:rPr>
                      <w:rFonts w:ascii="Arial" w:hAnsi="Arial" w:cs="Arial"/>
                      <w:b/>
                      <w:bCs/>
                      <w:sz w:val="20"/>
                      <w:szCs w:val="20"/>
                    </w:rPr>
                  </w:rPrChange>
                </w:rPr>
                <w:delText>Se realizaron</w:delText>
              </w:r>
            </w:del>
            <w:r w:rsidRPr="00E059AD">
              <w:rPr>
                <w:rFonts w:ascii="Arial" w:hAnsi="Arial" w:cs="Arial"/>
                <w:bCs/>
                <w:sz w:val="20"/>
                <w:szCs w:val="20"/>
                <w:rPrChange w:id="1384" w:author="Fundación Waal" w:date="2011-05-04T11:26:00Z">
                  <w:rPr>
                    <w:rFonts w:ascii="Arial" w:hAnsi="Arial" w:cs="Arial"/>
                    <w:b/>
                    <w:bCs/>
                    <w:sz w:val="20"/>
                    <w:szCs w:val="20"/>
                  </w:rPr>
                </w:rPrChange>
              </w:rPr>
              <w:t xml:space="preserve"> </w:t>
            </w:r>
            <w:commentRangeStart w:id="1385"/>
            <w:r w:rsidRPr="00E059AD">
              <w:rPr>
                <w:rFonts w:ascii="Arial" w:hAnsi="Arial" w:cs="Arial"/>
                <w:bCs/>
                <w:sz w:val="20"/>
                <w:szCs w:val="20"/>
                <w:rPrChange w:id="1386" w:author="Fundación Waal" w:date="2011-05-04T11:26:00Z">
                  <w:rPr>
                    <w:rFonts w:ascii="Arial" w:hAnsi="Arial" w:cs="Arial"/>
                    <w:b/>
                    <w:bCs/>
                    <w:sz w:val="20"/>
                    <w:szCs w:val="20"/>
                  </w:rPr>
                </w:rPrChange>
              </w:rPr>
              <w:t>cuatro encuentros de coordinación con los responsables y el personal del centro</w:t>
            </w:r>
            <w:commentRangeEnd w:id="1385"/>
            <w:r w:rsidR="00FA67F7">
              <w:rPr>
                <w:rStyle w:val="Refdecomentario"/>
              </w:rPr>
              <w:commentReference w:id="1385"/>
            </w:r>
          </w:p>
          <w:p w:rsidR="00D06F3D" w:rsidRPr="00E059AD" w:rsidRDefault="00D06F3D" w:rsidP="004A7BC7">
            <w:pPr>
              <w:jc w:val="center"/>
              <w:rPr>
                <w:rFonts w:ascii="Arial" w:hAnsi="Arial" w:cs="Arial"/>
                <w:bCs/>
                <w:sz w:val="20"/>
                <w:szCs w:val="20"/>
                <w:rPrChange w:id="1387" w:author="Fundación Waal" w:date="2011-05-04T11:26:00Z">
                  <w:rPr>
                    <w:rFonts w:ascii="Arial" w:hAnsi="Arial" w:cs="Arial"/>
                    <w:b/>
                    <w:bCs/>
                    <w:sz w:val="20"/>
                    <w:szCs w:val="20"/>
                  </w:rPr>
                </w:rPrChange>
              </w:rPr>
            </w:pPr>
          </w:p>
          <w:p w:rsidR="00D06F3D" w:rsidRPr="00E059AD" w:rsidRDefault="00C06737" w:rsidP="004A7BC7">
            <w:pPr>
              <w:jc w:val="center"/>
              <w:rPr>
                <w:rFonts w:ascii="Arial" w:hAnsi="Arial" w:cs="Arial"/>
                <w:bCs/>
                <w:sz w:val="20"/>
                <w:szCs w:val="20"/>
                <w:rPrChange w:id="1388" w:author="Fundación Waal" w:date="2011-05-04T11:26:00Z">
                  <w:rPr>
                    <w:rFonts w:ascii="Arial" w:hAnsi="Arial" w:cs="Arial"/>
                    <w:b/>
                    <w:bCs/>
                    <w:sz w:val="20"/>
                    <w:szCs w:val="20"/>
                  </w:rPr>
                </w:rPrChange>
              </w:rPr>
            </w:pPr>
            <w:ins w:id="1389" w:author="Valued Acer Customer" w:date="2011-05-04T12:55:00Z">
              <w:r>
                <w:rPr>
                  <w:rFonts w:ascii="Arial" w:hAnsi="Arial" w:cs="Arial"/>
                  <w:bCs/>
                  <w:sz w:val="20"/>
                  <w:szCs w:val="20"/>
                </w:rPr>
                <w:t>FALTA INDICADOR PARA ACTIVIDAD 2</w:t>
              </w:r>
            </w:ins>
          </w:p>
          <w:p w:rsidR="00D06F3D" w:rsidRPr="00E059AD" w:rsidRDefault="00D06F3D" w:rsidP="004A7BC7">
            <w:pPr>
              <w:jc w:val="center"/>
              <w:rPr>
                <w:rFonts w:ascii="Arial" w:hAnsi="Arial" w:cs="Arial"/>
                <w:bCs/>
                <w:sz w:val="20"/>
                <w:szCs w:val="20"/>
                <w:rPrChange w:id="139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4" w:author="Fundación Waal" w:date="2011-05-04T11:26:00Z">
                  <w:rPr>
                    <w:rFonts w:ascii="Arial" w:hAnsi="Arial" w:cs="Arial"/>
                    <w:b/>
                    <w:bCs/>
                    <w:sz w:val="20"/>
                    <w:szCs w:val="20"/>
                  </w:rPr>
                </w:rPrChange>
              </w:rPr>
            </w:pPr>
            <w:r w:rsidRPr="00E059AD">
              <w:rPr>
                <w:rFonts w:ascii="Arial" w:hAnsi="Arial" w:cs="Arial"/>
                <w:bCs/>
                <w:sz w:val="20"/>
                <w:szCs w:val="20"/>
                <w:rPrChange w:id="1395" w:author="Fundación Waal" w:date="2011-05-04T11:26:00Z">
                  <w:rPr>
                    <w:rFonts w:ascii="Arial" w:hAnsi="Arial" w:cs="Arial"/>
                    <w:b/>
                    <w:bCs/>
                    <w:sz w:val="20"/>
                    <w:szCs w:val="20"/>
                  </w:rPr>
                </w:rPrChange>
              </w:rPr>
              <w:t xml:space="preserve"> </w:t>
            </w:r>
          </w:p>
          <w:p w:rsidR="00D06F3D" w:rsidRPr="00E059AD" w:rsidRDefault="00D06F3D" w:rsidP="004A7BC7">
            <w:pPr>
              <w:jc w:val="center"/>
              <w:rPr>
                <w:rFonts w:ascii="Arial" w:hAnsi="Arial" w:cs="Arial"/>
                <w:bCs/>
                <w:sz w:val="20"/>
                <w:szCs w:val="20"/>
                <w:rPrChange w:id="139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39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00" w:author="Fundación Waal" w:date="2011-05-04T11:26:00Z">
                  <w:rPr>
                    <w:rFonts w:ascii="Arial" w:hAnsi="Arial" w:cs="Arial"/>
                    <w:b/>
                    <w:bCs/>
                    <w:sz w:val="20"/>
                    <w:szCs w:val="20"/>
                  </w:rPr>
                </w:rPrChange>
              </w:rPr>
            </w:pPr>
          </w:p>
          <w:p w:rsidR="00D06F3D" w:rsidRPr="00E059AD" w:rsidRDefault="00D06F3D" w:rsidP="00D06F3D">
            <w:pPr>
              <w:numPr>
                <w:ilvl w:val="0"/>
                <w:numId w:val="16"/>
              </w:numPr>
              <w:jc w:val="center"/>
              <w:rPr>
                <w:rFonts w:ascii="Arial" w:hAnsi="Arial" w:cs="Arial"/>
                <w:bCs/>
                <w:sz w:val="20"/>
                <w:szCs w:val="20"/>
                <w:rPrChange w:id="1401" w:author="Fundación Waal" w:date="2011-05-04T11:26:00Z">
                  <w:rPr>
                    <w:rFonts w:ascii="Arial" w:hAnsi="Arial" w:cs="Arial"/>
                    <w:b/>
                    <w:bCs/>
                    <w:sz w:val="20"/>
                    <w:szCs w:val="20"/>
                  </w:rPr>
                </w:rPrChange>
              </w:rPr>
            </w:pPr>
            <w:commentRangeStart w:id="1402"/>
            <w:del w:id="1403" w:author="Valued Acer Customer" w:date="2011-05-04T12:52:00Z">
              <w:r w:rsidRPr="00E059AD" w:rsidDel="00FA67F7">
                <w:rPr>
                  <w:rFonts w:ascii="Arial" w:hAnsi="Arial" w:cs="Arial"/>
                  <w:bCs/>
                  <w:sz w:val="20"/>
                  <w:szCs w:val="20"/>
                  <w:rPrChange w:id="1404" w:author="Fundación Waal" w:date="2011-05-04T11:26:00Z">
                    <w:rPr>
                      <w:rFonts w:ascii="Arial" w:hAnsi="Arial" w:cs="Arial"/>
                      <w:b/>
                      <w:bCs/>
                      <w:sz w:val="20"/>
                      <w:szCs w:val="20"/>
                    </w:rPr>
                  </w:rPrChange>
                </w:rPr>
                <w:delText>Se entregaron los</w:delText>
              </w:r>
            </w:del>
            <w:ins w:id="1405" w:author="Valued Acer Customer" w:date="2011-05-04T12:52:00Z">
              <w:r w:rsidR="00FA67F7">
                <w:rPr>
                  <w:rFonts w:ascii="Arial" w:hAnsi="Arial" w:cs="Arial"/>
                  <w:bCs/>
                  <w:sz w:val="20"/>
                  <w:szCs w:val="20"/>
                </w:rPr>
                <w:t>Entrega de</w:t>
              </w:r>
            </w:ins>
            <w:r w:rsidRPr="00E059AD">
              <w:rPr>
                <w:rFonts w:ascii="Arial" w:hAnsi="Arial" w:cs="Arial"/>
                <w:bCs/>
                <w:sz w:val="20"/>
                <w:szCs w:val="20"/>
                <w:rPrChange w:id="1406" w:author="Fundación Waal" w:date="2011-05-04T11:26:00Z">
                  <w:rPr>
                    <w:rFonts w:ascii="Arial" w:hAnsi="Arial" w:cs="Arial"/>
                    <w:b/>
                    <w:bCs/>
                    <w:sz w:val="20"/>
                    <w:szCs w:val="20"/>
                  </w:rPr>
                </w:rPrChange>
              </w:rPr>
              <w:t xml:space="preserve"> materiales de difusión audiovisual para que se vayan proyectando</w:t>
            </w:r>
            <w:commentRangeEnd w:id="1402"/>
            <w:r w:rsidR="006C311B">
              <w:rPr>
                <w:rStyle w:val="Refdecomentario"/>
              </w:rPr>
              <w:commentReference w:id="1402"/>
            </w:r>
            <w:r w:rsidRPr="00E059AD">
              <w:rPr>
                <w:rFonts w:ascii="Arial" w:hAnsi="Arial" w:cs="Arial"/>
                <w:bCs/>
                <w:sz w:val="20"/>
                <w:szCs w:val="20"/>
                <w:rPrChange w:id="1407" w:author="Fundación Waal" w:date="2011-05-04T11:26:00Z">
                  <w:rPr>
                    <w:rFonts w:ascii="Arial" w:hAnsi="Arial" w:cs="Arial"/>
                    <w:b/>
                    <w:bCs/>
                    <w:sz w:val="20"/>
                    <w:szCs w:val="20"/>
                  </w:rPr>
                </w:rPrChange>
              </w:rPr>
              <w:t>.</w:t>
            </w:r>
          </w:p>
        </w:tc>
        <w:tc>
          <w:tcPr>
            <w:tcW w:w="0" w:type="auto"/>
            <w:shd w:val="clear" w:color="auto" w:fill="auto"/>
          </w:tcPr>
          <w:p w:rsidR="00D06F3D" w:rsidRPr="00E059AD" w:rsidRDefault="00D06F3D" w:rsidP="004A7BC7">
            <w:pPr>
              <w:jc w:val="center"/>
              <w:rPr>
                <w:rFonts w:ascii="Arial" w:hAnsi="Arial" w:cs="Arial"/>
                <w:bCs/>
                <w:sz w:val="20"/>
                <w:szCs w:val="20"/>
                <w:rPrChange w:id="1408" w:author="Fundación Waal" w:date="2011-05-04T11:26:00Z">
                  <w:rPr>
                    <w:rFonts w:ascii="Arial" w:hAnsi="Arial" w:cs="Arial"/>
                    <w:b/>
                    <w:bCs/>
                    <w:sz w:val="20"/>
                    <w:szCs w:val="20"/>
                  </w:rPr>
                </w:rPrChange>
              </w:rPr>
            </w:pPr>
          </w:p>
          <w:p w:rsidR="00D06F3D" w:rsidRPr="00E059AD" w:rsidRDefault="00D06F3D" w:rsidP="00D06F3D">
            <w:pPr>
              <w:pStyle w:val="Prrafodelista"/>
              <w:numPr>
                <w:ilvl w:val="0"/>
                <w:numId w:val="12"/>
              </w:numPr>
              <w:jc w:val="center"/>
              <w:rPr>
                <w:rFonts w:ascii="Arial" w:hAnsi="Arial" w:cs="Arial"/>
                <w:bCs/>
                <w:sz w:val="20"/>
                <w:szCs w:val="20"/>
                <w:rPrChange w:id="1409" w:author="Fundación Waal" w:date="2011-05-04T11:26:00Z">
                  <w:rPr>
                    <w:rFonts w:ascii="Arial" w:hAnsi="Arial" w:cs="Arial"/>
                    <w:b/>
                    <w:bCs/>
                    <w:sz w:val="20"/>
                    <w:szCs w:val="20"/>
                  </w:rPr>
                </w:rPrChange>
              </w:rPr>
            </w:pPr>
            <w:r w:rsidRPr="00E059AD">
              <w:rPr>
                <w:rFonts w:ascii="Arial" w:hAnsi="Arial" w:cs="Arial"/>
                <w:bCs/>
                <w:sz w:val="20"/>
                <w:szCs w:val="20"/>
                <w:rPrChange w:id="1410" w:author="Fundación Waal" w:date="2011-05-04T11:26:00Z">
                  <w:rPr>
                    <w:rFonts w:ascii="Arial" w:hAnsi="Arial" w:cs="Arial"/>
                    <w:b/>
                    <w:bCs/>
                    <w:sz w:val="20"/>
                    <w:szCs w:val="20"/>
                  </w:rPr>
                </w:rPrChange>
              </w:rPr>
              <w:t>Lista de participantes, fotos.</w:t>
            </w:r>
          </w:p>
          <w:p w:rsidR="00D06F3D" w:rsidRPr="00E059AD" w:rsidRDefault="00D06F3D" w:rsidP="004A7BC7">
            <w:pPr>
              <w:jc w:val="center"/>
              <w:rPr>
                <w:rFonts w:ascii="Arial" w:hAnsi="Arial" w:cs="Arial"/>
                <w:bCs/>
                <w:sz w:val="20"/>
                <w:szCs w:val="20"/>
                <w:rPrChange w:id="141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19"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420"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21"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22"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23" w:author="Fundación Waal" w:date="2011-05-04T11:26:00Z">
                  <w:rPr>
                    <w:rFonts w:ascii="Arial" w:hAnsi="Arial" w:cs="Arial"/>
                    <w:b/>
                    <w:bCs/>
                    <w:sz w:val="20"/>
                    <w:szCs w:val="20"/>
                  </w:rPr>
                </w:rPrChange>
              </w:rPr>
            </w:pPr>
          </w:p>
          <w:p w:rsidR="00D06F3D" w:rsidRDefault="00D06F3D" w:rsidP="00E52CC0">
            <w:pPr>
              <w:pStyle w:val="Prrafodelista"/>
              <w:numPr>
                <w:numberingChange w:id="1424" w:author="Fundación Waal" w:date="2011-05-04T11:01:00Z" w:original="%1:2:0:."/>
              </w:numPr>
              <w:rPr>
                <w:rFonts w:ascii="Arial" w:hAnsi="Arial" w:cs="Arial"/>
                <w:bCs/>
                <w:sz w:val="20"/>
                <w:szCs w:val="20"/>
              </w:rPr>
              <w:pPrChange w:id="1425" w:author="Fundación Waal" w:date="2011-05-04T11:56:00Z">
                <w:pPr>
                  <w:pStyle w:val="Prrafodelista"/>
                  <w:ind w:left="0"/>
                </w:pPr>
              </w:pPrChange>
            </w:pPr>
            <w:r w:rsidRPr="00E059AD">
              <w:rPr>
                <w:rFonts w:ascii="Arial" w:hAnsi="Arial" w:cs="Arial"/>
                <w:bCs/>
                <w:sz w:val="20"/>
                <w:szCs w:val="20"/>
                <w:rPrChange w:id="1426" w:author="Fundación Waal" w:date="2011-05-04T11:26:00Z">
                  <w:rPr>
                    <w:rFonts w:ascii="Arial" w:hAnsi="Arial" w:cs="Arial"/>
                    <w:b/>
                    <w:bCs/>
                    <w:sz w:val="20"/>
                    <w:szCs w:val="20"/>
                  </w:rPr>
                </w:rPrChange>
              </w:rPr>
              <w:lastRenderedPageBreak/>
              <w:t>Lista de participantes</w:t>
            </w:r>
            <w:ins w:id="1427" w:author="Valued Acer Customer" w:date="2011-05-04T12:53:00Z">
              <w:r w:rsidR="00FA67F7">
                <w:rPr>
                  <w:rFonts w:ascii="Arial" w:hAnsi="Arial" w:cs="Arial"/>
                  <w:bCs/>
                  <w:sz w:val="20"/>
                  <w:szCs w:val="20"/>
                </w:rPr>
                <w:t xml:space="preserve"> </w:t>
              </w:r>
            </w:ins>
            <w:ins w:id="1428" w:author="Valued Acer Customer" w:date="2011-05-04T12:54:00Z">
              <w:r w:rsidR="00FA67F7">
                <w:rPr>
                  <w:rFonts w:ascii="Arial" w:hAnsi="Arial" w:cs="Arial"/>
                  <w:bCs/>
                  <w:sz w:val="20"/>
                  <w:szCs w:val="20"/>
                </w:rPr>
                <w:t xml:space="preserve">presente en </w:t>
              </w:r>
            </w:ins>
            <w:ins w:id="1429" w:author="Valued Acer Customer" w:date="2011-05-04T12:53:00Z">
              <w:r w:rsidR="00FA67F7">
                <w:rPr>
                  <w:rFonts w:ascii="Arial" w:hAnsi="Arial" w:cs="Arial"/>
                  <w:bCs/>
                  <w:sz w:val="20"/>
                  <w:szCs w:val="20"/>
                </w:rPr>
                <w:t>las proyecciones audiviosuales</w:t>
              </w:r>
            </w:ins>
            <w:r w:rsidRPr="00E059AD">
              <w:rPr>
                <w:rFonts w:ascii="Arial" w:hAnsi="Arial" w:cs="Arial"/>
                <w:bCs/>
                <w:sz w:val="20"/>
                <w:szCs w:val="20"/>
                <w:rPrChange w:id="1430" w:author="Fundación Waal" w:date="2011-05-04T11:26:00Z">
                  <w:rPr>
                    <w:rFonts w:ascii="Arial" w:hAnsi="Arial" w:cs="Arial"/>
                    <w:b/>
                    <w:bCs/>
                    <w:sz w:val="20"/>
                    <w:szCs w:val="20"/>
                  </w:rPr>
                </w:rPrChange>
              </w:rPr>
              <w:t>.</w:t>
            </w:r>
          </w:p>
          <w:p w:rsidR="00FA67F7" w:rsidRPr="00E059AD" w:rsidRDefault="00EC5BC0" w:rsidP="00EC5BC0">
            <w:pPr>
              <w:pStyle w:val="Prrafodelista"/>
              <w:numPr>
                <w:numberingChange w:id="1431" w:author="Fundación Waal" w:date="2011-05-04T11:01:00Z" w:original="%1:2:0:."/>
              </w:numPr>
              <w:rPr>
                <w:rFonts w:ascii="Arial" w:hAnsi="Arial" w:cs="Arial"/>
                <w:bCs/>
                <w:sz w:val="20"/>
                <w:szCs w:val="20"/>
                <w:rPrChange w:id="1432" w:author="Fundación Waal" w:date="2011-05-04T11:26:00Z">
                  <w:rPr>
                    <w:rFonts w:ascii="Arial" w:hAnsi="Arial" w:cs="Arial"/>
                    <w:b/>
                    <w:bCs/>
                    <w:sz w:val="20"/>
                    <w:szCs w:val="20"/>
                  </w:rPr>
                </w:rPrChange>
              </w:rPr>
              <w:pPrChange w:id="1433" w:author="Valued Acer Customer" w:date="2011-05-04T12:54:00Z">
                <w:pPr>
                  <w:pStyle w:val="Prrafodelista"/>
                  <w:ind w:left="0"/>
                </w:pPr>
              </w:pPrChange>
            </w:pPr>
            <w:ins w:id="1434" w:author="Valued Acer Customer" w:date="2011-05-04T12:54:00Z">
              <w:r>
                <w:rPr>
                  <w:rFonts w:ascii="Arial" w:hAnsi="Arial" w:cs="Arial"/>
                  <w:bCs/>
                  <w:sz w:val="20"/>
                  <w:szCs w:val="20"/>
                </w:rPr>
                <w:t>Acta de entrega de m</w:t>
              </w:r>
            </w:ins>
            <w:ins w:id="1435" w:author="Valued Acer Customer" w:date="2011-05-04T12:52:00Z">
              <w:r w:rsidR="00FA67F7">
                <w:rPr>
                  <w:rFonts w:ascii="Arial" w:hAnsi="Arial" w:cs="Arial"/>
                  <w:bCs/>
                  <w:sz w:val="20"/>
                  <w:szCs w:val="20"/>
                </w:rPr>
                <w:t xml:space="preserve">aterial audiovisual </w:t>
              </w:r>
            </w:ins>
          </w:p>
        </w:tc>
        <w:tc>
          <w:tcPr>
            <w:tcW w:w="0" w:type="auto"/>
            <w:shd w:val="clear" w:color="auto" w:fill="auto"/>
          </w:tcPr>
          <w:p w:rsidR="00D06F3D" w:rsidRPr="00E059AD" w:rsidRDefault="00D06F3D" w:rsidP="004A7BC7">
            <w:pPr>
              <w:jc w:val="center"/>
              <w:rPr>
                <w:rFonts w:ascii="Arial" w:hAnsi="Arial" w:cs="Arial"/>
                <w:bCs/>
                <w:sz w:val="20"/>
                <w:szCs w:val="20"/>
                <w:rPrChange w:id="1436"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437" w:author="Fundación Waal" w:date="2011-05-04T11:26:00Z">
                  <w:rPr>
                    <w:rFonts w:ascii="Arial" w:hAnsi="Arial" w:cs="Arial"/>
                    <w:b/>
                    <w:bCs/>
                    <w:sz w:val="20"/>
                    <w:szCs w:val="20"/>
                  </w:rPr>
                </w:rPrChange>
              </w:rPr>
            </w:pPr>
            <w:r w:rsidRPr="00E059AD">
              <w:rPr>
                <w:rFonts w:ascii="Arial" w:hAnsi="Arial" w:cs="Arial"/>
                <w:bCs/>
                <w:sz w:val="20"/>
                <w:szCs w:val="20"/>
                <w:rPrChange w:id="1438" w:author="Fundación Waal" w:date="2011-05-04T11:26:00Z">
                  <w:rPr>
                    <w:rFonts w:ascii="Arial" w:hAnsi="Arial" w:cs="Arial"/>
                    <w:b/>
                    <w:bCs/>
                    <w:sz w:val="20"/>
                    <w:szCs w:val="20"/>
                  </w:rPr>
                </w:rPrChange>
              </w:rPr>
              <w:t xml:space="preserve">1. 60 % de cumplimiento </w:t>
            </w:r>
          </w:p>
          <w:p w:rsidR="00D06F3D" w:rsidRPr="00E059AD" w:rsidRDefault="00D06F3D" w:rsidP="004A7BC7">
            <w:pPr>
              <w:jc w:val="center"/>
              <w:rPr>
                <w:rFonts w:ascii="Arial" w:hAnsi="Arial" w:cs="Arial"/>
                <w:bCs/>
                <w:sz w:val="20"/>
                <w:szCs w:val="20"/>
                <w:rPrChange w:id="143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1"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46"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7"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8"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49"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50"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51"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52" w:author="Fundación Waal" w:date="2011-05-04T11:26:00Z">
                  <w:rPr>
                    <w:rFonts w:ascii="Arial" w:hAnsi="Arial" w:cs="Arial"/>
                    <w:b/>
                    <w:bCs/>
                    <w:sz w:val="20"/>
                    <w:szCs w:val="20"/>
                  </w:rPr>
                </w:rPrChange>
              </w:rPr>
            </w:pPr>
          </w:p>
          <w:p w:rsidR="00D06F3D" w:rsidRPr="00E059AD" w:rsidRDefault="00D06F3D" w:rsidP="004A7BC7">
            <w:pPr>
              <w:pStyle w:val="Prrafodelista"/>
              <w:rPr>
                <w:rFonts w:ascii="Arial" w:hAnsi="Arial" w:cs="Arial"/>
                <w:bCs/>
                <w:sz w:val="20"/>
                <w:szCs w:val="20"/>
                <w:rPrChange w:id="1453" w:author="Fundación Waal" w:date="2011-05-04T11:26:00Z">
                  <w:rPr>
                    <w:rFonts w:ascii="Arial" w:hAnsi="Arial" w:cs="Arial"/>
                    <w:b/>
                    <w:bCs/>
                    <w:sz w:val="20"/>
                    <w:szCs w:val="20"/>
                  </w:rPr>
                </w:rPrChange>
              </w:rPr>
            </w:pPr>
            <w:r w:rsidRPr="00E059AD">
              <w:rPr>
                <w:rFonts w:ascii="Arial" w:hAnsi="Arial" w:cs="Arial"/>
                <w:bCs/>
                <w:sz w:val="20"/>
                <w:szCs w:val="20"/>
                <w:rPrChange w:id="1454" w:author="Fundación Waal" w:date="2011-05-04T11:26:00Z">
                  <w:rPr>
                    <w:rFonts w:ascii="Arial" w:hAnsi="Arial" w:cs="Arial"/>
                    <w:b/>
                    <w:bCs/>
                    <w:sz w:val="20"/>
                    <w:szCs w:val="20"/>
                  </w:rPr>
                </w:rPrChange>
              </w:rPr>
              <w:t>2.</w:t>
            </w:r>
            <w:ins w:id="1455" w:author="Fundación Waal" w:date="2011-05-04T11:57:00Z">
              <w:r w:rsidR="00D46AD2">
                <w:rPr>
                  <w:rFonts w:ascii="Arial" w:hAnsi="Arial" w:cs="Arial"/>
                  <w:bCs/>
                  <w:sz w:val="20"/>
                  <w:szCs w:val="20"/>
                </w:rPr>
                <w:t xml:space="preserve"> </w:t>
              </w:r>
            </w:ins>
            <w:r w:rsidRPr="00E059AD">
              <w:rPr>
                <w:rFonts w:ascii="Arial" w:hAnsi="Arial" w:cs="Arial"/>
                <w:bCs/>
                <w:sz w:val="20"/>
                <w:szCs w:val="20"/>
                <w:rPrChange w:id="1456" w:author="Fundación Waal" w:date="2011-05-04T11:26:00Z">
                  <w:rPr>
                    <w:rFonts w:ascii="Arial" w:hAnsi="Arial" w:cs="Arial"/>
                    <w:b/>
                    <w:bCs/>
                    <w:sz w:val="20"/>
                    <w:szCs w:val="20"/>
                  </w:rPr>
                </w:rPrChange>
              </w:rPr>
              <w:t>60% se realiza la difusión audiovisual.</w:t>
            </w:r>
          </w:p>
          <w:p w:rsidR="00D06F3D" w:rsidRPr="00E059AD" w:rsidRDefault="00D06F3D" w:rsidP="004A7BC7">
            <w:pPr>
              <w:jc w:val="center"/>
              <w:rPr>
                <w:rFonts w:ascii="Arial" w:hAnsi="Arial" w:cs="Arial"/>
                <w:bCs/>
                <w:sz w:val="20"/>
                <w:szCs w:val="20"/>
                <w:rPrChange w:id="1457" w:author="Fundación Waal" w:date="2011-05-04T11:26:00Z">
                  <w:rPr>
                    <w:rFonts w:ascii="Arial" w:hAnsi="Arial" w:cs="Arial"/>
                    <w:b/>
                    <w:bCs/>
                    <w:sz w:val="20"/>
                    <w:szCs w:val="20"/>
                  </w:rPr>
                </w:rPrChange>
              </w:rPr>
            </w:pPr>
          </w:p>
        </w:tc>
        <w:tc>
          <w:tcPr>
            <w:tcW w:w="0" w:type="auto"/>
            <w:shd w:val="clear" w:color="auto" w:fill="auto"/>
          </w:tcPr>
          <w:p w:rsidR="00D06F3D" w:rsidRPr="00E059AD" w:rsidRDefault="00D06F3D" w:rsidP="004A7BC7">
            <w:pPr>
              <w:jc w:val="center"/>
              <w:rPr>
                <w:rFonts w:ascii="Arial" w:hAnsi="Arial" w:cs="Arial"/>
                <w:bCs/>
                <w:sz w:val="20"/>
                <w:szCs w:val="20"/>
                <w:rPrChange w:id="145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59" w:author="Fundación Waal" w:date="2011-05-04T11:26:00Z">
                  <w:rPr>
                    <w:rFonts w:ascii="Arial" w:hAnsi="Arial" w:cs="Arial"/>
                    <w:b/>
                    <w:bCs/>
                    <w:sz w:val="20"/>
                    <w:szCs w:val="20"/>
                  </w:rPr>
                </w:rPrChange>
              </w:rPr>
            </w:pPr>
            <w:r w:rsidRPr="00E059AD">
              <w:rPr>
                <w:rFonts w:ascii="Arial" w:hAnsi="Arial" w:cs="Arial"/>
                <w:bCs/>
                <w:sz w:val="20"/>
                <w:szCs w:val="20"/>
                <w:rPrChange w:id="1460" w:author="Fundación Waal" w:date="2011-05-04T11:26:00Z">
                  <w:rPr>
                    <w:rFonts w:ascii="Arial" w:hAnsi="Arial" w:cs="Arial"/>
                    <w:b/>
                    <w:bCs/>
                    <w:sz w:val="20"/>
                    <w:szCs w:val="20"/>
                  </w:rPr>
                </w:rPrChange>
              </w:rPr>
              <w:t xml:space="preserve"> </w:t>
            </w:r>
            <w:del w:id="1461" w:author="Fundación Waal" w:date="2011-05-04T11:15:00Z">
              <w:r w:rsidRPr="00E059AD" w:rsidDel="0066755D">
                <w:rPr>
                  <w:rFonts w:ascii="Arial" w:hAnsi="Arial" w:cs="Arial"/>
                  <w:bCs/>
                  <w:sz w:val="20"/>
                  <w:szCs w:val="20"/>
                  <w:rPrChange w:id="1462" w:author="Fundación Waal" w:date="2011-05-04T11:26:00Z">
                    <w:rPr>
                      <w:rFonts w:ascii="Arial" w:hAnsi="Arial" w:cs="Arial"/>
                      <w:b/>
                      <w:bCs/>
                      <w:sz w:val="20"/>
                      <w:szCs w:val="20"/>
                    </w:rPr>
                  </w:rPrChange>
                </w:rPr>
                <w:delText>1.No</w:delText>
              </w:r>
            </w:del>
            <w:ins w:id="1463" w:author="Fundación Waal" w:date="2011-05-04T11:15:00Z">
              <w:r w:rsidR="0066755D" w:rsidRPr="00E059AD">
                <w:rPr>
                  <w:rFonts w:ascii="Arial" w:hAnsi="Arial" w:cs="Arial"/>
                  <w:bCs/>
                  <w:sz w:val="20"/>
                  <w:szCs w:val="20"/>
                  <w:rPrChange w:id="1464" w:author="Fundación Waal" w:date="2011-05-04T11:26:00Z">
                    <w:rPr>
                      <w:rFonts w:ascii="Arial" w:hAnsi="Arial" w:cs="Arial"/>
                      <w:b/>
                      <w:bCs/>
                      <w:sz w:val="20"/>
                      <w:szCs w:val="20"/>
                    </w:rPr>
                  </w:rPrChange>
                </w:rPr>
                <w:t>1. No</w:t>
              </w:r>
            </w:ins>
            <w:r w:rsidRPr="00E059AD">
              <w:rPr>
                <w:rFonts w:ascii="Arial" w:hAnsi="Arial" w:cs="Arial"/>
                <w:bCs/>
                <w:sz w:val="20"/>
                <w:szCs w:val="20"/>
                <w:rPrChange w:id="1465" w:author="Fundación Waal" w:date="2011-05-04T11:26:00Z">
                  <w:rPr>
                    <w:rFonts w:ascii="Arial" w:hAnsi="Arial" w:cs="Arial"/>
                    <w:b/>
                    <w:bCs/>
                    <w:sz w:val="20"/>
                    <w:szCs w:val="20"/>
                  </w:rPr>
                </w:rPrChange>
              </w:rPr>
              <w:t xml:space="preserve"> se logro trabajar con el personal por motivos de </w:t>
            </w:r>
            <w:del w:id="1466" w:author="Fundación Waal" w:date="2011-05-04T11:36:00Z">
              <w:r w:rsidRPr="00E059AD" w:rsidDel="00987CD1">
                <w:rPr>
                  <w:rFonts w:ascii="Arial" w:hAnsi="Arial" w:cs="Arial"/>
                  <w:bCs/>
                  <w:sz w:val="20"/>
                  <w:szCs w:val="20"/>
                  <w:rPrChange w:id="1467" w:author="Fundación Waal" w:date="2011-05-04T11:26:00Z">
                    <w:rPr>
                      <w:rFonts w:ascii="Arial" w:hAnsi="Arial" w:cs="Arial"/>
                      <w:b/>
                      <w:bCs/>
                      <w:sz w:val="20"/>
                      <w:szCs w:val="20"/>
                    </w:rPr>
                  </w:rPrChange>
                </w:rPr>
                <w:delText xml:space="preserve">que contaban con un </w:delText>
              </w:r>
            </w:del>
            <w:r w:rsidRPr="00E059AD">
              <w:rPr>
                <w:rFonts w:ascii="Arial" w:hAnsi="Arial" w:cs="Arial"/>
                <w:bCs/>
                <w:sz w:val="20"/>
                <w:szCs w:val="20"/>
                <w:rPrChange w:id="1468" w:author="Fundación Waal" w:date="2011-05-04T11:26:00Z">
                  <w:rPr>
                    <w:rFonts w:ascii="Arial" w:hAnsi="Arial" w:cs="Arial"/>
                    <w:b/>
                    <w:bCs/>
                    <w:sz w:val="20"/>
                    <w:szCs w:val="20"/>
                  </w:rPr>
                </w:rPrChange>
              </w:rPr>
              <w:t>tiempo limit</w:t>
            </w:r>
            <w:del w:id="1469" w:author="Fundación Waal" w:date="2011-05-04T11:36:00Z">
              <w:r w:rsidRPr="00E059AD" w:rsidDel="00987CD1">
                <w:rPr>
                  <w:rFonts w:ascii="Arial" w:hAnsi="Arial" w:cs="Arial"/>
                  <w:bCs/>
                  <w:sz w:val="20"/>
                  <w:szCs w:val="20"/>
                  <w:rPrChange w:id="1470" w:author="Fundación Waal" w:date="2011-05-04T11:26:00Z">
                    <w:rPr>
                      <w:rFonts w:ascii="Arial" w:hAnsi="Arial" w:cs="Arial"/>
                      <w:b/>
                      <w:bCs/>
                      <w:sz w:val="20"/>
                      <w:szCs w:val="20"/>
                    </w:rPr>
                  </w:rPrChange>
                </w:rPr>
                <w:delText>e</w:delText>
              </w:r>
            </w:del>
            <w:ins w:id="1471" w:author="Fundación Waal" w:date="2011-05-04T11:36:00Z">
              <w:r w:rsidR="00987CD1">
                <w:rPr>
                  <w:rFonts w:ascii="Arial" w:hAnsi="Arial" w:cs="Arial"/>
                  <w:bCs/>
                  <w:sz w:val="20"/>
                  <w:szCs w:val="20"/>
                </w:rPr>
                <w:t>ado</w:t>
              </w:r>
            </w:ins>
            <w:r w:rsidRPr="00E059AD">
              <w:rPr>
                <w:rFonts w:ascii="Arial" w:hAnsi="Arial" w:cs="Arial"/>
                <w:bCs/>
                <w:sz w:val="20"/>
                <w:szCs w:val="20"/>
                <w:rPrChange w:id="1472" w:author="Fundación Waal" w:date="2011-05-04T11:26:00Z">
                  <w:rPr>
                    <w:rFonts w:ascii="Arial" w:hAnsi="Arial" w:cs="Arial"/>
                    <w:b/>
                    <w:bCs/>
                    <w:sz w:val="20"/>
                    <w:szCs w:val="20"/>
                  </w:rPr>
                </w:rPrChange>
              </w:rPr>
              <w:t xml:space="preserve"> por el mismo hecho de a</w:t>
            </w:r>
            <w:del w:id="1473" w:author="Fundación Waal" w:date="2011-05-04T11:36:00Z">
              <w:r w:rsidRPr="00E059AD" w:rsidDel="00483D4F">
                <w:rPr>
                  <w:rFonts w:ascii="Arial" w:hAnsi="Arial" w:cs="Arial"/>
                  <w:bCs/>
                  <w:sz w:val="20"/>
                  <w:szCs w:val="20"/>
                  <w:rPrChange w:id="1474" w:author="Fundación Waal" w:date="2011-05-04T11:26:00Z">
                    <w:rPr>
                      <w:rFonts w:ascii="Arial" w:hAnsi="Arial" w:cs="Arial"/>
                      <w:b/>
                      <w:bCs/>
                      <w:sz w:val="20"/>
                      <w:szCs w:val="20"/>
                    </w:rPr>
                  </w:rPrChange>
                </w:rPr>
                <w:delText>ne</w:delText>
              </w:r>
            </w:del>
            <w:r w:rsidRPr="00E059AD">
              <w:rPr>
                <w:rFonts w:ascii="Arial" w:hAnsi="Arial" w:cs="Arial"/>
                <w:bCs/>
                <w:sz w:val="20"/>
                <w:szCs w:val="20"/>
                <w:rPrChange w:id="1475" w:author="Fundación Waal" w:date="2011-05-04T11:26:00Z">
                  <w:rPr>
                    <w:rFonts w:ascii="Arial" w:hAnsi="Arial" w:cs="Arial"/>
                    <w:b/>
                    <w:bCs/>
                    <w:sz w:val="20"/>
                    <w:szCs w:val="20"/>
                  </w:rPr>
                </w:rPrChange>
              </w:rPr>
              <w:t>t</w:t>
            </w:r>
            <w:ins w:id="1476" w:author="Fundación Waal" w:date="2011-05-04T11:36:00Z">
              <w:r w:rsidR="00483D4F">
                <w:rPr>
                  <w:rFonts w:ascii="Arial" w:hAnsi="Arial" w:cs="Arial"/>
                  <w:bCs/>
                  <w:sz w:val="20"/>
                  <w:szCs w:val="20"/>
                </w:rPr>
                <w:t>e</w:t>
              </w:r>
            </w:ins>
            <w:r w:rsidRPr="00E059AD">
              <w:rPr>
                <w:rFonts w:ascii="Arial" w:hAnsi="Arial" w:cs="Arial"/>
                <w:bCs/>
                <w:sz w:val="20"/>
                <w:szCs w:val="20"/>
                <w:rPrChange w:id="1477" w:author="Fundación Waal" w:date="2011-05-04T11:26:00Z">
                  <w:rPr>
                    <w:rFonts w:ascii="Arial" w:hAnsi="Arial" w:cs="Arial"/>
                    <w:b/>
                    <w:bCs/>
                    <w:sz w:val="20"/>
                    <w:szCs w:val="20"/>
                  </w:rPr>
                </w:rPrChange>
              </w:rPr>
              <w:t>nci</w:t>
            </w:r>
            <w:ins w:id="1478" w:author="Fundación Waal" w:date="2011-05-04T11:37:00Z">
              <w:r w:rsidR="005351A8">
                <w:rPr>
                  <w:rFonts w:ascii="Arial" w:hAnsi="Arial" w:cs="Arial"/>
                  <w:bCs/>
                  <w:sz w:val="20"/>
                  <w:szCs w:val="20"/>
                </w:rPr>
                <w:t>ó</w:t>
              </w:r>
            </w:ins>
            <w:del w:id="1479" w:author="Fundación Waal" w:date="2011-05-04T11:37:00Z">
              <w:r w:rsidRPr="00E059AD" w:rsidDel="005351A8">
                <w:rPr>
                  <w:rFonts w:ascii="Arial" w:hAnsi="Arial" w:cs="Arial"/>
                  <w:bCs/>
                  <w:sz w:val="20"/>
                  <w:szCs w:val="20"/>
                  <w:rPrChange w:id="1480" w:author="Fundación Waal" w:date="2011-05-04T11:26:00Z">
                    <w:rPr>
                      <w:rFonts w:ascii="Arial" w:hAnsi="Arial" w:cs="Arial"/>
                      <w:b/>
                      <w:bCs/>
                      <w:sz w:val="20"/>
                      <w:szCs w:val="20"/>
                    </w:rPr>
                  </w:rPrChange>
                </w:rPr>
                <w:delText>o</w:delText>
              </w:r>
            </w:del>
            <w:r w:rsidRPr="00E059AD">
              <w:rPr>
                <w:rFonts w:ascii="Arial" w:hAnsi="Arial" w:cs="Arial"/>
                <w:bCs/>
                <w:sz w:val="20"/>
                <w:szCs w:val="20"/>
                <w:rPrChange w:id="1481" w:author="Fundación Waal" w:date="2011-05-04T11:26:00Z">
                  <w:rPr>
                    <w:rFonts w:ascii="Arial" w:hAnsi="Arial" w:cs="Arial"/>
                    <w:b/>
                    <w:bCs/>
                    <w:sz w:val="20"/>
                    <w:szCs w:val="20"/>
                  </w:rPr>
                </w:rPrChange>
              </w:rPr>
              <w:t>n  a los pacientes que asistían a</w:t>
            </w:r>
            <w:ins w:id="1482" w:author="Fundación Waal" w:date="2011-05-04T11:37:00Z">
              <w:r w:rsidR="00483D4F">
                <w:rPr>
                  <w:rFonts w:ascii="Arial" w:hAnsi="Arial" w:cs="Arial"/>
                  <w:bCs/>
                  <w:sz w:val="20"/>
                  <w:szCs w:val="20"/>
                </w:rPr>
                <w:t xml:space="preserve"> </w:t>
              </w:r>
            </w:ins>
            <w:r w:rsidRPr="00E059AD">
              <w:rPr>
                <w:rFonts w:ascii="Arial" w:hAnsi="Arial" w:cs="Arial"/>
                <w:bCs/>
                <w:sz w:val="20"/>
                <w:szCs w:val="20"/>
                <w:rPrChange w:id="1483" w:author="Fundación Waal" w:date="2011-05-04T11:26:00Z">
                  <w:rPr>
                    <w:rFonts w:ascii="Arial" w:hAnsi="Arial" w:cs="Arial"/>
                    <w:b/>
                    <w:bCs/>
                    <w:sz w:val="20"/>
                    <w:szCs w:val="20"/>
                  </w:rPr>
                </w:rPrChange>
              </w:rPr>
              <w:t>las consultas.</w:t>
            </w:r>
          </w:p>
          <w:p w:rsidR="00D06F3D" w:rsidRPr="00E059AD" w:rsidRDefault="00D06F3D" w:rsidP="004A7BC7">
            <w:pPr>
              <w:jc w:val="center"/>
              <w:rPr>
                <w:rFonts w:ascii="Arial" w:hAnsi="Arial" w:cs="Arial"/>
                <w:bCs/>
                <w:sz w:val="20"/>
                <w:szCs w:val="20"/>
                <w:rPrChange w:id="1484"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5"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6"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7"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8"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89"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90"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91" w:author="Fundación Waal" w:date="2011-05-04T11:26:00Z">
                  <w:rPr>
                    <w:rFonts w:ascii="Arial" w:hAnsi="Arial" w:cs="Arial"/>
                    <w:b/>
                    <w:bCs/>
                    <w:sz w:val="20"/>
                    <w:szCs w:val="20"/>
                  </w:rPr>
                </w:rPrChange>
              </w:rPr>
            </w:pPr>
          </w:p>
          <w:p w:rsidR="00D06F3D" w:rsidRPr="00E059AD" w:rsidRDefault="00D06F3D" w:rsidP="004A7BC7">
            <w:pPr>
              <w:rPr>
                <w:rFonts w:ascii="Arial" w:hAnsi="Arial" w:cs="Arial"/>
                <w:bCs/>
                <w:sz w:val="20"/>
                <w:szCs w:val="20"/>
                <w:rPrChange w:id="1492"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93" w:author="Fundación Waal" w:date="2011-05-04T11:26:00Z">
                  <w:rPr>
                    <w:rFonts w:ascii="Arial" w:hAnsi="Arial" w:cs="Arial"/>
                    <w:b/>
                    <w:bCs/>
                    <w:sz w:val="20"/>
                    <w:szCs w:val="20"/>
                  </w:rPr>
                </w:rPrChange>
              </w:rPr>
            </w:pPr>
          </w:p>
          <w:p w:rsidR="00D06F3D" w:rsidRPr="00E059AD" w:rsidRDefault="00D06F3D" w:rsidP="004A7BC7">
            <w:pPr>
              <w:jc w:val="center"/>
              <w:rPr>
                <w:rFonts w:ascii="Arial" w:hAnsi="Arial" w:cs="Arial"/>
                <w:bCs/>
                <w:sz w:val="20"/>
                <w:szCs w:val="20"/>
                <w:rPrChange w:id="1494" w:author="Fundación Waal" w:date="2011-05-04T11:26:00Z">
                  <w:rPr>
                    <w:rFonts w:ascii="Arial" w:hAnsi="Arial" w:cs="Arial"/>
                    <w:b/>
                    <w:bCs/>
                    <w:sz w:val="20"/>
                    <w:szCs w:val="20"/>
                  </w:rPr>
                </w:rPrChange>
              </w:rPr>
            </w:pPr>
          </w:p>
          <w:p w:rsidR="00D06F3D" w:rsidRPr="00E059AD" w:rsidRDefault="00D06F3D" w:rsidP="00D06F3D">
            <w:pPr>
              <w:numPr>
                <w:ilvl w:val="0"/>
                <w:numId w:val="17"/>
              </w:numPr>
              <w:rPr>
                <w:rFonts w:ascii="Arial" w:hAnsi="Arial" w:cs="Arial"/>
                <w:bCs/>
                <w:sz w:val="20"/>
                <w:szCs w:val="20"/>
                <w:rPrChange w:id="1495" w:author="Fundación Waal" w:date="2011-05-04T11:26:00Z">
                  <w:rPr>
                    <w:rFonts w:ascii="Arial" w:hAnsi="Arial" w:cs="Arial"/>
                    <w:b/>
                    <w:bCs/>
                    <w:sz w:val="20"/>
                    <w:szCs w:val="20"/>
                  </w:rPr>
                </w:rPrChange>
              </w:rPr>
            </w:pPr>
            <w:r w:rsidRPr="00E059AD">
              <w:rPr>
                <w:rFonts w:ascii="Arial" w:hAnsi="Arial" w:cs="Arial"/>
                <w:bCs/>
                <w:sz w:val="20"/>
                <w:szCs w:val="20"/>
                <w:rPrChange w:id="1496" w:author="Fundación Waal" w:date="2011-05-04T11:26:00Z">
                  <w:rPr>
                    <w:rFonts w:ascii="Arial" w:hAnsi="Arial" w:cs="Arial"/>
                    <w:b/>
                    <w:bCs/>
                    <w:sz w:val="20"/>
                    <w:szCs w:val="20"/>
                  </w:rPr>
                </w:rPrChange>
              </w:rPr>
              <w:t xml:space="preserve">Se proporciona el material </w:t>
            </w:r>
            <w:commentRangeStart w:id="1497"/>
            <w:r w:rsidRPr="00E059AD">
              <w:rPr>
                <w:rFonts w:ascii="Arial" w:hAnsi="Arial" w:cs="Arial"/>
                <w:bCs/>
                <w:sz w:val="20"/>
                <w:szCs w:val="20"/>
                <w:rPrChange w:id="1498" w:author="Fundación Waal" w:date="2011-05-04T11:26:00Z">
                  <w:rPr>
                    <w:rFonts w:ascii="Arial" w:hAnsi="Arial" w:cs="Arial"/>
                    <w:b/>
                    <w:bCs/>
                    <w:sz w:val="20"/>
                    <w:szCs w:val="20"/>
                  </w:rPr>
                </w:rPrChange>
              </w:rPr>
              <w:t>pero se desconoce su difusión.</w:t>
            </w:r>
            <w:commentRangeEnd w:id="1497"/>
            <w:r w:rsidR="006E00E2">
              <w:rPr>
                <w:rStyle w:val="Refdecomentario"/>
              </w:rPr>
              <w:commentReference w:id="1497"/>
            </w:r>
          </w:p>
          <w:p w:rsidR="00D06F3D" w:rsidRPr="00E059AD" w:rsidRDefault="00D06F3D" w:rsidP="004A7BC7">
            <w:pPr>
              <w:jc w:val="center"/>
              <w:rPr>
                <w:rFonts w:ascii="Arial" w:hAnsi="Arial" w:cs="Arial"/>
                <w:bCs/>
                <w:sz w:val="20"/>
                <w:szCs w:val="20"/>
                <w:rPrChange w:id="1499" w:author="Fundación Waal" w:date="2011-05-04T11:26:00Z">
                  <w:rPr>
                    <w:rFonts w:ascii="Arial" w:hAnsi="Arial" w:cs="Arial"/>
                    <w:b/>
                    <w:bCs/>
                    <w:sz w:val="20"/>
                    <w:szCs w:val="20"/>
                  </w:rPr>
                </w:rPrChange>
              </w:rPr>
            </w:pPr>
          </w:p>
        </w:tc>
      </w:tr>
    </w:tbl>
    <w:p w:rsidR="00D06F3D" w:rsidRDefault="00D06F3D" w:rsidP="00D06F3D"/>
    <w:p w:rsidR="00D06F3D" w:rsidRDefault="00442402" w:rsidP="00A60E69">
      <w:ins w:id="1500" w:author="Fundación Waal" w:date="2011-05-04T11:59:00Z">
        <w:r>
          <w:t>FALTA MATRIZ 3</w:t>
        </w:r>
      </w:ins>
    </w:p>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 w:rsidR="00590FB0" w:rsidRDefault="00590FB0" w:rsidP="00A60E69">
      <w:pPr>
        <w:sectPr w:rsidR="00590FB0" w:rsidSect="004A7BC7">
          <w:pgSz w:w="15840" w:h="12240" w:orient="landscape"/>
          <w:pgMar w:top="1701" w:right="1417" w:bottom="1701" w:left="1417" w:header="708" w:footer="708" w:gutter="0"/>
          <w:cols w:space="708"/>
          <w:docGrid w:linePitch="360"/>
        </w:sectPr>
      </w:pPr>
    </w:p>
    <w:p w:rsidR="00590FB0" w:rsidDel="004F2490" w:rsidRDefault="00590FB0" w:rsidP="00590FB0">
      <w:pPr>
        <w:rPr>
          <w:del w:id="1501" w:author="Valued Acer Customer" w:date="2011-05-04T12:58:00Z"/>
          <w:rFonts w:ascii="Arial" w:eastAsia="Times New Roman" w:hAnsi="Arial" w:cs="Arial"/>
          <w:lang w:eastAsia="es-BO"/>
        </w:rPr>
      </w:pPr>
      <w:del w:id="1502" w:author="Valued Acer Customer" w:date="2011-05-04T12:58:00Z">
        <w:r w:rsidDel="004F2490">
          <w:rPr>
            <w:b/>
            <w:bCs/>
            <w:iCs/>
            <w:color w:val="000099"/>
          </w:rPr>
          <w:lastRenderedPageBreak/>
          <w:delText>EMBARAZO:</w:delText>
        </w:r>
        <w:r w:rsidDel="004F2490">
          <w:delText xml:space="preserve"> </w:delText>
        </w:r>
        <w:r w:rsidDel="004F2490">
          <w:br/>
          <w:delText xml:space="preserve">El embarazo es un período donde se forma el ser humano, por lo tanto es necesario tener </w:delText>
        </w:r>
      </w:del>
    </w:p>
    <w:p w:rsidR="00590FB0" w:rsidRDefault="00590FB0" w:rsidP="00590FB0">
      <w:pPr>
        <w:pStyle w:val="Ttulo1"/>
        <w:numPr>
          <w:ilvl w:val="0"/>
          <w:numId w:val="0"/>
        </w:numPr>
        <w:spacing w:before="0"/>
        <w:rPr>
          <w:rStyle w:val="Textoennegrita"/>
        </w:rPr>
      </w:pPr>
      <w:bookmarkStart w:id="1503" w:name="_Toc286835480"/>
      <w:r>
        <w:rPr>
          <w:rStyle w:val="Textoennegrita"/>
        </w:rPr>
        <w:t>BIBLIOGRAFIA</w:t>
      </w:r>
      <w:bookmarkEnd w:id="1503"/>
    </w:p>
    <w:p w:rsidR="00590FB0" w:rsidRDefault="00590FB0" w:rsidP="00590FB0">
      <w:pPr>
        <w:pStyle w:val="NormalWeb"/>
        <w:spacing w:before="0" w:beforeAutospacing="0" w:line="360" w:lineRule="auto"/>
        <w:jc w:val="both"/>
        <w:rPr>
          <w:rFonts w:ascii="Arial" w:hAnsi="Arial" w:cs="Arial"/>
          <w:sz w:val="22"/>
          <w:szCs w:val="22"/>
        </w:rPr>
      </w:pPr>
      <w:r>
        <w:rPr>
          <w:rFonts w:ascii="Arial" w:hAnsi="Arial" w:cs="Arial"/>
          <w:sz w:val="22"/>
          <w:szCs w:val="22"/>
        </w:rPr>
        <w:br/>
        <w:t>-Donoso, E. y Espinoza, R.: Efecto de algunas variables nutricionales maternas sobre el peso del recién nacido de término. Rev. Latinoam. Perinatol. 1988; 8:90.</w:t>
      </w:r>
    </w:p>
    <w:p w:rsidR="00590FB0" w:rsidRDefault="00590FB0" w:rsidP="00590FB0">
      <w:pPr>
        <w:pStyle w:val="NormalWeb"/>
        <w:spacing w:before="0" w:beforeAutospacing="0" w:line="360" w:lineRule="auto"/>
        <w:jc w:val="both"/>
        <w:rPr>
          <w:rFonts w:ascii="Arial" w:hAnsi="Arial" w:cs="Arial"/>
          <w:sz w:val="22"/>
          <w:szCs w:val="22"/>
        </w:rPr>
      </w:pPr>
      <w:r>
        <w:rPr>
          <w:rFonts w:ascii="Arial" w:hAnsi="Arial" w:cs="Arial"/>
          <w:sz w:val="22"/>
          <w:szCs w:val="22"/>
        </w:rPr>
        <w:t xml:space="preserve">-FAO/OMS/ONU: Necesidades de energía y proteínas. Ginebra: Organización Mundial de </w:t>
      </w:r>
      <w:smartTag w:uri="urn:schemas-microsoft-com:office:smarttags" w:element="PersonName">
        <w:smartTagPr>
          <w:attr w:name="ProductID" w:val="la Salud"/>
        </w:smartTagPr>
        <w:r>
          <w:rPr>
            <w:rFonts w:ascii="Arial" w:hAnsi="Arial" w:cs="Arial"/>
            <w:sz w:val="22"/>
            <w:szCs w:val="22"/>
          </w:rPr>
          <w:t>la Salud</w:t>
        </w:r>
      </w:smartTag>
      <w:r>
        <w:rPr>
          <w:rFonts w:ascii="Arial" w:hAnsi="Arial" w:cs="Arial"/>
          <w:sz w:val="22"/>
          <w:szCs w:val="22"/>
        </w:rPr>
        <w:t>, 1985.</w:t>
      </w:r>
    </w:p>
    <w:p w:rsidR="00590FB0" w:rsidRDefault="00590FB0" w:rsidP="00590FB0">
      <w:pPr>
        <w:spacing w:line="360" w:lineRule="auto"/>
        <w:jc w:val="both"/>
        <w:rPr>
          <w:rFonts w:ascii="Arial" w:hAnsi="Arial" w:cs="Arial"/>
          <w:lang w:val="en-US"/>
        </w:rPr>
      </w:pPr>
      <w:r>
        <w:rPr>
          <w:rFonts w:ascii="Arial" w:hAnsi="Arial" w:cs="Arial"/>
          <w:lang w:val="en-US"/>
        </w:rPr>
        <w:t>-PAHO: Maternal nutrition and pregnancy outcomes. Scientific Publication N 529. Eds. Krasovec, K., Anderson, M.A., 1991.</w:t>
      </w:r>
    </w:p>
    <w:p w:rsidR="00590FB0" w:rsidRDefault="00590FB0" w:rsidP="00590FB0">
      <w:pPr>
        <w:spacing w:line="360" w:lineRule="auto"/>
        <w:jc w:val="both"/>
        <w:rPr>
          <w:rFonts w:ascii="Arial" w:hAnsi="Arial" w:cs="Arial"/>
        </w:rPr>
      </w:pPr>
      <w:r>
        <w:rPr>
          <w:rFonts w:ascii="Arial" w:hAnsi="Arial" w:cs="Arial"/>
        </w:rPr>
        <w:t>-Rosso, P. y Campano, M.: Nutrición en el embarazo. En Obstetricia. Capítulo 13. Eds. Pérez Sánchez, A. y Donoso Siña, E. Editorial Mediterráneo Ltda., Santiago, Chile, 1992.</w:t>
      </w:r>
    </w:p>
    <w:p w:rsidR="00590FB0" w:rsidRDefault="00590FB0" w:rsidP="00590FB0">
      <w:pPr>
        <w:spacing w:line="360" w:lineRule="auto"/>
        <w:jc w:val="both"/>
        <w:rPr>
          <w:rFonts w:ascii="Arial" w:hAnsi="Arial" w:cs="Arial"/>
          <w:lang w:val="en-US"/>
        </w:rPr>
      </w:pPr>
      <w:r>
        <w:rPr>
          <w:rFonts w:ascii="Arial" w:hAnsi="Arial" w:cs="Arial"/>
          <w:lang w:val="en-US"/>
        </w:rPr>
        <w:t>-Rosso, P.: A new chart to monitor weight gain respectivamente.</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FRANCIA, Fernanda 1998 "</w:t>
      </w:r>
      <w:r>
        <w:rPr>
          <w:rFonts w:ascii="Arial" w:eastAsia="Times New Roman" w:hAnsi="Arial" w:cs="Arial"/>
          <w:iCs/>
          <w:lang w:val="es-ES"/>
        </w:rPr>
        <w:t>Derechos sexuales y reproductivos de las mujeres jóvenes. La ignorante ceguera de la sociedad</w:t>
      </w:r>
      <w:r>
        <w:rPr>
          <w:rFonts w:ascii="Arial" w:eastAsia="Times New Roman" w:hAnsi="Arial" w:cs="Arial"/>
          <w:lang w:val="es-ES"/>
        </w:rPr>
        <w:t xml:space="preserve">" En </w:t>
      </w:r>
      <w:hyperlink r:id="rId65" w:history="1">
        <w:r>
          <w:rPr>
            <w:rStyle w:val="Hipervnculo"/>
            <w:lang w:val="es-ES"/>
          </w:rPr>
          <w:t>http://www.cosmovisiones.com/habitacionpropia/cont/s_ceguera.html (25/08/07)</w:t>
        </w:r>
      </w:hyperlink>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iCs/>
          <w:lang w:val="es-ES"/>
        </w:rPr>
        <w:t xml:space="preserve">GARCÍA Linera, Álvaro 2005 "La estructura social compleja de Bolivia". </w:t>
      </w:r>
      <w:r>
        <w:rPr>
          <w:rFonts w:ascii="Arial" w:eastAsia="Times New Roman" w:hAnsi="Arial" w:cs="Arial"/>
          <w:lang w:val="es-ES"/>
        </w:rPr>
        <w:t xml:space="preserve">En </w:t>
      </w:r>
      <w:hyperlink r:id="rId66" w:history="1">
        <w:r>
          <w:rPr>
            <w:rStyle w:val="Hipervnculo"/>
            <w:lang w:val="es-ES"/>
          </w:rPr>
          <w:t>http://clajadep.lahaine.org/articulo.php?p=5641&amp;more=1&amp;c=1. En</w:t>
        </w:r>
      </w:hyperlink>
      <w:r>
        <w:rPr>
          <w:rFonts w:ascii="Arial" w:eastAsia="Times New Roman" w:hAnsi="Arial" w:cs="Arial"/>
          <w:lang w:val="es-ES"/>
        </w:rPr>
        <w:t xml:space="preserve"> (27/08/07)</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ISLA, Boris 2006 "</w:t>
      </w:r>
      <w:r>
        <w:rPr>
          <w:rFonts w:ascii="Arial" w:eastAsia="Times New Roman" w:hAnsi="Arial" w:cs="Arial"/>
          <w:iCs/>
          <w:lang w:val="es-ES"/>
        </w:rPr>
        <w:t xml:space="preserve">Machismo y </w:t>
      </w:r>
      <w:hyperlink r:id="rId67" w:history="1">
        <w:r>
          <w:rPr>
            <w:rStyle w:val="Hipervnculo"/>
            <w:iCs/>
            <w:lang w:val="es-ES"/>
          </w:rPr>
          <w:t>psicología</w:t>
        </w:r>
      </w:hyperlink>
      <w:r>
        <w:rPr>
          <w:rFonts w:ascii="Arial" w:eastAsia="Times New Roman" w:hAnsi="Arial" w:cs="Arial"/>
          <w:iCs/>
          <w:lang w:val="es-ES"/>
        </w:rPr>
        <w:t xml:space="preserve"> social".</w:t>
      </w:r>
      <w:r>
        <w:rPr>
          <w:rFonts w:ascii="Arial" w:eastAsia="Times New Roman" w:hAnsi="Arial" w:cs="Arial"/>
          <w:lang w:val="es-ES"/>
        </w:rPr>
        <w:t xml:space="preserve"> En www.</w:t>
      </w:r>
      <w:hyperlink r:id="rId68" w:history="1">
        <w:r>
          <w:rPr>
            <w:rStyle w:val="Hipervnculo"/>
            <w:lang w:val="es-ES"/>
          </w:rPr>
          <w:t>monografias</w:t>
        </w:r>
      </w:hyperlink>
      <w:r>
        <w:rPr>
          <w:rFonts w:ascii="Arial" w:eastAsia="Times New Roman" w:hAnsi="Arial" w:cs="Arial"/>
          <w:lang w:val="es-ES"/>
        </w:rPr>
        <w:t>.com (24/08/07 )</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OPORTO Ordoñez Luis 2001 </w:t>
      </w:r>
      <w:r>
        <w:rPr>
          <w:rFonts w:ascii="Arial" w:eastAsia="Times New Roman" w:hAnsi="Arial" w:cs="Arial"/>
          <w:iCs/>
          <w:lang w:val="es-ES"/>
        </w:rPr>
        <w:t>Las mujeres en la historia de Bolivia. Antología</w:t>
      </w:r>
      <w:r>
        <w:rPr>
          <w:rFonts w:ascii="Arial" w:eastAsia="Times New Roman" w:hAnsi="Arial" w:cs="Arial"/>
          <w:lang w:val="es-ES"/>
        </w:rPr>
        <w:t xml:space="preserve"> Capítulo1. Ed. Anthropos – </w:t>
      </w:r>
      <w:smartTag w:uri="urn:schemas-microsoft-com:office:smarttags" w:element="PersonName">
        <w:smartTagPr>
          <w:attr w:name="ProductID" w:val="La Paz"/>
        </w:smartTagPr>
        <w:r>
          <w:rPr>
            <w:rFonts w:ascii="Arial" w:eastAsia="Times New Roman" w:hAnsi="Arial" w:cs="Arial"/>
            <w:lang w:val="es-ES"/>
          </w:rPr>
          <w:t>La Paz</w:t>
        </w:r>
      </w:smartTag>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POTENTE, Antonieta 2004 </w:t>
      </w:r>
      <w:smartTag w:uri="urn:schemas-microsoft-com:office:smarttags" w:element="PersonName">
        <w:smartTagPr>
          <w:attr w:name="ProductID" w:val="La Mujer"/>
        </w:smartTagPr>
        <w:r>
          <w:rPr>
            <w:rFonts w:ascii="Arial" w:eastAsia="Times New Roman" w:hAnsi="Arial" w:cs="Arial"/>
            <w:iCs/>
            <w:lang w:val="es-ES"/>
          </w:rPr>
          <w:t>La Mujer</w:t>
        </w:r>
      </w:smartTag>
      <w:r>
        <w:rPr>
          <w:rFonts w:ascii="Arial" w:eastAsia="Times New Roman" w:hAnsi="Arial" w:cs="Arial"/>
          <w:iCs/>
          <w:lang w:val="es-ES"/>
        </w:rPr>
        <w:t xml:space="preserve"> y las Mujeres en el Siglo XXI.</w:t>
      </w:r>
      <w:r>
        <w:rPr>
          <w:rFonts w:ascii="Arial" w:eastAsia="Times New Roman" w:hAnsi="Arial" w:cs="Arial"/>
          <w:lang w:val="es-ES"/>
        </w:rPr>
        <w:t xml:space="preserve"> Edic. Pastoral Familiar del Arzobispado de Cochabamba, Cochabamba</w:t>
      </w:r>
    </w:p>
    <w:p w:rsidR="00590FB0" w:rsidRDefault="00590FB0" w:rsidP="00590FB0">
      <w:pPr>
        <w:shd w:val="clear" w:color="auto" w:fill="FFFFFF"/>
        <w:spacing w:after="160" w:line="360" w:lineRule="auto"/>
        <w:rPr>
          <w:rFonts w:ascii="Arial" w:eastAsia="Times New Roman" w:hAnsi="Arial" w:cs="Arial"/>
          <w:lang w:val="es-ES"/>
        </w:rPr>
      </w:pPr>
      <w:r>
        <w:rPr>
          <w:rFonts w:ascii="Arial" w:eastAsia="Times New Roman" w:hAnsi="Arial" w:cs="Arial"/>
          <w:lang w:val="es-ES"/>
        </w:rPr>
        <w:t xml:space="preserve">SEVILLA, Casas Elias 2001 </w:t>
      </w:r>
      <w:r>
        <w:rPr>
          <w:rFonts w:ascii="Arial" w:eastAsia="Times New Roman" w:hAnsi="Arial" w:cs="Arial"/>
          <w:iCs/>
          <w:lang w:val="es-ES"/>
        </w:rPr>
        <w:t>Sociología de la sexualidad.</w:t>
      </w:r>
      <w:r>
        <w:rPr>
          <w:rFonts w:ascii="Arial" w:eastAsia="Times New Roman" w:hAnsi="Arial" w:cs="Arial"/>
          <w:lang w:val="es-ES"/>
        </w:rPr>
        <w:t xml:space="preserve"> Cap. 1. Ed Universidad del Valle, Colombia.</w:t>
      </w:r>
    </w:p>
    <w:p w:rsidR="00590FB0" w:rsidRDefault="00590FB0" w:rsidP="00590FB0">
      <w:pPr>
        <w:shd w:val="clear" w:color="auto" w:fill="FFFFFF"/>
        <w:spacing w:after="160" w:line="360" w:lineRule="auto"/>
        <w:rPr>
          <w:rFonts w:ascii="Arial" w:eastAsia="Times New Roman" w:hAnsi="Arial" w:cs="Arial"/>
          <w:lang w:val="es-ES"/>
        </w:rPr>
      </w:pPr>
    </w:p>
    <w:p w:rsidR="00590FB0" w:rsidRDefault="00590FB0" w:rsidP="00590FB0">
      <w:pPr>
        <w:spacing w:line="360" w:lineRule="auto"/>
        <w:rPr>
          <w:rFonts w:ascii="Arial" w:hAnsi="Arial" w:cs="Arial"/>
          <w:lang w:val="es-ES"/>
        </w:rPr>
      </w:pPr>
    </w:p>
    <w:p w:rsidR="00590FB0" w:rsidRPr="00590FB0" w:rsidRDefault="00590FB0" w:rsidP="00A60E69">
      <w:pPr>
        <w:rPr>
          <w:lang w:val="es-ES"/>
        </w:rPr>
      </w:pPr>
    </w:p>
    <w:sectPr w:rsidR="00590FB0" w:rsidRPr="00590FB0" w:rsidSect="00590FB0">
      <w:pgSz w:w="12240" w:h="15840"/>
      <w:pgMar w:top="1418" w:right="1701" w:bottom="1418" w:left="1701" w:header="709" w:footer="709"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68" w:author="Valued Acer Customer" w:date="2011-05-04T14:20:00Z" w:initials="VAC">
    <w:p w:rsidR="00C42179" w:rsidRDefault="00C42179">
      <w:pPr>
        <w:pStyle w:val="Textocomentario"/>
      </w:pPr>
      <w:r>
        <w:rPr>
          <w:rStyle w:val="Refdecomentario"/>
        </w:rPr>
        <w:annotationRef/>
      </w:r>
      <w:r>
        <w:t>NO NOS PARECE COHERENTE  SUGERIMOS SACAR O ACLARAR</w:t>
      </w:r>
    </w:p>
  </w:comment>
  <w:comment w:id="406" w:author="Admin" w:date="2011-05-04T15:20:00Z" w:initials="A">
    <w:p w:rsidR="006C6047" w:rsidRDefault="006C6047">
      <w:pPr>
        <w:pStyle w:val="Textocomentario"/>
      </w:pPr>
      <w:r>
        <w:rPr>
          <w:rStyle w:val="Refdecomentario"/>
        </w:rPr>
        <w:annotationRef/>
      </w:r>
      <w:r w:rsidR="007358AB">
        <w:t>Primero</w:t>
      </w:r>
      <w:r>
        <w:t xml:space="preserve"> mencionar el indicador luego su medio de verificación</w:t>
      </w:r>
    </w:p>
  </w:comment>
  <w:comment w:id="408" w:author="Valued Acer Customer" w:date="2011-05-04T15:08:00Z" w:initials="VAC">
    <w:p w:rsidR="00AD757F" w:rsidRDefault="00AD757F">
      <w:pPr>
        <w:pStyle w:val="Textocomentario"/>
      </w:pPr>
      <w:r>
        <w:rPr>
          <w:rStyle w:val="Refdecomentario"/>
        </w:rPr>
        <w:annotationRef/>
      </w:r>
      <w:r>
        <w:t>IDEM</w:t>
      </w:r>
    </w:p>
  </w:comment>
  <w:comment w:id="977" w:author="Valued Acer Customer" w:date="2011-05-04T12:41:00Z" w:initials="VAC">
    <w:p w:rsidR="00700F94" w:rsidRDefault="00700F94">
      <w:pPr>
        <w:pStyle w:val="Textocomentario"/>
      </w:pPr>
      <w:r>
        <w:rPr>
          <w:rStyle w:val="Refdecomentario"/>
        </w:rPr>
        <w:annotationRef/>
      </w:r>
      <w:r>
        <w:t>ESTE INDICADOR ES DE ACTIVIDAD 3</w:t>
      </w:r>
    </w:p>
  </w:comment>
  <w:comment w:id="999" w:author="Valued Acer Customer" w:date="2011-05-04T12:40:00Z" w:initials="VAC">
    <w:p w:rsidR="00700F94" w:rsidRDefault="00700F94">
      <w:pPr>
        <w:pStyle w:val="Textocomentario"/>
      </w:pPr>
      <w:r>
        <w:rPr>
          <w:rStyle w:val="Refdecomentario"/>
        </w:rPr>
        <w:annotationRef/>
      </w:r>
      <w:r>
        <w:t>ESTE INDICADOR ES DE ACTIVIDAD 1</w:t>
      </w:r>
    </w:p>
  </w:comment>
  <w:comment w:id="1012" w:author="Valued Acer Customer" w:date="2011-05-04T12:39:00Z" w:initials="VAC">
    <w:p w:rsidR="00700F94" w:rsidRDefault="00700F94">
      <w:pPr>
        <w:pStyle w:val="Textocomentario"/>
      </w:pPr>
      <w:r>
        <w:rPr>
          <w:rStyle w:val="Refdecomentario"/>
        </w:rPr>
        <w:annotationRef/>
      </w:r>
      <w:r>
        <w:t>ESTE INDICADOR ES DE LA ACTIVIDAD 2</w:t>
      </w:r>
    </w:p>
  </w:comment>
  <w:comment w:id="1385" w:author="Valued Acer Customer" w:date="2011-05-04T12:51:00Z" w:initials="VAC">
    <w:p w:rsidR="00FA67F7" w:rsidRDefault="00FA67F7">
      <w:pPr>
        <w:pStyle w:val="Textocomentario"/>
      </w:pPr>
      <w:r>
        <w:rPr>
          <w:rStyle w:val="Refdecomentario"/>
        </w:rPr>
        <w:annotationRef/>
      </w:r>
      <w:r>
        <w:t>ESTE INDICADOR ES DE LA ACTIVIDAD 3</w:t>
      </w:r>
    </w:p>
  </w:comment>
  <w:comment w:id="1402" w:author="Valued Acer Customer" w:date="2011-05-04T12:55:00Z" w:initials="VAC">
    <w:p w:rsidR="006C311B" w:rsidRDefault="006C311B">
      <w:pPr>
        <w:pStyle w:val="Textocomentario"/>
      </w:pPr>
      <w:r>
        <w:rPr>
          <w:rStyle w:val="Refdecomentario"/>
        </w:rPr>
        <w:annotationRef/>
      </w:r>
      <w:r>
        <w:t>ESTE INDICADOR ES DE LA ACTIVIDAD 3</w:t>
      </w:r>
    </w:p>
  </w:comment>
  <w:comment w:id="1497" w:author="Fundación Waal" w:date="2011-05-04T11:58:00Z" w:initials="FW">
    <w:p w:rsidR="007B48B8" w:rsidRDefault="007B48B8">
      <w:pPr>
        <w:pStyle w:val="Textocomentario"/>
      </w:pPr>
      <w:r>
        <w:rPr>
          <w:rStyle w:val="Refdecomentario"/>
        </w:rPr>
        <w:annotationRef/>
      </w:r>
      <w:r>
        <w:t>¿qué quiere decir?</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90A45" w:rsidRDefault="00690A45" w:rsidP="000D046A">
      <w:pPr>
        <w:spacing w:after="0" w:line="240" w:lineRule="auto"/>
      </w:pPr>
      <w:r>
        <w:separator/>
      </w:r>
    </w:p>
  </w:endnote>
  <w:endnote w:type="continuationSeparator" w:id="1">
    <w:p w:rsidR="00690A45" w:rsidRDefault="00690A45" w:rsidP="000D046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48B8" w:rsidRDefault="007B48B8" w:rsidP="006D2CE6">
    <w:pPr>
      <w:pStyle w:val="Piedepgina"/>
      <w:tabs>
        <w:tab w:val="clear" w:pos="4419"/>
        <w:tab w:val="clear" w:pos="8838"/>
        <w:tab w:val="left" w:pos="7427"/>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90A45" w:rsidRDefault="00690A45" w:rsidP="000D046A">
      <w:pPr>
        <w:spacing w:after="0" w:line="240" w:lineRule="auto"/>
      </w:pPr>
      <w:r>
        <w:separator/>
      </w:r>
    </w:p>
  </w:footnote>
  <w:footnote w:type="continuationSeparator" w:id="1">
    <w:p w:rsidR="00690A45" w:rsidRDefault="00690A45" w:rsidP="000D046A">
      <w:pPr>
        <w:spacing w:after="0" w:line="240" w:lineRule="auto"/>
      </w:pPr>
      <w:r>
        <w:continuationSeparator/>
      </w:r>
    </w:p>
  </w:footnote>
  <w:footnote w:id="2">
    <w:p w:rsidR="007B48B8" w:rsidRPr="00E7738E" w:rsidRDefault="007B48B8" w:rsidP="000D046A">
      <w:pPr>
        <w:shd w:val="clear" w:color="auto" w:fill="FFFFFF"/>
        <w:spacing w:before="160" w:after="160" w:line="360" w:lineRule="auto"/>
        <w:rPr>
          <w:rFonts w:ascii="Arial" w:eastAsia="Times New Roman" w:hAnsi="Arial" w:cs="Arial"/>
          <w:sz w:val="16"/>
          <w:szCs w:val="16"/>
          <w:lang w:val="es-ES"/>
        </w:rPr>
      </w:pPr>
      <w:r>
        <w:rPr>
          <w:rStyle w:val="Refdenotaalpie"/>
        </w:rPr>
        <w:footnoteRef/>
      </w:r>
      <w:r>
        <w:t xml:space="preserve"> </w:t>
      </w:r>
      <w:r w:rsidRPr="00E7738E">
        <w:rPr>
          <w:rFonts w:ascii="Arial" w:eastAsia="Times New Roman" w:hAnsi="Arial" w:cs="Arial"/>
          <w:sz w:val="16"/>
          <w:szCs w:val="16"/>
          <w:lang w:val="es-ES"/>
        </w:rPr>
        <w:t>FRANCIA, Fernanda 1998 "</w:t>
      </w:r>
      <w:r w:rsidRPr="00E7738E">
        <w:rPr>
          <w:rFonts w:ascii="Arial" w:eastAsia="Times New Roman" w:hAnsi="Arial" w:cs="Arial"/>
          <w:i/>
          <w:iCs/>
          <w:sz w:val="16"/>
          <w:szCs w:val="16"/>
          <w:lang w:val="es-ES"/>
        </w:rPr>
        <w:t>Derechos sexuales y reproductivos de las mujeres jóvenes. La ignorante ceguera de la sociedad</w:t>
      </w:r>
      <w:r w:rsidRPr="00E7738E">
        <w:rPr>
          <w:rFonts w:ascii="Arial" w:eastAsia="Times New Roman" w:hAnsi="Arial" w:cs="Arial"/>
          <w:sz w:val="16"/>
          <w:szCs w:val="16"/>
          <w:lang w:val="es-ES"/>
        </w:rPr>
        <w:t xml:space="preserve">" En </w:t>
      </w:r>
      <w:hyperlink r:id="rId1" w:history="1">
        <w:r w:rsidRPr="00E7738E">
          <w:rPr>
            <w:rFonts w:ascii="Arial" w:eastAsia="Times New Roman" w:hAnsi="Arial" w:cs="Arial"/>
            <w:sz w:val="16"/>
            <w:szCs w:val="16"/>
            <w:u w:val="single"/>
            <w:lang w:val="es-ES"/>
          </w:rPr>
          <w:t>http://www.cosmovisiones.com/habitacionpropia/cont/s_ceguera.html (25/08/07)</w:t>
        </w:r>
      </w:hyperlink>
    </w:p>
    <w:p w:rsidR="007B48B8" w:rsidRPr="00E7738E" w:rsidRDefault="007B48B8" w:rsidP="000D046A">
      <w:pPr>
        <w:pStyle w:val="Textonotapie"/>
        <w:rPr>
          <w:lang w:val="es-ES"/>
        </w:rPr>
      </w:pPr>
    </w:p>
  </w:footnote>
  <w:footnote w:id="3">
    <w:p w:rsidR="007B48B8" w:rsidRPr="00895732" w:rsidDel="00C42179" w:rsidRDefault="007B48B8" w:rsidP="000D046A">
      <w:pPr>
        <w:pStyle w:val="Textonotapie"/>
        <w:rPr>
          <w:del w:id="178" w:author="Valued Acer Customer" w:date="2011-05-04T14:25:00Z"/>
          <w:lang w:val="es-ES"/>
        </w:rPr>
      </w:pPr>
      <w:del w:id="179" w:author="Valued Acer Customer" w:date="2011-05-04T14:25:00Z">
        <w:r w:rsidDel="00C42179">
          <w:rPr>
            <w:rStyle w:val="Refdenotaalpie"/>
          </w:rPr>
          <w:footnoteRef/>
        </w:r>
        <w:r w:rsidDel="00C42179">
          <w:delText xml:space="preserve"> </w:delText>
        </w:r>
        <w:r w:rsidDel="00C42179">
          <w:rPr>
            <w:lang w:val="es-ES"/>
          </w:rPr>
          <w:delText>IBIDEM</w:delText>
        </w:r>
      </w:del>
    </w:p>
  </w:footnote>
  <w:footnote w:id="4">
    <w:p w:rsidR="007B48B8" w:rsidRPr="00A269F9" w:rsidRDefault="007B48B8" w:rsidP="00697F29">
      <w:pPr>
        <w:pStyle w:val="NormalWeb"/>
        <w:jc w:val="both"/>
        <w:rPr>
          <w:rFonts w:ascii="Arial" w:hAnsi="Arial" w:cs="Arial"/>
          <w:b/>
          <w:i/>
          <w:sz w:val="16"/>
          <w:szCs w:val="16"/>
        </w:rPr>
      </w:pPr>
      <w:r>
        <w:rPr>
          <w:rStyle w:val="Refdenotaalpie"/>
        </w:rPr>
        <w:footnoteRef/>
      </w:r>
      <w:r>
        <w:t xml:space="preserve"> </w:t>
      </w:r>
      <w:r w:rsidRPr="00C412FF">
        <w:rPr>
          <w:rFonts w:ascii="Arial" w:hAnsi="Arial" w:cs="Arial"/>
          <w:i/>
          <w:sz w:val="22"/>
          <w:szCs w:val="22"/>
        </w:rPr>
        <w:t>.</w:t>
      </w:r>
      <w:r>
        <w:rPr>
          <w:rFonts w:ascii="Arial" w:hAnsi="Arial" w:cs="Arial"/>
          <w:i/>
          <w:sz w:val="22"/>
          <w:szCs w:val="22"/>
        </w:rPr>
        <w:t xml:space="preserve"> </w:t>
      </w:r>
      <w:r w:rsidRPr="00A269F9">
        <w:rPr>
          <w:b/>
          <w:i/>
          <w:sz w:val="16"/>
          <w:szCs w:val="16"/>
        </w:rPr>
        <w:t>Donoso, E. y Espinoza, R.: Efecto de algunas variables nutricionales maternas sobre el peso del recién nacido de término. Rev. Latinoam. Perinatol. 1988; 8:90.</w:t>
      </w:r>
    </w:p>
    <w:p w:rsidR="007B48B8" w:rsidRPr="00A407D3" w:rsidRDefault="007B48B8" w:rsidP="00697F29">
      <w:pPr>
        <w:pStyle w:val="Textonotapie"/>
        <w:rPr>
          <w:lang w:val="es-ES"/>
        </w:rPr>
      </w:pPr>
    </w:p>
  </w:footnote>
  <w:footnote w:id="5">
    <w:p w:rsidR="007B48B8" w:rsidRPr="00210213" w:rsidRDefault="007B48B8" w:rsidP="00697F29">
      <w:pPr>
        <w:pStyle w:val="Textonotapie"/>
        <w:rPr>
          <w:lang w:val="es-ES"/>
        </w:rPr>
      </w:pPr>
      <w:r>
        <w:rPr>
          <w:rStyle w:val="Refdenotaalpie"/>
        </w:rPr>
        <w:footnoteRef/>
      </w:r>
      <w:r>
        <w:t xml:space="preserve"> </w:t>
      </w:r>
      <w:r w:rsidRPr="00210213">
        <w:rPr>
          <w:rFonts w:ascii="Arial" w:hAnsi="Arial" w:cs="Arial"/>
          <w:sz w:val="16"/>
          <w:szCs w:val="16"/>
        </w:rPr>
        <w:t xml:space="preserve">FAO/OMS/ONU: Necesidades de energía y proteínas. Ginebra: Organización Mundial de </w:t>
      </w:r>
      <w:smartTag w:uri="urn:schemas-microsoft-com:office:smarttags" w:element="PersonName">
        <w:smartTagPr>
          <w:attr w:name="ProductID" w:val="la Salud"/>
        </w:smartTagPr>
        <w:r w:rsidRPr="00210213">
          <w:rPr>
            <w:rFonts w:ascii="Arial" w:hAnsi="Arial" w:cs="Arial"/>
            <w:sz w:val="16"/>
            <w:szCs w:val="16"/>
          </w:rPr>
          <w:t>la Salud</w:t>
        </w:r>
      </w:smartTag>
      <w:r w:rsidRPr="00210213">
        <w:rPr>
          <w:rFonts w:ascii="Arial" w:hAnsi="Arial" w:cs="Arial"/>
          <w:sz w:val="16"/>
          <w:szCs w:val="16"/>
        </w:rPr>
        <w:t>, 1985</w:t>
      </w:r>
    </w:p>
  </w:footnote>
  <w:footnote w:id="6">
    <w:p w:rsidR="007B48B8" w:rsidRPr="00210213" w:rsidRDefault="007B48B8" w:rsidP="00697F29">
      <w:pPr>
        <w:pStyle w:val="Textonotapie"/>
        <w:rPr>
          <w:sz w:val="16"/>
          <w:szCs w:val="16"/>
          <w:lang w:val="en-US"/>
        </w:rPr>
      </w:pPr>
      <w:r w:rsidRPr="00210213">
        <w:rPr>
          <w:rStyle w:val="Refdenotaalpie"/>
          <w:sz w:val="16"/>
          <w:szCs w:val="16"/>
        </w:rPr>
        <w:footnoteRef/>
      </w:r>
      <w:r w:rsidRPr="00210213">
        <w:rPr>
          <w:sz w:val="16"/>
          <w:szCs w:val="16"/>
          <w:lang w:val="en-US"/>
        </w:rPr>
        <w:t xml:space="preserve"> </w:t>
      </w:r>
      <w:r w:rsidRPr="00210213">
        <w:rPr>
          <w:rFonts w:ascii="Arial" w:hAnsi="Arial" w:cs="Arial"/>
          <w:sz w:val="16"/>
          <w:szCs w:val="16"/>
          <w:lang w:val="en-US"/>
        </w:rPr>
        <w:t>PAHO: Maternal nutrition and pregnancy outcomes. Scientific Publication N 529. Eds. Krasovec, K., Anderson, M.A., 1991.</w:t>
      </w:r>
    </w:p>
  </w:footnote>
  <w:footnote w:id="7">
    <w:p w:rsidR="007B48B8" w:rsidRPr="00A31E3F" w:rsidRDefault="007B48B8" w:rsidP="00697F29">
      <w:pPr>
        <w:shd w:val="clear" w:color="auto" w:fill="FFFFFF"/>
        <w:spacing w:before="160" w:after="160" w:line="360" w:lineRule="auto"/>
        <w:rPr>
          <w:rFonts w:ascii="Arial" w:eastAsia="Times New Roman" w:hAnsi="Arial" w:cs="Arial"/>
          <w:color w:val="445555"/>
          <w:sz w:val="16"/>
          <w:szCs w:val="16"/>
          <w:lang w:val="es-ES"/>
        </w:rPr>
      </w:pPr>
      <w:r w:rsidRPr="00A31E3F">
        <w:rPr>
          <w:rStyle w:val="Refdenotaalpie"/>
          <w:sz w:val="16"/>
          <w:szCs w:val="16"/>
        </w:rPr>
        <w:footnoteRef/>
      </w:r>
      <w:r w:rsidRPr="00A31E3F">
        <w:rPr>
          <w:sz w:val="16"/>
          <w:szCs w:val="16"/>
        </w:rP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7B48B8" w:rsidRPr="00A31E3F" w:rsidRDefault="007B48B8" w:rsidP="00697F29">
      <w:pPr>
        <w:pStyle w:val="Textonotapie"/>
      </w:pPr>
    </w:p>
  </w:footnote>
  <w:footnote w:id="8">
    <w:p w:rsidR="007B48B8" w:rsidRPr="005B0F9B" w:rsidRDefault="007B48B8" w:rsidP="00697F29">
      <w:pPr>
        <w:pStyle w:val="Textonotapie"/>
        <w:rPr>
          <w:lang w:val="es-ES"/>
        </w:rPr>
      </w:pPr>
      <w:r>
        <w:rPr>
          <w:rStyle w:val="Refdenotaalpie"/>
        </w:rPr>
        <w:footnoteRef/>
      </w:r>
      <w:r>
        <w:t xml:space="preserve"> </w:t>
      </w:r>
      <w:r w:rsidRPr="005B0F9B">
        <w:rPr>
          <w:rFonts w:ascii="Arial" w:eastAsia="Times New Roman" w:hAnsi="Arial" w:cs="Arial"/>
          <w:sz w:val="16"/>
          <w:szCs w:val="16"/>
          <w:lang w:eastAsia="es-ES_tradnl"/>
        </w:rPr>
        <w:t xml:space="preserve">  2005</w:t>
      </w:r>
      <w:r w:rsidRPr="005B0F9B">
        <w:rPr>
          <w:sz w:val="16"/>
          <w:szCs w:val="16"/>
        </w:rPr>
        <w:t xml:space="preserve"> </w:t>
      </w:r>
      <w:r w:rsidRPr="005B0F9B">
        <w:rPr>
          <w:rFonts w:ascii="Arial" w:eastAsia="Times New Roman" w:hAnsi="Arial" w:cs="Arial"/>
          <w:bCs/>
          <w:i/>
          <w:iCs/>
          <w:sz w:val="16"/>
          <w:szCs w:val="16"/>
          <w:lang w:eastAsia="es-ES_tradnl"/>
        </w:rPr>
        <w:t>"Análisis del impacto económico y social del hambre en América Latina"</w:t>
      </w:r>
      <w:r w:rsidRPr="005B0F9B">
        <w:rPr>
          <w:rFonts w:ascii="Arial" w:eastAsia="Times New Roman" w:hAnsi="Arial" w:cs="Arial"/>
          <w:sz w:val="16"/>
          <w:szCs w:val="16"/>
          <w:lang w:eastAsia="es-ES_tradnl"/>
        </w:rPr>
        <w:t xml:space="preserve">, realizado en conjunto por el Programa Mundial de Alimentos y la </w:t>
      </w:r>
      <w:r w:rsidRPr="005B0F9B">
        <w:rPr>
          <w:rFonts w:ascii="Arial" w:eastAsia="Times New Roman" w:hAnsi="Arial" w:cs="Arial"/>
          <w:bCs/>
          <w:sz w:val="16"/>
          <w:szCs w:val="16"/>
          <w:lang w:eastAsia="es-ES_tradnl"/>
        </w:rPr>
        <w:t>CEPAL</w:t>
      </w:r>
      <w:hyperlink r:id="rId2" w:history="1">
        <w:r w:rsidRPr="005B0F9B">
          <w:rPr>
            <w:rFonts w:ascii="Arial" w:eastAsia="Times New Roman" w:hAnsi="Arial" w:cs="Arial"/>
            <w:bCs/>
            <w:sz w:val="16"/>
            <w:szCs w:val="16"/>
            <w:u w:val="single"/>
            <w:lang w:eastAsia="es-ES_tradnl"/>
          </w:rPr>
          <w:t>www.wfp.org/spanish</w:t>
        </w:r>
      </w:hyperlink>
    </w:p>
  </w:footnote>
  <w:footnote w:id="9">
    <w:p w:rsidR="007B48B8" w:rsidRPr="00DA7659" w:rsidRDefault="007B48B8" w:rsidP="00697F29">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7B48B8" w:rsidRPr="00A31E3F" w:rsidRDefault="007B48B8" w:rsidP="00697F29">
      <w:pPr>
        <w:pStyle w:val="Textonotapie"/>
        <w:spacing w:after="0" w:line="240" w:lineRule="auto"/>
        <w:rPr>
          <w:lang w:val="es-ES"/>
        </w:rPr>
      </w:pPr>
    </w:p>
  </w:footnote>
  <w:footnote w:id="10">
    <w:p w:rsidR="007B48B8" w:rsidRPr="00DA7659" w:rsidRDefault="007B48B8" w:rsidP="00697F29">
      <w:pPr>
        <w:shd w:val="clear" w:color="auto" w:fill="FFFFFF"/>
        <w:spacing w:after="0" w:line="240" w:lineRule="auto"/>
        <w:rPr>
          <w:rFonts w:ascii="Arial" w:eastAsia="Times New Roman" w:hAnsi="Arial" w:cs="Arial"/>
          <w:color w:val="445555"/>
          <w:lang w:val="es-ES"/>
        </w:rPr>
      </w:pPr>
      <w:r>
        <w:rPr>
          <w:rStyle w:val="Refdenotaalpie"/>
        </w:rPr>
        <w:footnoteRef/>
      </w:r>
      <w:r>
        <w:t xml:space="preserve"> </w:t>
      </w:r>
      <w:r w:rsidRPr="00A31E3F">
        <w:rPr>
          <w:rFonts w:ascii="Arial" w:eastAsia="Times New Roman" w:hAnsi="Arial" w:cs="Arial"/>
          <w:color w:val="445555"/>
          <w:sz w:val="16"/>
          <w:szCs w:val="16"/>
          <w:lang w:val="es-ES"/>
        </w:rPr>
        <w:t xml:space="preserve">POTENTE, Antonieta 2004 </w:t>
      </w:r>
      <w:smartTag w:uri="urn:schemas-microsoft-com:office:smarttags" w:element="PersonName">
        <w:smartTagPr>
          <w:attr w:name="ProductID" w:val="La Mujer"/>
        </w:smartTagPr>
        <w:r w:rsidRPr="00A31E3F">
          <w:rPr>
            <w:rFonts w:ascii="Arial" w:eastAsia="Times New Roman" w:hAnsi="Arial" w:cs="Arial"/>
            <w:i/>
            <w:iCs/>
            <w:color w:val="445555"/>
            <w:sz w:val="16"/>
            <w:szCs w:val="16"/>
            <w:lang w:val="es-ES"/>
          </w:rPr>
          <w:t>La Mujer</w:t>
        </w:r>
      </w:smartTag>
      <w:r w:rsidRPr="00A31E3F">
        <w:rPr>
          <w:rFonts w:ascii="Arial" w:eastAsia="Times New Roman" w:hAnsi="Arial" w:cs="Arial"/>
          <w:i/>
          <w:iCs/>
          <w:color w:val="445555"/>
          <w:sz w:val="16"/>
          <w:szCs w:val="16"/>
          <w:lang w:val="es-ES"/>
        </w:rPr>
        <w:t xml:space="preserve"> y las Mujeres en el Siglo XXI.</w:t>
      </w:r>
      <w:r w:rsidRPr="00A31E3F">
        <w:rPr>
          <w:rFonts w:ascii="Arial" w:eastAsia="Times New Roman" w:hAnsi="Arial" w:cs="Arial"/>
          <w:color w:val="445555"/>
          <w:sz w:val="16"/>
          <w:szCs w:val="16"/>
          <w:lang w:val="es-ES"/>
        </w:rPr>
        <w:t xml:space="preserve"> Edic. Pastoral Familiar del Arzobispado de Cochabamba, Cochabamba</w:t>
      </w:r>
    </w:p>
    <w:p w:rsidR="007B48B8" w:rsidRPr="00A31E3F" w:rsidRDefault="007B48B8" w:rsidP="00697F29">
      <w:pPr>
        <w:pStyle w:val="Textonotapie"/>
        <w:spacing w:after="0"/>
        <w:rPr>
          <w:lang w:val="es-ES"/>
        </w:rPr>
      </w:pPr>
    </w:p>
  </w:footnote>
  <w:footnote w:id="11">
    <w:p w:rsidR="007B48B8" w:rsidRPr="00886F95" w:rsidRDefault="007B48B8" w:rsidP="00697F29">
      <w:pPr>
        <w:shd w:val="clear" w:color="auto" w:fill="FFFFFF"/>
        <w:spacing w:after="0" w:line="240" w:lineRule="auto"/>
        <w:rPr>
          <w:lang w:val="es-ES"/>
        </w:rPr>
      </w:pPr>
      <w:r w:rsidRPr="008D324F">
        <w:rPr>
          <w:rStyle w:val="Refdenotaalpie"/>
          <w:sz w:val="16"/>
          <w:szCs w:val="16"/>
        </w:rPr>
        <w:footnoteRef/>
      </w:r>
      <w:r w:rsidRPr="008D324F">
        <w:rPr>
          <w:sz w:val="16"/>
          <w:szCs w:val="16"/>
        </w:rPr>
        <w:t xml:space="preserve"> </w:t>
      </w:r>
      <w:r w:rsidRPr="008D324F">
        <w:rPr>
          <w:rFonts w:ascii="Georgia" w:eastAsia="Times New Roman" w:hAnsi="Georgia" w:cs="Arial"/>
          <w:color w:val="445555"/>
          <w:sz w:val="16"/>
          <w:szCs w:val="16"/>
          <w:lang w:val="es-ES"/>
        </w:rPr>
        <w:t xml:space="preserve">2001 </w:t>
      </w:r>
      <w:r w:rsidRPr="008D324F">
        <w:rPr>
          <w:rFonts w:ascii="Georgia" w:eastAsia="Times New Roman" w:hAnsi="Georgia" w:cs="Arial"/>
          <w:i/>
          <w:iCs/>
          <w:color w:val="445555"/>
          <w:sz w:val="16"/>
          <w:szCs w:val="16"/>
          <w:lang w:val="es-ES"/>
        </w:rPr>
        <w:t>Sociología de la sexualidad.</w:t>
      </w:r>
      <w:r w:rsidRPr="008D324F">
        <w:rPr>
          <w:rFonts w:ascii="Georgia" w:eastAsia="Times New Roman" w:hAnsi="Georgia" w:cs="Arial"/>
          <w:color w:val="445555"/>
          <w:sz w:val="16"/>
          <w:szCs w:val="16"/>
          <w:lang w:val="es-ES"/>
        </w:rPr>
        <w:t xml:space="preserve"> Cap. 1. Ed Universidad del Valle,</w:t>
      </w:r>
      <w:r>
        <w:rPr>
          <w:rFonts w:ascii="Georgia" w:eastAsia="Times New Roman" w:hAnsi="Georgia" w:cs="Arial"/>
          <w:color w:val="445555"/>
          <w:sz w:val="16"/>
          <w:szCs w:val="16"/>
          <w:lang w:val="es-ES"/>
        </w:rPr>
        <w:t xml:space="preserve"> Colombia. SOLIZ, Rosales Pedro</w:t>
      </w:r>
    </w:p>
  </w:footnote>
  <w:footnote w:id="12">
    <w:p w:rsidR="007B48B8" w:rsidRPr="00A31E3F" w:rsidRDefault="007B48B8" w:rsidP="00697F29">
      <w:pPr>
        <w:pStyle w:val="Textonotapie"/>
        <w:spacing w:after="0" w:line="240" w:lineRule="auto"/>
      </w:pPr>
      <w:r>
        <w:rPr>
          <w:rStyle w:val="Refdenotaalpie"/>
        </w:rPr>
        <w:footnoteRef/>
      </w:r>
      <w:r>
        <w:t xml:space="preserve"> </w:t>
      </w:r>
      <w:r w:rsidRPr="008D324F">
        <w:rPr>
          <w:sz w:val="16"/>
          <w:szCs w:val="16"/>
          <w:lang w:val="es-ES"/>
        </w:rPr>
        <w:t>ISLA, Boris 2006 "</w:t>
      </w:r>
      <w:r w:rsidRPr="008D324F">
        <w:rPr>
          <w:i/>
          <w:iCs/>
          <w:sz w:val="16"/>
          <w:szCs w:val="16"/>
          <w:lang w:val="es-ES"/>
        </w:rPr>
        <w:t xml:space="preserve">Machismo y </w:t>
      </w:r>
      <w:hyperlink r:id="rId3" w:history="1">
        <w:r w:rsidRPr="008D324F">
          <w:rPr>
            <w:rStyle w:val="Hipervnculo"/>
            <w:rFonts w:ascii="Calibri" w:hAnsi="Calibri"/>
            <w:i/>
            <w:iCs/>
            <w:sz w:val="16"/>
            <w:szCs w:val="16"/>
            <w:lang w:val="es-ES"/>
          </w:rPr>
          <w:t>psicología</w:t>
        </w:r>
      </w:hyperlink>
      <w:r w:rsidRPr="008D324F">
        <w:rPr>
          <w:i/>
          <w:iCs/>
          <w:sz w:val="16"/>
          <w:szCs w:val="16"/>
          <w:lang w:val="es-ES"/>
        </w:rPr>
        <w:t xml:space="preserve"> social".</w:t>
      </w:r>
      <w:r w:rsidRPr="008D324F">
        <w:rPr>
          <w:sz w:val="16"/>
          <w:szCs w:val="16"/>
          <w:lang w:val="es-ES"/>
        </w:rPr>
        <w:t xml:space="preserve"> En www.</w:t>
      </w:r>
      <w:hyperlink r:id="rId4" w:history="1">
        <w:r w:rsidRPr="008D324F">
          <w:rPr>
            <w:rStyle w:val="Hipervnculo"/>
            <w:rFonts w:ascii="Calibri" w:hAnsi="Calibri"/>
            <w:sz w:val="16"/>
            <w:szCs w:val="16"/>
            <w:lang w:val="es-ES"/>
          </w:rPr>
          <w:t>monografias</w:t>
        </w:r>
      </w:hyperlink>
      <w:r w:rsidRPr="008D324F">
        <w:rPr>
          <w:sz w:val="16"/>
          <w:szCs w:val="16"/>
          <w:lang w:val="es-ES"/>
        </w:rPr>
        <w:t>.com (24/08/07 )</w:t>
      </w:r>
    </w:p>
  </w:footnote>
  <w:footnote w:id="13">
    <w:p w:rsidR="007B48B8" w:rsidRPr="00886F95" w:rsidRDefault="007B48B8" w:rsidP="00697F29">
      <w:pPr>
        <w:shd w:val="clear" w:color="auto" w:fill="FFFFFF"/>
        <w:spacing w:after="0" w:line="240" w:lineRule="auto"/>
        <w:rPr>
          <w:rFonts w:ascii="Georgia" w:eastAsia="Times New Roman" w:hAnsi="Georgia" w:cs="Arial"/>
          <w:color w:val="445555"/>
          <w:sz w:val="16"/>
          <w:szCs w:val="16"/>
          <w:lang w:val="es-ES"/>
        </w:rPr>
      </w:pPr>
      <w:r>
        <w:rPr>
          <w:rStyle w:val="Refdenotaalpie"/>
        </w:rPr>
        <w:footnoteRef/>
      </w:r>
      <w:r>
        <w:t xml:space="preserve"> </w:t>
      </w:r>
      <w:r w:rsidRPr="00886F95">
        <w:rPr>
          <w:rFonts w:ascii="Georgia" w:eastAsia="Times New Roman" w:hAnsi="Georgia" w:cs="Arial"/>
          <w:color w:val="445555"/>
          <w:sz w:val="16"/>
          <w:szCs w:val="16"/>
          <w:lang w:val="es-ES"/>
        </w:rPr>
        <w:t xml:space="preserve">2001 </w:t>
      </w:r>
      <w:r w:rsidRPr="00886F95">
        <w:rPr>
          <w:rFonts w:ascii="Georgia" w:eastAsia="Times New Roman" w:hAnsi="Georgia" w:cs="Arial"/>
          <w:i/>
          <w:iCs/>
          <w:color w:val="445555"/>
          <w:sz w:val="16"/>
          <w:szCs w:val="16"/>
          <w:lang w:val="es-ES"/>
        </w:rPr>
        <w:t xml:space="preserve">Introducción a </w:t>
      </w:r>
      <w:smartTag w:uri="urn:schemas-microsoft-com:office:smarttags" w:element="PersonName">
        <w:smartTagPr>
          <w:attr w:name="ProductID" w:val="la Sociología"/>
        </w:smartTagPr>
        <w:r w:rsidRPr="00886F95">
          <w:rPr>
            <w:rFonts w:ascii="Georgia" w:eastAsia="Times New Roman" w:hAnsi="Georgia" w:cs="Arial"/>
            <w:i/>
            <w:iCs/>
            <w:color w:val="445555"/>
            <w:sz w:val="16"/>
            <w:szCs w:val="16"/>
            <w:lang w:val="es-ES"/>
          </w:rPr>
          <w:t>la Sociología</w:t>
        </w:r>
      </w:smartTag>
      <w:r w:rsidRPr="00886F95">
        <w:rPr>
          <w:rFonts w:ascii="Georgia" w:eastAsia="Times New Roman" w:hAnsi="Georgia" w:cs="Arial"/>
          <w:i/>
          <w:iCs/>
          <w:color w:val="445555"/>
          <w:sz w:val="16"/>
          <w:szCs w:val="16"/>
          <w:lang w:val="es-ES"/>
        </w:rPr>
        <w:t xml:space="preserve"> de </w:t>
      </w:r>
      <w:smartTag w:uri="urn:schemas-microsoft-com:office:smarttags" w:element="PersonName">
        <w:smartTagPr>
          <w:attr w:name="ProductID" w:val="la Familia. Ed."/>
        </w:smartTagPr>
        <w:r w:rsidRPr="00886F95">
          <w:rPr>
            <w:rFonts w:ascii="Georgia" w:eastAsia="Times New Roman" w:hAnsi="Georgia" w:cs="Arial"/>
            <w:i/>
            <w:iCs/>
            <w:color w:val="445555"/>
            <w:sz w:val="16"/>
            <w:szCs w:val="16"/>
            <w:lang w:val="es-ES"/>
          </w:rPr>
          <w:t>la Familia.</w:t>
        </w:r>
        <w:r w:rsidRPr="00886F95">
          <w:rPr>
            <w:rFonts w:ascii="Georgia" w:eastAsia="Times New Roman" w:hAnsi="Georgia" w:cs="Arial"/>
            <w:color w:val="445555"/>
            <w:sz w:val="16"/>
            <w:szCs w:val="16"/>
            <w:lang w:val="es-ES"/>
          </w:rPr>
          <w:t xml:space="preserve"> Ed.</w:t>
        </w:r>
      </w:smartTag>
      <w:r w:rsidRPr="00886F95">
        <w:rPr>
          <w:rFonts w:ascii="Georgia" w:eastAsia="Times New Roman" w:hAnsi="Georgia" w:cs="Arial"/>
          <w:color w:val="445555"/>
          <w:sz w:val="16"/>
          <w:szCs w:val="16"/>
          <w:lang w:val="es-ES"/>
        </w:rPr>
        <w:t xml:space="preserve"> Don Bosco, </w:t>
      </w:r>
      <w:smartTag w:uri="urn:schemas-microsoft-com:office:smarttags" w:element="PersonName">
        <w:smartTagPr>
          <w:attr w:name="ProductID" w:val="La Paz"/>
        </w:smartTagPr>
        <w:r w:rsidRPr="00886F95">
          <w:rPr>
            <w:rFonts w:ascii="Georgia" w:eastAsia="Times New Roman" w:hAnsi="Georgia" w:cs="Arial"/>
            <w:color w:val="445555"/>
            <w:sz w:val="16"/>
            <w:szCs w:val="16"/>
            <w:lang w:val="es-ES"/>
          </w:rPr>
          <w:t>La Paz</w:t>
        </w:r>
      </w:smartTag>
    </w:p>
    <w:p w:rsidR="007B48B8" w:rsidRPr="00886F95" w:rsidRDefault="007B48B8" w:rsidP="00697F29">
      <w:pPr>
        <w:pStyle w:val="Textonotapie"/>
        <w:spacing w:after="0"/>
        <w:rPr>
          <w:lang w:val="es-ES"/>
        </w:rPr>
      </w:pPr>
    </w:p>
  </w:footnote>
  <w:footnote w:id="14">
    <w:p w:rsidR="007B48B8" w:rsidRPr="00925FAE" w:rsidRDefault="007B48B8" w:rsidP="00697F29">
      <w:pPr>
        <w:shd w:val="clear" w:color="auto" w:fill="FFFFFF"/>
        <w:spacing w:before="160" w:after="160" w:line="320" w:lineRule="atLeast"/>
        <w:rPr>
          <w:rFonts w:ascii="Georgia" w:eastAsia="Times New Roman" w:hAnsi="Georgia" w:cs="Arial"/>
          <w:sz w:val="16"/>
          <w:szCs w:val="16"/>
          <w:lang w:val="es-ES"/>
        </w:rPr>
      </w:pPr>
      <w:r w:rsidRPr="00925FAE">
        <w:rPr>
          <w:rStyle w:val="Refdenotaalpie"/>
        </w:rPr>
        <w:footnoteRef/>
      </w:r>
      <w:r w:rsidRPr="00925FAE">
        <w:t xml:space="preserve"> </w:t>
      </w:r>
      <w:r w:rsidRPr="00925FAE">
        <w:rPr>
          <w:rFonts w:ascii="Georgia" w:eastAsia="Times New Roman" w:hAnsi="Georgia" w:cs="Arial"/>
          <w:sz w:val="16"/>
          <w:szCs w:val="16"/>
          <w:lang w:val="es-ES"/>
        </w:rPr>
        <w:t>2006 "</w:t>
      </w:r>
      <w:r w:rsidRPr="00925FAE">
        <w:rPr>
          <w:rFonts w:ascii="Georgia" w:eastAsia="Times New Roman" w:hAnsi="Georgia" w:cs="Arial"/>
          <w:i/>
          <w:iCs/>
          <w:sz w:val="16"/>
          <w:szCs w:val="16"/>
          <w:lang w:val="es-ES"/>
        </w:rPr>
        <w:t xml:space="preserve">Machismo y </w:t>
      </w:r>
      <w:hyperlink r:id="rId5" w:history="1">
        <w:r w:rsidRPr="00925FAE">
          <w:rPr>
            <w:rFonts w:ascii="Georgia" w:eastAsia="Times New Roman" w:hAnsi="Georgia" w:cs="Arial"/>
            <w:i/>
            <w:iCs/>
            <w:sz w:val="16"/>
            <w:szCs w:val="16"/>
            <w:lang w:val="es-ES"/>
          </w:rPr>
          <w:t>psicología</w:t>
        </w:r>
      </w:hyperlink>
      <w:r w:rsidRPr="00925FAE">
        <w:rPr>
          <w:rFonts w:ascii="Georgia" w:eastAsia="Times New Roman" w:hAnsi="Georgia" w:cs="Arial"/>
          <w:i/>
          <w:iCs/>
          <w:sz w:val="16"/>
          <w:szCs w:val="16"/>
          <w:lang w:val="es-ES"/>
        </w:rPr>
        <w:t xml:space="preserve"> social".</w:t>
      </w:r>
      <w:r w:rsidRPr="00925FAE">
        <w:rPr>
          <w:rFonts w:ascii="Georgia" w:eastAsia="Times New Roman" w:hAnsi="Georgia" w:cs="Arial"/>
          <w:sz w:val="16"/>
          <w:szCs w:val="16"/>
          <w:lang w:val="es-ES"/>
        </w:rPr>
        <w:t xml:space="preserve"> OPORTO Ordoñez Luis,  www.</w:t>
      </w:r>
      <w:hyperlink r:id="rId6" w:history="1">
        <w:r w:rsidRPr="00925FAE">
          <w:rPr>
            <w:rFonts w:ascii="Georgia" w:eastAsia="Times New Roman" w:hAnsi="Georgia" w:cs="Arial"/>
            <w:sz w:val="16"/>
            <w:szCs w:val="16"/>
            <w:lang w:val="es-ES"/>
          </w:rPr>
          <w:t>monografias</w:t>
        </w:r>
      </w:hyperlink>
      <w:r w:rsidRPr="00925FAE">
        <w:rPr>
          <w:rFonts w:ascii="Georgia" w:eastAsia="Times New Roman" w:hAnsi="Georgia" w:cs="Arial"/>
          <w:sz w:val="16"/>
          <w:szCs w:val="16"/>
          <w:lang w:val="es-ES"/>
        </w:rPr>
        <w:t>.com (24/08/07 )</w:t>
      </w:r>
    </w:p>
    <w:p w:rsidR="007B48B8" w:rsidRPr="00886F95" w:rsidRDefault="007B48B8" w:rsidP="00697F29">
      <w:pPr>
        <w:pStyle w:val="Textonotapie"/>
        <w:rPr>
          <w:lang w:val="es-ES"/>
        </w:rPr>
      </w:pPr>
    </w:p>
  </w:footnote>
  <w:footnote w:id="15">
    <w:p w:rsidR="007B48B8" w:rsidRPr="00A31E3F" w:rsidRDefault="007B48B8" w:rsidP="00697F29">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6">
    <w:p w:rsidR="007B48B8" w:rsidRPr="00A31E3F" w:rsidRDefault="007B48B8" w:rsidP="00697F29">
      <w:pPr>
        <w:pStyle w:val="Textonotapie"/>
        <w:rPr>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footnote>
  <w:footnote w:id="17">
    <w:p w:rsidR="007B48B8" w:rsidRPr="00D07E91" w:rsidRDefault="007B48B8" w:rsidP="00697F29">
      <w:pPr>
        <w:shd w:val="clear" w:color="auto" w:fill="FFFFFF"/>
        <w:spacing w:before="160" w:after="160" w:line="320" w:lineRule="atLeast"/>
        <w:rPr>
          <w:rFonts w:ascii="Georgia" w:eastAsia="Times New Roman" w:hAnsi="Georgia" w:cs="Arial"/>
          <w:color w:val="445555"/>
          <w:sz w:val="25"/>
          <w:szCs w:val="25"/>
          <w:lang w:val="es-ES"/>
        </w:rPr>
      </w:pPr>
      <w:r>
        <w:rPr>
          <w:rStyle w:val="Refdenotaalpie"/>
        </w:rPr>
        <w:footnoteRef/>
      </w:r>
      <w:r>
        <w:t xml:space="preserve"> </w:t>
      </w:r>
      <w:r w:rsidRPr="00C257D2">
        <w:rPr>
          <w:rFonts w:ascii="Georgia" w:eastAsia="Times New Roman" w:hAnsi="Georgia" w:cs="Arial"/>
          <w:color w:val="445555"/>
          <w:sz w:val="16"/>
          <w:szCs w:val="16"/>
          <w:lang w:val="es-ES"/>
        </w:rPr>
        <w:t xml:space="preserve">2004 </w:t>
      </w:r>
      <w:smartTag w:uri="urn:schemas-microsoft-com:office:smarttags" w:element="PersonName">
        <w:smartTagPr>
          <w:attr w:name="ProductID" w:val="La Mujer"/>
        </w:smartTagPr>
        <w:r w:rsidRPr="00C257D2">
          <w:rPr>
            <w:rFonts w:ascii="Georgia" w:eastAsia="Times New Roman" w:hAnsi="Georgia" w:cs="Arial"/>
            <w:i/>
            <w:iCs/>
            <w:color w:val="445555"/>
            <w:sz w:val="16"/>
            <w:szCs w:val="16"/>
            <w:lang w:val="es-ES"/>
          </w:rPr>
          <w:t>La Mujer</w:t>
        </w:r>
      </w:smartTag>
      <w:r w:rsidRPr="00C257D2">
        <w:rPr>
          <w:rFonts w:ascii="Georgia" w:eastAsia="Times New Roman" w:hAnsi="Georgia" w:cs="Arial"/>
          <w:i/>
          <w:iCs/>
          <w:color w:val="445555"/>
          <w:sz w:val="16"/>
          <w:szCs w:val="16"/>
          <w:lang w:val="es-ES"/>
        </w:rPr>
        <w:t xml:space="preserve"> y las Mujeres en el Siglo XXI.</w:t>
      </w:r>
      <w:r w:rsidRPr="00C257D2">
        <w:rPr>
          <w:rFonts w:ascii="Georgia" w:eastAsia="Times New Roman" w:hAnsi="Georgia" w:cs="Arial"/>
          <w:color w:val="445555"/>
          <w:sz w:val="16"/>
          <w:szCs w:val="16"/>
          <w:lang w:val="es-ES"/>
        </w:rPr>
        <w:t xml:space="preserve"> Edic. Pastoral Familiar del Arzobispado de Cochabamba, Cochabamba</w:t>
      </w:r>
    </w:p>
    <w:p w:rsidR="007B48B8" w:rsidRPr="00C257D2" w:rsidRDefault="007B48B8" w:rsidP="00697F29">
      <w:pPr>
        <w:pStyle w:val="Textonotapie"/>
        <w:rPr>
          <w:lang w:val="es-ES"/>
        </w:rPr>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1DB"/>
    <w:multiLevelType w:val="hybridMultilevel"/>
    <w:tmpl w:val="0594755E"/>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0FB5E84"/>
    <w:multiLevelType w:val="hybridMultilevel"/>
    <w:tmpl w:val="448CFF64"/>
    <w:lvl w:ilvl="0" w:tplc="400A000F">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2E65931"/>
    <w:multiLevelType w:val="multilevel"/>
    <w:tmpl w:val="7B6688BA"/>
    <w:lvl w:ilvl="0">
      <w:start w:val="1"/>
      <w:numFmt w:val="decimal"/>
      <w:pStyle w:val="Ttulo1"/>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nsid w:val="093E2E62"/>
    <w:multiLevelType w:val="multilevel"/>
    <w:tmpl w:val="B5D071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nsid w:val="0AF17D22"/>
    <w:multiLevelType w:val="hybridMultilevel"/>
    <w:tmpl w:val="9A24C0AA"/>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nsid w:val="14C219F6"/>
    <w:multiLevelType w:val="hybridMultilevel"/>
    <w:tmpl w:val="6E24BD16"/>
    <w:lvl w:ilvl="0" w:tplc="8508F0BE">
      <w:start w:val="2"/>
      <w:numFmt w:val="decimal"/>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
    <w:nsid w:val="1F0775A3"/>
    <w:multiLevelType w:val="multilevel"/>
    <w:tmpl w:val="6F8E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E20FBF"/>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8">
    <w:nsid w:val="69E545B0"/>
    <w:multiLevelType w:val="multilevel"/>
    <w:tmpl w:val="1BAACA6C"/>
    <w:lvl w:ilvl="0">
      <w:start w:val="1"/>
      <w:numFmt w:val="decimal"/>
      <w:lvlText w:val="%1"/>
      <w:lvlJc w:val="left"/>
      <w:pPr>
        <w:ind w:left="432" w:hanging="432"/>
      </w:pPr>
      <w:rPr>
        <w:rFonts w:hint="default"/>
      </w:rPr>
    </w:lvl>
    <w:lvl w:ilvl="1">
      <w:start w:val="1"/>
      <w:numFmt w:val="decimal"/>
      <w:pStyle w:val="Ttulo2"/>
      <w:lvlText w:val="%1.%2"/>
      <w:lvlJc w:val="left"/>
      <w:pPr>
        <w:ind w:left="576" w:hanging="576"/>
      </w:pPr>
      <w:rPr>
        <w:rFonts w:hint="default"/>
        <w:b/>
        <w:sz w:val="22"/>
        <w:szCs w:val="22"/>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9">
    <w:nsid w:val="6BBF54FA"/>
    <w:multiLevelType w:val="hybridMultilevel"/>
    <w:tmpl w:val="33ACA89E"/>
    <w:lvl w:ilvl="0" w:tplc="8BB897A6">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0">
    <w:nsid w:val="732C3336"/>
    <w:multiLevelType w:val="hybridMultilevel"/>
    <w:tmpl w:val="D2328582"/>
    <w:lvl w:ilvl="0" w:tplc="4F90B4CE">
      <w:start w:val="1"/>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1">
    <w:nsid w:val="76032F0A"/>
    <w:multiLevelType w:val="hybridMultilevel"/>
    <w:tmpl w:val="35FA28F6"/>
    <w:lvl w:ilvl="0" w:tplc="6B0E73BA">
      <w:start w:val="1"/>
      <w:numFmt w:val="decimal"/>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2">
    <w:nsid w:val="76B37614"/>
    <w:multiLevelType w:val="multilevel"/>
    <w:tmpl w:val="E5AA55A2"/>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nsid w:val="7D685D69"/>
    <w:multiLevelType w:val="hybridMultilevel"/>
    <w:tmpl w:val="141E20E0"/>
    <w:lvl w:ilvl="0" w:tplc="FC283F4E">
      <w:start w:val="3"/>
      <w:numFmt w:val="decimal"/>
      <w:lvlText w:val="%1."/>
      <w:lvlJc w:val="left"/>
      <w:pPr>
        <w:ind w:left="420" w:hanging="360"/>
      </w:pPr>
      <w:rPr>
        <w:rFonts w:hint="default"/>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14">
    <w:nsid w:val="7EEC76E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2"/>
  </w:num>
  <w:num w:numId="2">
    <w:abstractNumId w:val="14"/>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6"/>
  </w:num>
  <w:num w:numId="7">
    <w:abstractNumId w:val="3"/>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11"/>
  </w:num>
  <w:num w:numId="11">
    <w:abstractNumId w:val="10"/>
  </w:num>
  <w:num w:numId="12">
    <w:abstractNumId w:val="0"/>
  </w:num>
  <w:num w:numId="13">
    <w:abstractNumId w:val="4"/>
  </w:num>
  <w:num w:numId="14">
    <w:abstractNumId w:val="13"/>
  </w:num>
  <w:num w:numId="15">
    <w:abstractNumId w:val="9"/>
  </w:num>
  <w:num w:numId="16">
    <w:abstractNumId w:val="1"/>
  </w:num>
  <w:num w:numId="17">
    <w:abstractNumId w:val="5"/>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0D046A"/>
    <w:rsid w:val="000138B4"/>
    <w:rsid w:val="0001583D"/>
    <w:rsid w:val="000166E0"/>
    <w:rsid w:val="00043E27"/>
    <w:rsid w:val="00066B73"/>
    <w:rsid w:val="000D046A"/>
    <w:rsid w:val="000D78E8"/>
    <w:rsid w:val="0012539D"/>
    <w:rsid w:val="0014188A"/>
    <w:rsid w:val="00143484"/>
    <w:rsid w:val="00143B45"/>
    <w:rsid w:val="00186541"/>
    <w:rsid w:val="001D0E40"/>
    <w:rsid w:val="00242FFE"/>
    <w:rsid w:val="00263730"/>
    <w:rsid w:val="002A506C"/>
    <w:rsid w:val="002D271C"/>
    <w:rsid w:val="00305F28"/>
    <w:rsid w:val="00306369"/>
    <w:rsid w:val="00320C25"/>
    <w:rsid w:val="00327FDC"/>
    <w:rsid w:val="00371720"/>
    <w:rsid w:val="0037283B"/>
    <w:rsid w:val="003C6713"/>
    <w:rsid w:val="003E138B"/>
    <w:rsid w:val="003E3D8A"/>
    <w:rsid w:val="003E77AD"/>
    <w:rsid w:val="00410A8D"/>
    <w:rsid w:val="00427353"/>
    <w:rsid w:val="00442402"/>
    <w:rsid w:val="00475EBF"/>
    <w:rsid w:val="00483D4F"/>
    <w:rsid w:val="00485F2E"/>
    <w:rsid w:val="004A7BC7"/>
    <w:rsid w:val="004D112E"/>
    <w:rsid w:val="004F2490"/>
    <w:rsid w:val="005045F2"/>
    <w:rsid w:val="005351A8"/>
    <w:rsid w:val="00544CD0"/>
    <w:rsid w:val="00590FB0"/>
    <w:rsid w:val="00591E95"/>
    <w:rsid w:val="00617E8A"/>
    <w:rsid w:val="00623F66"/>
    <w:rsid w:val="006648EE"/>
    <w:rsid w:val="0066755D"/>
    <w:rsid w:val="00690A45"/>
    <w:rsid w:val="00697F29"/>
    <w:rsid w:val="006C311B"/>
    <w:rsid w:val="006C6047"/>
    <w:rsid w:val="006D2CE6"/>
    <w:rsid w:val="006E00E2"/>
    <w:rsid w:val="00700F94"/>
    <w:rsid w:val="00720F20"/>
    <w:rsid w:val="00723A67"/>
    <w:rsid w:val="00733930"/>
    <w:rsid w:val="007358AB"/>
    <w:rsid w:val="0075268B"/>
    <w:rsid w:val="00761BF5"/>
    <w:rsid w:val="0079465B"/>
    <w:rsid w:val="007B48B8"/>
    <w:rsid w:val="007D3FB6"/>
    <w:rsid w:val="007F725A"/>
    <w:rsid w:val="00855CB8"/>
    <w:rsid w:val="008900C5"/>
    <w:rsid w:val="0093247B"/>
    <w:rsid w:val="00980703"/>
    <w:rsid w:val="00987CD1"/>
    <w:rsid w:val="009E117B"/>
    <w:rsid w:val="00A60E69"/>
    <w:rsid w:val="00A73C5F"/>
    <w:rsid w:val="00A83266"/>
    <w:rsid w:val="00A94A38"/>
    <w:rsid w:val="00AC23A0"/>
    <w:rsid w:val="00AD757F"/>
    <w:rsid w:val="00AE06B5"/>
    <w:rsid w:val="00B26DDA"/>
    <w:rsid w:val="00B46709"/>
    <w:rsid w:val="00B75EDD"/>
    <w:rsid w:val="00BA440E"/>
    <w:rsid w:val="00C03B75"/>
    <w:rsid w:val="00C06737"/>
    <w:rsid w:val="00C36D09"/>
    <w:rsid w:val="00C42179"/>
    <w:rsid w:val="00C5108B"/>
    <w:rsid w:val="00C61C57"/>
    <w:rsid w:val="00C71A67"/>
    <w:rsid w:val="00CD3396"/>
    <w:rsid w:val="00CE38B9"/>
    <w:rsid w:val="00D04773"/>
    <w:rsid w:val="00D06F3D"/>
    <w:rsid w:val="00D119E3"/>
    <w:rsid w:val="00D45E58"/>
    <w:rsid w:val="00D46AD2"/>
    <w:rsid w:val="00D754B6"/>
    <w:rsid w:val="00D808CA"/>
    <w:rsid w:val="00D945B8"/>
    <w:rsid w:val="00E059AD"/>
    <w:rsid w:val="00E52CC0"/>
    <w:rsid w:val="00EC5BC0"/>
    <w:rsid w:val="00ED62AD"/>
    <w:rsid w:val="00F051ED"/>
    <w:rsid w:val="00F24DBB"/>
    <w:rsid w:val="00F97063"/>
    <w:rsid w:val="00FA4989"/>
    <w:rsid w:val="00FA67F7"/>
    <w:rsid w:val="00FF1B47"/>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BO" w:eastAsia="es-B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D046A"/>
    <w:pPr>
      <w:spacing w:after="200" w:line="276" w:lineRule="auto"/>
    </w:pPr>
    <w:rPr>
      <w:sz w:val="22"/>
      <w:szCs w:val="22"/>
      <w:lang w:eastAsia="en-US"/>
    </w:rPr>
  </w:style>
  <w:style w:type="paragraph" w:styleId="Ttulo1">
    <w:name w:val="heading 1"/>
    <w:basedOn w:val="Normal"/>
    <w:next w:val="Normal"/>
    <w:link w:val="Ttulo1Car"/>
    <w:uiPriority w:val="9"/>
    <w:qFormat/>
    <w:rsid w:val="000D046A"/>
    <w:pPr>
      <w:keepNext/>
      <w:numPr>
        <w:numId w:val="3"/>
      </w:numPr>
      <w:spacing w:before="240" w:after="60" w:line="360" w:lineRule="auto"/>
      <w:outlineLvl w:val="0"/>
    </w:pPr>
    <w:rPr>
      <w:rFonts w:ascii="Arial" w:eastAsia="Times New Roman" w:hAnsi="Arial" w:cs="Arial"/>
      <w:b/>
      <w:bCs/>
      <w:kern w:val="32"/>
    </w:rPr>
  </w:style>
  <w:style w:type="paragraph" w:styleId="Ttulo2">
    <w:name w:val="heading 2"/>
    <w:basedOn w:val="Normal"/>
    <w:next w:val="Normal"/>
    <w:link w:val="Ttulo2Car"/>
    <w:uiPriority w:val="9"/>
    <w:qFormat/>
    <w:rsid w:val="000D046A"/>
    <w:pPr>
      <w:keepNext/>
      <w:numPr>
        <w:ilvl w:val="1"/>
        <w:numId w:val="5"/>
      </w:numPr>
      <w:spacing w:before="240" w:after="60"/>
      <w:outlineLvl w:val="1"/>
    </w:pPr>
    <w:rPr>
      <w:rFonts w:ascii="Arial" w:eastAsia="Times New Roman" w:hAnsi="Arial"/>
      <w:b/>
      <w:bCs/>
      <w:iCs/>
      <w:szCs w:val="28"/>
    </w:rPr>
  </w:style>
  <w:style w:type="paragraph" w:styleId="Ttulo3">
    <w:name w:val="heading 3"/>
    <w:basedOn w:val="Normal"/>
    <w:next w:val="Normal"/>
    <w:link w:val="Ttulo3Car"/>
    <w:uiPriority w:val="9"/>
    <w:qFormat/>
    <w:rsid w:val="000D046A"/>
    <w:pPr>
      <w:keepNext/>
      <w:numPr>
        <w:ilvl w:val="2"/>
        <w:numId w:val="5"/>
      </w:numPr>
      <w:spacing w:before="240" w:after="60"/>
      <w:ind w:left="1428"/>
      <w:outlineLvl w:val="2"/>
    </w:pPr>
    <w:rPr>
      <w:rFonts w:ascii="Arial" w:eastAsia="Times New Roman" w:hAnsi="Arial"/>
      <w:b/>
      <w:bCs/>
      <w:szCs w:val="26"/>
    </w:rPr>
  </w:style>
  <w:style w:type="paragraph" w:styleId="Ttulo4">
    <w:name w:val="heading 4"/>
    <w:basedOn w:val="Normal"/>
    <w:next w:val="Normal"/>
    <w:link w:val="Ttulo4Car"/>
    <w:uiPriority w:val="9"/>
    <w:qFormat/>
    <w:rsid w:val="000D046A"/>
    <w:pPr>
      <w:keepNext/>
      <w:numPr>
        <w:ilvl w:val="3"/>
        <w:numId w:val="5"/>
      </w:numPr>
      <w:spacing w:before="240" w:after="60"/>
      <w:outlineLvl w:val="3"/>
    </w:pPr>
    <w:rPr>
      <w:rFonts w:ascii="Arial" w:eastAsia="Times New Roman" w:hAnsi="Arial"/>
      <w:b/>
      <w:bCs/>
      <w:szCs w:val="28"/>
    </w:rPr>
  </w:style>
  <w:style w:type="paragraph" w:styleId="Ttulo5">
    <w:name w:val="heading 5"/>
    <w:basedOn w:val="Normal"/>
    <w:next w:val="Normal"/>
    <w:link w:val="Ttulo5Car"/>
    <w:uiPriority w:val="9"/>
    <w:qFormat/>
    <w:rsid w:val="000D046A"/>
    <w:pPr>
      <w:numPr>
        <w:ilvl w:val="4"/>
        <w:numId w:val="5"/>
      </w:numPr>
      <w:spacing w:before="240" w:after="60"/>
      <w:outlineLvl w:val="4"/>
    </w:pPr>
    <w:rPr>
      <w:rFonts w:ascii="Arial" w:eastAsia="Times New Roman" w:hAnsi="Arial"/>
      <w:b/>
      <w:bCs/>
      <w:i/>
      <w:iCs/>
      <w:szCs w:val="26"/>
    </w:rPr>
  </w:style>
  <w:style w:type="paragraph" w:styleId="Ttulo6">
    <w:name w:val="heading 6"/>
    <w:basedOn w:val="Normal"/>
    <w:next w:val="Normal"/>
    <w:link w:val="Ttulo6Car"/>
    <w:uiPriority w:val="9"/>
    <w:qFormat/>
    <w:rsid w:val="000D046A"/>
    <w:pPr>
      <w:numPr>
        <w:ilvl w:val="5"/>
        <w:numId w:val="5"/>
      </w:numPr>
      <w:spacing w:before="240" w:after="60"/>
      <w:outlineLvl w:val="5"/>
    </w:pPr>
    <w:rPr>
      <w:rFonts w:eastAsia="Times New Roman"/>
      <w:b/>
      <w:bCs/>
    </w:rPr>
  </w:style>
  <w:style w:type="paragraph" w:styleId="Ttulo7">
    <w:name w:val="heading 7"/>
    <w:basedOn w:val="Normal"/>
    <w:next w:val="Normal"/>
    <w:link w:val="Ttulo7Car"/>
    <w:uiPriority w:val="9"/>
    <w:qFormat/>
    <w:rsid w:val="000D046A"/>
    <w:pPr>
      <w:numPr>
        <w:ilvl w:val="6"/>
        <w:numId w:val="5"/>
      </w:numPr>
      <w:spacing w:before="240" w:after="60"/>
      <w:outlineLvl w:val="6"/>
    </w:pPr>
    <w:rPr>
      <w:rFonts w:eastAsia="Times New Roman"/>
      <w:sz w:val="24"/>
      <w:szCs w:val="24"/>
    </w:rPr>
  </w:style>
  <w:style w:type="paragraph" w:styleId="Ttulo8">
    <w:name w:val="heading 8"/>
    <w:basedOn w:val="Normal"/>
    <w:next w:val="Normal"/>
    <w:link w:val="Ttulo8Car"/>
    <w:uiPriority w:val="9"/>
    <w:qFormat/>
    <w:rsid w:val="000D046A"/>
    <w:pPr>
      <w:numPr>
        <w:ilvl w:val="7"/>
        <w:numId w:val="5"/>
      </w:numPr>
      <w:spacing w:before="240" w:after="60"/>
      <w:outlineLvl w:val="7"/>
    </w:pPr>
    <w:rPr>
      <w:rFonts w:eastAsia="Times New Roman"/>
      <w:i/>
      <w:iCs/>
      <w:sz w:val="24"/>
      <w:szCs w:val="24"/>
    </w:rPr>
  </w:style>
  <w:style w:type="paragraph" w:styleId="Ttulo9">
    <w:name w:val="heading 9"/>
    <w:basedOn w:val="Normal"/>
    <w:next w:val="Normal"/>
    <w:link w:val="Ttulo9Car"/>
    <w:uiPriority w:val="9"/>
    <w:qFormat/>
    <w:rsid w:val="000D046A"/>
    <w:pPr>
      <w:numPr>
        <w:ilvl w:val="8"/>
        <w:numId w:val="5"/>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046A"/>
    <w:rPr>
      <w:rFonts w:ascii="Arial" w:eastAsia="Times New Roman" w:hAnsi="Arial" w:cs="Arial"/>
      <w:b/>
      <w:bCs/>
      <w:kern w:val="32"/>
    </w:rPr>
  </w:style>
  <w:style w:type="character" w:customStyle="1" w:styleId="Ttulo2Car">
    <w:name w:val="Título 2 Car"/>
    <w:basedOn w:val="Fuentedeprrafopredeter"/>
    <w:link w:val="Ttulo2"/>
    <w:uiPriority w:val="9"/>
    <w:rsid w:val="000D046A"/>
    <w:rPr>
      <w:rFonts w:ascii="Arial" w:eastAsia="Times New Roman" w:hAnsi="Arial" w:cs="Times New Roman"/>
      <w:b/>
      <w:bCs/>
      <w:iCs/>
      <w:szCs w:val="28"/>
    </w:rPr>
  </w:style>
  <w:style w:type="character" w:customStyle="1" w:styleId="Ttulo3Car">
    <w:name w:val="Título 3 Car"/>
    <w:basedOn w:val="Fuentedeprrafopredeter"/>
    <w:link w:val="Ttulo3"/>
    <w:uiPriority w:val="9"/>
    <w:rsid w:val="000D046A"/>
    <w:rPr>
      <w:rFonts w:ascii="Arial" w:eastAsia="Times New Roman" w:hAnsi="Arial" w:cs="Times New Roman"/>
      <w:b/>
      <w:bCs/>
      <w:szCs w:val="26"/>
    </w:rPr>
  </w:style>
  <w:style w:type="character" w:customStyle="1" w:styleId="Ttulo4Car">
    <w:name w:val="Título 4 Car"/>
    <w:basedOn w:val="Fuentedeprrafopredeter"/>
    <w:link w:val="Ttulo4"/>
    <w:uiPriority w:val="9"/>
    <w:rsid w:val="000D046A"/>
    <w:rPr>
      <w:rFonts w:ascii="Arial" w:eastAsia="Times New Roman" w:hAnsi="Arial" w:cs="Times New Roman"/>
      <w:b/>
      <w:bCs/>
      <w:szCs w:val="28"/>
    </w:rPr>
  </w:style>
  <w:style w:type="character" w:customStyle="1" w:styleId="Ttulo5Car">
    <w:name w:val="Título 5 Car"/>
    <w:basedOn w:val="Fuentedeprrafopredeter"/>
    <w:link w:val="Ttulo5"/>
    <w:uiPriority w:val="9"/>
    <w:semiHidden/>
    <w:rsid w:val="000D046A"/>
    <w:rPr>
      <w:rFonts w:ascii="Arial" w:eastAsia="Times New Roman" w:hAnsi="Arial" w:cs="Times New Roman"/>
      <w:b/>
      <w:bCs/>
      <w:i/>
      <w:iCs/>
      <w:szCs w:val="26"/>
    </w:rPr>
  </w:style>
  <w:style w:type="character" w:customStyle="1" w:styleId="Ttulo6Car">
    <w:name w:val="Título 6 Car"/>
    <w:basedOn w:val="Fuentedeprrafopredeter"/>
    <w:link w:val="Ttulo6"/>
    <w:uiPriority w:val="9"/>
    <w:semiHidden/>
    <w:rsid w:val="000D046A"/>
    <w:rPr>
      <w:rFonts w:ascii="Calibri" w:eastAsia="Times New Roman" w:hAnsi="Calibri" w:cs="Times New Roman"/>
      <w:b/>
      <w:bCs/>
    </w:rPr>
  </w:style>
  <w:style w:type="character" w:customStyle="1" w:styleId="Ttulo7Car">
    <w:name w:val="Título 7 Car"/>
    <w:basedOn w:val="Fuentedeprrafopredeter"/>
    <w:link w:val="Ttulo7"/>
    <w:uiPriority w:val="9"/>
    <w:semiHidden/>
    <w:rsid w:val="000D046A"/>
    <w:rPr>
      <w:rFonts w:ascii="Calibri" w:eastAsia="Times New Roman" w:hAnsi="Calibri" w:cs="Times New Roman"/>
      <w:sz w:val="24"/>
      <w:szCs w:val="24"/>
    </w:rPr>
  </w:style>
  <w:style w:type="character" w:customStyle="1" w:styleId="Ttulo8Car">
    <w:name w:val="Título 8 Car"/>
    <w:basedOn w:val="Fuentedeprrafopredeter"/>
    <w:link w:val="Ttulo8"/>
    <w:uiPriority w:val="9"/>
    <w:semiHidden/>
    <w:rsid w:val="000D046A"/>
    <w:rPr>
      <w:rFonts w:ascii="Calibri" w:eastAsia="Times New Roman" w:hAnsi="Calibri" w:cs="Times New Roman"/>
      <w:i/>
      <w:iCs/>
      <w:sz w:val="24"/>
      <w:szCs w:val="24"/>
    </w:rPr>
  </w:style>
  <w:style w:type="character" w:customStyle="1" w:styleId="Ttulo9Car">
    <w:name w:val="Título 9 Car"/>
    <w:basedOn w:val="Fuentedeprrafopredeter"/>
    <w:link w:val="Ttulo9"/>
    <w:uiPriority w:val="9"/>
    <w:semiHidden/>
    <w:rsid w:val="000D046A"/>
    <w:rPr>
      <w:rFonts w:ascii="Cambria" w:eastAsia="Times New Roman" w:hAnsi="Cambria" w:cs="Times New Roman"/>
    </w:rPr>
  </w:style>
  <w:style w:type="paragraph" w:styleId="Prrafodelista">
    <w:name w:val="List Paragraph"/>
    <w:basedOn w:val="Normal"/>
    <w:uiPriority w:val="34"/>
    <w:qFormat/>
    <w:rsid w:val="000D046A"/>
    <w:pPr>
      <w:ind w:left="720"/>
      <w:contextualSpacing/>
    </w:pPr>
  </w:style>
  <w:style w:type="character" w:styleId="Hipervnculo">
    <w:name w:val="Hyperlink"/>
    <w:basedOn w:val="Fuentedeprrafopredeter"/>
    <w:uiPriority w:val="99"/>
    <w:unhideWhenUsed/>
    <w:rsid w:val="000D046A"/>
    <w:rPr>
      <w:rFonts w:ascii="Arial" w:hAnsi="Arial" w:cs="Arial" w:hint="default"/>
      <w:b w:val="0"/>
      <w:bCs w:val="0"/>
      <w:strike w:val="0"/>
      <w:dstrike w:val="0"/>
      <w:color w:val="535353"/>
      <w:sz w:val="17"/>
      <w:szCs w:val="17"/>
      <w:u w:val="none"/>
      <w:effect w:val="none"/>
    </w:rPr>
  </w:style>
  <w:style w:type="character" w:customStyle="1" w:styleId="normal0">
    <w:name w:val="normal"/>
    <w:basedOn w:val="Fuentedeprrafopredeter"/>
    <w:rsid w:val="000D046A"/>
  </w:style>
  <w:style w:type="paragraph" w:styleId="Textonotapie">
    <w:name w:val="footnote text"/>
    <w:basedOn w:val="Normal"/>
    <w:link w:val="TextonotapieCar"/>
    <w:uiPriority w:val="99"/>
    <w:semiHidden/>
    <w:unhideWhenUsed/>
    <w:rsid w:val="000D046A"/>
    <w:rPr>
      <w:sz w:val="20"/>
      <w:szCs w:val="20"/>
    </w:rPr>
  </w:style>
  <w:style w:type="character" w:customStyle="1" w:styleId="TextonotapieCar">
    <w:name w:val="Texto nota pie Car"/>
    <w:basedOn w:val="Fuentedeprrafopredeter"/>
    <w:link w:val="Textonotapie"/>
    <w:uiPriority w:val="99"/>
    <w:semiHidden/>
    <w:rsid w:val="000D046A"/>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0D046A"/>
    <w:rPr>
      <w:vertAlign w:val="superscript"/>
    </w:rPr>
  </w:style>
  <w:style w:type="paragraph" w:styleId="TtulodeTDC">
    <w:name w:val="TOC Heading"/>
    <w:basedOn w:val="Ttulo1"/>
    <w:next w:val="Normal"/>
    <w:uiPriority w:val="39"/>
    <w:qFormat/>
    <w:rsid w:val="000D046A"/>
    <w:pPr>
      <w:keepLines/>
      <w:numPr>
        <w:numId w:val="0"/>
      </w:numPr>
      <w:spacing w:before="480" w:after="0"/>
      <w:outlineLvl w:val="9"/>
    </w:pPr>
    <w:rPr>
      <w:rFonts w:ascii="Cambria" w:hAnsi="Cambria" w:cs="Times New Roman"/>
      <w:color w:val="365F91"/>
      <w:kern w:val="0"/>
      <w:sz w:val="28"/>
      <w:szCs w:val="28"/>
      <w:lang w:val="es-ES"/>
    </w:rPr>
  </w:style>
  <w:style w:type="paragraph" w:styleId="TDC1">
    <w:name w:val="toc 1"/>
    <w:basedOn w:val="Normal"/>
    <w:next w:val="Normal"/>
    <w:autoRedefine/>
    <w:uiPriority w:val="39"/>
    <w:unhideWhenUsed/>
    <w:qFormat/>
    <w:rsid w:val="000D046A"/>
    <w:pPr>
      <w:spacing w:before="360" w:after="0"/>
    </w:pPr>
    <w:rPr>
      <w:rFonts w:ascii="Cambria" w:hAnsi="Cambria"/>
      <w:b/>
      <w:bCs/>
      <w:caps/>
      <w:sz w:val="24"/>
      <w:szCs w:val="24"/>
    </w:rPr>
  </w:style>
  <w:style w:type="paragraph" w:styleId="TDC2">
    <w:name w:val="toc 2"/>
    <w:basedOn w:val="Normal"/>
    <w:next w:val="Normal"/>
    <w:autoRedefine/>
    <w:uiPriority w:val="39"/>
    <w:unhideWhenUsed/>
    <w:qFormat/>
    <w:rsid w:val="000D046A"/>
    <w:pPr>
      <w:spacing w:before="240" w:after="0"/>
    </w:pPr>
    <w:rPr>
      <w:b/>
      <w:bCs/>
      <w:sz w:val="20"/>
      <w:szCs w:val="20"/>
    </w:rPr>
  </w:style>
  <w:style w:type="paragraph" w:styleId="TDC3">
    <w:name w:val="toc 3"/>
    <w:basedOn w:val="Normal"/>
    <w:next w:val="Normal"/>
    <w:autoRedefine/>
    <w:uiPriority w:val="39"/>
    <w:unhideWhenUsed/>
    <w:qFormat/>
    <w:rsid w:val="000D046A"/>
    <w:pPr>
      <w:spacing w:after="0"/>
      <w:ind w:left="220"/>
    </w:pPr>
    <w:rPr>
      <w:sz w:val="20"/>
      <w:szCs w:val="20"/>
    </w:rPr>
  </w:style>
  <w:style w:type="paragraph" w:styleId="TDC4">
    <w:name w:val="toc 4"/>
    <w:basedOn w:val="Normal"/>
    <w:next w:val="Normal"/>
    <w:autoRedefine/>
    <w:uiPriority w:val="39"/>
    <w:unhideWhenUsed/>
    <w:rsid w:val="000D046A"/>
    <w:pPr>
      <w:spacing w:after="0"/>
      <w:ind w:left="440"/>
    </w:pPr>
    <w:rPr>
      <w:sz w:val="20"/>
      <w:szCs w:val="20"/>
    </w:rPr>
  </w:style>
  <w:style w:type="character" w:styleId="Textoennegrita">
    <w:name w:val="Strong"/>
    <w:basedOn w:val="Fuentedeprrafopredeter"/>
    <w:uiPriority w:val="22"/>
    <w:qFormat/>
    <w:rsid w:val="00697F29"/>
    <w:rPr>
      <w:b/>
      <w:bCs/>
    </w:rPr>
  </w:style>
  <w:style w:type="paragraph" w:styleId="NormalWeb">
    <w:name w:val="Normal (Web)"/>
    <w:basedOn w:val="Normal"/>
    <w:uiPriority w:val="99"/>
    <w:unhideWhenUsed/>
    <w:rsid w:val="00697F29"/>
    <w:pPr>
      <w:spacing w:before="100" w:beforeAutospacing="1" w:after="100" w:afterAutospacing="1" w:line="240" w:lineRule="auto"/>
    </w:pPr>
    <w:rPr>
      <w:rFonts w:ascii="Times New Roman" w:eastAsia="Times New Roman" w:hAnsi="Times New Roman"/>
      <w:sz w:val="24"/>
      <w:szCs w:val="24"/>
      <w:lang w:eastAsia="es-BO"/>
    </w:rPr>
  </w:style>
  <w:style w:type="character" w:styleId="nfasis">
    <w:name w:val="Emphasis"/>
    <w:basedOn w:val="Fuentedeprrafopredeter"/>
    <w:uiPriority w:val="20"/>
    <w:qFormat/>
    <w:rsid w:val="00697F29"/>
    <w:rPr>
      <w:i/>
      <w:iCs/>
    </w:rPr>
  </w:style>
  <w:style w:type="paragraph" w:styleId="Piedepgina">
    <w:name w:val="footer"/>
    <w:basedOn w:val="Normal"/>
    <w:link w:val="PiedepginaCar"/>
    <w:uiPriority w:val="99"/>
    <w:unhideWhenUsed/>
    <w:rsid w:val="00697F29"/>
    <w:pPr>
      <w:tabs>
        <w:tab w:val="center" w:pos="4419"/>
        <w:tab w:val="right" w:pos="8838"/>
      </w:tabs>
    </w:pPr>
  </w:style>
  <w:style w:type="character" w:customStyle="1" w:styleId="PiedepginaCar">
    <w:name w:val="Pie de página Car"/>
    <w:basedOn w:val="Fuentedeprrafopredeter"/>
    <w:link w:val="Piedepgina"/>
    <w:uiPriority w:val="99"/>
    <w:rsid w:val="00697F29"/>
    <w:rPr>
      <w:rFonts w:ascii="Calibri" w:eastAsia="Calibri" w:hAnsi="Calibri" w:cs="Times New Roman"/>
    </w:rPr>
  </w:style>
  <w:style w:type="table" w:styleId="Tablaconcuadrcula">
    <w:name w:val="Table Grid"/>
    <w:basedOn w:val="Tablanormal"/>
    <w:uiPriority w:val="59"/>
    <w:rsid w:val="00ED62AD"/>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Encabezado">
    <w:name w:val="header"/>
    <w:basedOn w:val="Normal"/>
    <w:link w:val="EncabezadoCar"/>
    <w:uiPriority w:val="99"/>
    <w:semiHidden/>
    <w:unhideWhenUsed/>
    <w:rsid w:val="00720F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20F20"/>
    <w:rPr>
      <w:rFonts w:ascii="Calibri" w:eastAsia="Calibri" w:hAnsi="Calibri" w:cs="Times New Roman"/>
    </w:rPr>
  </w:style>
  <w:style w:type="paragraph" w:styleId="Textodeglobo">
    <w:name w:val="Balloon Text"/>
    <w:basedOn w:val="Normal"/>
    <w:semiHidden/>
    <w:rsid w:val="00F97063"/>
    <w:rPr>
      <w:rFonts w:ascii="Tahoma" w:hAnsi="Tahoma" w:cs="Tahoma"/>
      <w:sz w:val="16"/>
      <w:szCs w:val="16"/>
    </w:rPr>
  </w:style>
  <w:style w:type="character" w:styleId="Refdecomentario">
    <w:name w:val="annotation reference"/>
    <w:basedOn w:val="Fuentedeprrafopredeter"/>
    <w:semiHidden/>
    <w:rsid w:val="006E00E2"/>
    <w:rPr>
      <w:sz w:val="16"/>
      <w:szCs w:val="16"/>
    </w:rPr>
  </w:style>
  <w:style w:type="paragraph" w:styleId="Textocomentario">
    <w:name w:val="annotation text"/>
    <w:basedOn w:val="Normal"/>
    <w:semiHidden/>
    <w:rsid w:val="006E00E2"/>
    <w:rPr>
      <w:sz w:val="20"/>
      <w:szCs w:val="20"/>
    </w:rPr>
  </w:style>
  <w:style w:type="paragraph" w:styleId="Asuntodelcomentario">
    <w:name w:val="annotation subject"/>
    <w:basedOn w:val="Textocomentario"/>
    <w:next w:val="Textocomentario"/>
    <w:semiHidden/>
    <w:rsid w:val="006E00E2"/>
    <w:rPr>
      <w:b/>
      <w:bCs/>
    </w:rPr>
  </w:style>
</w:styles>
</file>

<file path=word/webSettings.xml><?xml version="1.0" encoding="utf-8"?>
<w:webSettings xmlns:r="http://schemas.openxmlformats.org/officeDocument/2006/relationships" xmlns:w="http://schemas.openxmlformats.org/wordprocessingml/2006/main">
  <w:divs>
    <w:div w:id="770472489">
      <w:bodyDiv w:val="1"/>
      <w:marLeft w:val="0"/>
      <w:marRight w:val="0"/>
      <w:marTop w:val="0"/>
      <w:marBottom w:val="0"/>
      <w:divBdr>
        <w:top w:val="none" w:sz="0" w:space="0" w:color="auto"/>
        <w:left w:val="none" w:sz="0" w:space="0" w:color="auto"/>
        <w:bottom w:val="none" w:sz="0" w:space="0" w:color="auto"/>
        <w:right w:val="none" w:sz="0" w:space="0" w:color="auto"/>
      </w:divBdr>
    </w:div>
    <w:div w:id="1042251330">
      <w:bodyDiv w:val="1"/>
      <w:marLeft w:val="0"/>
      <w:marRight w:val="0"/>
      <w:marTop w:val="0"/>
      <w:marBottom w:val="0"/>
      <w:divBdr>
        <w:top w:val="none" w:sz="0" w:space="0" w:color="auto"/>
        <w:left w:val="none" w:sz="0" w:space="0" w:color="auto"/>
        <w:bottom w:val="none" w:sz="0" w:space="0" w:color="auto"/>
        <w:right w:val="none" w:sz="0" w:space="0" w:color="auto"/>
      </w:divBdr>
    </w:div>
    <w:div w:id="1974559160">
      <w:bodyDiv w:val="1"/>
      <w:marLeft w:val="0"/>
      <w:marRight w:val="0"/>
      <w:marTop w:val="0"/>
      <w:marBottom w:val="0"/>
      <w:divBdr>
        <w:top w:val="none" w:sz="0" w:space="0" w:color="auto"/>
        <w:left w:val="none" w:sz="0" w:space="0" w:color="auto"/>
        <w:bottom w:val="none" w:sz="0" w:space="0" w:color="auto"/>
        <w:right w:val="none" w:sz="0" w:space="0" w:color="auto"/>
      </w:divBdr>
    </w:div>
    <w:div w:id="2096900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monografias.com/trabajos16/evolucion-sociedades/evolucion-sociedades.shtml" TargetMode="External"/><Relationship Id="rId18" Type="http://schemas.openxmlformats.org/officeDocument/2006/relationships/hyperlink" Target="http://www.monografias.com/trabajos35/consumo-inversion/consumo-inversion.shtml" TargetMode="External"/><Relationship Id="rId26" Type="http://schemas.openxmlformats.org/officeDocument/2006/relationships/hyperlink" Target="http://www.monografias.com/trabajos11/grupo/grupo.shtml" TargetMode="External"/><Relationship Id="rId39" Type="http://schemas.openxmlformats.org/officeDocument/2006/relationships/hyperlink" Target="http://www.monografias.com/trabajos15/mitos-cosmogonicos/mitos-cosmogonicos.shtml" TargetMode="External"/><Relationship Id="rId21" Type="http://schemas.openxmlformats.org/officeDocument/2006/relationships/hyperlink" Target="http://www.monografias.com/trabajos7/coad/coad.shtml" TargetMode="External"/><Relationship Id="rId34" Type="http://schemas.openxmlformats.org/officeDocument/2006/relationships/hyperlink" Target="http://www.monografias.com/trabajos13/gaita/gaita.shtml" TargetMode="External"/><Relationship Id="rId42" Type="http://schemas.openxmlformats.org/officeDocument/2006/relationships/hyperlink" Target="http://www.monografias.com/trabajos15/fundamento-ontologico/fundamento-ontologico.shtml" TargetMode="External"/><Relationship Id="rId47" Type="http://schemas.openxmlformats.org/officeDocument/2006/relationships/hyperlink" Target="http://www.monografias.com/trabajos15/logica-metodologia/logica-metodologia.shtml" TargetMode="External"/><Relationship Id="rId50" Type="http://schemas.openxmlformats.org/officeDocument/2006/relationships/hyperlink" Target="http://www.monografias.com/Educacion/index.shtml" TargetMode="External"/><Relationship Id="rId55" Type="http://schemas.openxmlformats.org/officeDocument/2006/relationships/hyperlink" Target="http://www.monografias.com/trabajos13/mercado/mercado.shtml" TargetMode="External"/><Relationship Id="rId63" Type="http://schemas.openxmlformats.org/officeDocument/2006/relationships/chart" Target="charts/chart1.xml"/><Relationship Id="rId68" Type="http://schemas.openxmlformats.org/officeDocument/2006/relationships/hyperlink" Target="http://www.monografias.com/trabajos7/mono/mono.shtml"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www.monografias.com/trabajos5/rolorg/rolorg2.shtml" TargetMode="External"/><Relationship Id="rId29" Type="http://schemas.openxmlformats.org/officeDocument/2006/relationships/hyperlink" Target="http://www.monografias.com/trabajos5/corrupc/corrupc.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onografias.com/trabajos11/metods/metods.shtml" TargetMode="External"/><Relationship Id="rId24" Type="http://schemas.openxmlformats.org/officeDocument/2006/relationships/hyperlink" Target="http://www.monografias.com/Educacion/index.shtml" TargetMode="External"/><Relationship Id="rId32" Type="http://schemas.openxmlformats.org/officeDocument/2006/relationships/hyperlink" Target="http://www.monografias.com/trabajos13/mviolfam/mviolfam.shtml" TargetMode="External"/><Relationship Id="rId37" Type="http://schemas.openxmlformats.org/officeDocument/2006/relationships/hyperlink" Target="http://www.monografias.com/trabajos15/llave-exito/llave-exito.shtml" TargetMode="External"/><Relationship Id="rId40" Type="http://schemas.openxmlformats.org/officeDocument/2006/relationships/hyperlink" Target="http://www.monografias.com/trabajos7/coad/coad.shtml" TargetMode="External"/><Relationship Id="rId45" Type="http://schemas.openxmlformats.org/officeDocument/2006/relationships/hyperlink" Target="http://www.monografias.com/trabajos2/inicristiabas/inicristiabas.shtml" TargetMode="External"/><Relationship Id="rId53" Type="http://schemas.openxmlformats.org/officeDocument/2006/relationships/hyperlink" Target="http://www.monografias.com/trabajos11/mcrisis/mcrisis.shtml" TargetMode="External"/><Relationship Id="rId58" Type="http://schemas.openxmlformats.org/officeDocument/2006/relationships/hyperlink" Target="http://www.monografias.com/trabajos4/leyes/leyes.shtml" TargetMode="External"/><Relationship Id="rId66" Type="http://schemas.openxmlformats.org/officeDocument/2006/relationships/hyperlink" Target="http://clajadep.lahaine.org/articulo.php?p=5641&amp;more=1&amp;c=1" TargetMode="External"/><Relationship Id="rId5" Type="http://schemas.openxmlformats.org/officeDocument/2006/relationships/footnotes" Target="footnotes.xml"/><Relationship Id="rId15" Type="http://schemas.openxmlformats.org/officeDocument/2006/relationships/hyperlink" Target="http://www.monografias.com/Agricultura_y_Ganaderia/index.shtml" TargetMode="External"/><Relationship Id="rId23" Type="http://schemas.openxmlformats.org/officeDocument/2006/relationships/hyperlink" Target="http://www.monografias.com/Salud/Nutricion/" TargetMode="External"/><Relationship Id="rId28" Type="http://schemas.openxmlformats.org/officeDocument/2006/relationships/hyperlink" Target="http://www.monografias.com/trabajos11/tierreco/tierreco.shtml" TargetMode="External"/><Relationship Id="rId36" Type="http://schemas.openxmlformats.org/officeDocument/2006/relationships/hyperlink" Target="http://www.monografias.com/trabajos7/compro/compro.shtml" TargetMode="External"/><Relationship Id="rId49" Type="http://schemas.openxmlformats.org/officeDocument/2006/relationships/hyperlink" Target="http://www.monografias.com/trabajos14/deficitsuperavit/deficitsuperavit.shtml" TargetMode="External"/><Relationship Id="rId57" Type="http://schemas.openxmlformats.org/officeDocument/2006/relationships/hyperlink" Target="http://www.monografias.com/trabajos910/comunidades-de-hombres/comunidades-de-hombres.shtml" TargetMode="External"/><Relationship Id="rId61" Type="http://schemas.openxmlformats.org/officeDocument/2006/relationships/hyperlink" Target="http://www.monografias.com/trabajos35/categoria-accion/categoria-accion.shtml" TargetMode="External"/><Relationship Id="rId10" Type="http://schemas.openxmlformats.org/officeDocument/2006/relationships/hyperlink" Target="http://www.monografias.com/trabajos14/dinamica-grupos/dinamica-grupos.shtml" TargetMode="External"/><Relationship Id="rId19" Type="http://schemas.openxmlformats.org/officeDocument/2006/relationships/hyperlink" Target="http://www.monografias.com/trabajos11/metods/metods.shtml" TargetMode="External"/><Relationship Id="rId31" Type="http://schemas.openxmlformats.org/officeDocument/2006/relationships/hyperlink" Target="http://www.monografias.com/trabajos16/filosofia-del-amor/filosofia-del-amor.shtml" TargetMode="External"/><Relationship Id="rId44" Type="http://schemas.openxmlformats.org/officeDocument/2006/relationships/hyperlink" Target="http://www.monografias.com/trabajos11/moti/moti.shtml" TargetMode="External"/><Relationship Id="rId52" Type="http://schemas.openxmlformats.org/officeDocument/2006/relationships/hyperlink" Target="http://www.monografias.com/trabajos35/el-poder/el-poder.shtml" TargetMode="External"/><Relationship Id="rId60" Type="http://schemas.openxmlformats.org/officeDocument/2006/relationships/hyperlink" Target="http://www.monografias.com/trabajos12/eticaplic/eticaplic.shtml" TargetMode="External"/><Relationship Id="rId65" Type="http://schemas.openxmlformats.org/officeDocument/2006/relationships/hyperlink" Target="http://www.cosmovisiones.com/habitacionpropia/cont/s_ceguera.html" TargetMode="External"/><Relationship Id="rId4" Type="http://schemas.openxmlformats.org/officeDocument/2006/relationships/webSettings" Target="webSettings.xml"/><Relationship Id="rId9" Type="http://schemas.openxmlformats.org/officeDocument/2006/relationships/hyperlink" Target="http://www.monografias.com/trabajos4/refrec/refrec.shtml" TargetMode="External"/><Relationship Id="rId14" Type="http://schemas.openxmlformats.org/officeDocument/2006/relationships/hyperlink" Target="http://www.monografias.com/trabajos11/travent/travent.shtml" TargetMode="External"/><Relationship Id="rId22" Type="http://schemas.openxmlformats.org/officeDocument/2006/relationships/hyperlink" Target="http://www.monografias.com/trabajos10/rega/rega.shtml" TargetMode="External"/><Relationship Id="rId27" Type="http://schemas.openxmlformats.org/officeDocument/2006/relationships/hyperlink" Target="http://www.monografias.com/trabajos4/leyes/leyes.shtml" TargetMode="External"/><Relationship Id="rId30" Type="http://schemas.openxmlformats.org/officeDocument/2006/relationships/hyperlink" Target="http://www.monografias.com/Fisica/index.shtml" TargetMode="External"/><Relationship Id="rId35" Type="http://schemas.openxmlformats.org/officeDocument/2006/relationships/hyperlink" Target="http://www.monografias.com/trabajos/adolmodin/adolmodin.shtml" TargetMode="External"/><Relationship Id="rId43" Type="http://schemas.openxmlformats.org/officeDocument/2006/relationships/hyperlink" Target="http://www.monografias.com/trabajos15/todorov/todorov.shtml" TargetMode="External"/><Relationship Id="rId48" Type="http://schemas.openxmlformats.org/officeDocument/2006/relationships/hyperlink" Target="http://www.monografias.com/trabajos15/hist-bolivia/hist-bolivia.shtml" TargetMode="External"/><Relationship Id="rId56" Type="http://schemas.openxmlformats.org/officeDocument/2006/relationships/hyperlink" Target="http://www.monografias.com/trabajos14/verific-servicios/verific-servicios.shtml" TargetMode="External"/><Relationship Id="rId64" Type="http://schemas.openxmlformats.org/officeDocument/2006/relationships/footer" Target="footer1.xml"/><Relationship Id="rId69" Type="http://schemas.openxmlformats.org/officeDocument/2006/relationships/fontTable" Target="fontTable.xml"/><Relationship Id="rId8" Type="http://schemas.openxmlformats.org/officeDocument/2006/relationships/hyperlink" Target="http://escuela.med.puc.cl/paginas/departamentos/obstetricia/altoriesgo/nutricion.html" TargetMode="External"/><Relationship Id="rId51" Type="http://schemas.openxmlformats.org/officeDocument/2006/relationships/hyperlink" Target="http://www.monografias.com/trabajos14/medios-comunicacion/medios-comunicacion.shtml" TargetMode="External"/><Relationship Id="rId3" Type="http://schemas.openxmlformats.org/officeDocument/2006/relationships/settings" Target="settings.xml"/><Relationship Id="rId12" Type="http://schemas.openxmlformats.org/officeDocument/2006/relationships/hyperlink" Target="http://www.monografias.com/trabajos27/estilo-vida/estilo-vida.shtml" TargetMode="External"/><Relationship Id="rId17" Type="http://schemas.openxmlformats.org/officeDocument/2006/relationships/hyperlink" Target="http://www.monografias.com/trabajos11/bancs/bancs.shtml" TargetMode="External"/><Relationship Id="rId25" Type="http://schemas.openxmlformats.org/officeDocument/2006/relationships/hyperlink" Target="http://www.monografias.com/trabajos13/renla/renla.shtml" TargetMode="External"/><Relationship Id="rId33" Type="http://schemas.openxmlformats.org/officeDocument/2006/relationships/hyperlink" Target="http://www.monografias.com/trabajos13/librylec/librylec.shtml" TargetMode="External"/><Relationship Id="rId38" Type="http://schemas.openxmlformats.org/officeDocument/2006/relationships/hyperlink" Target="http://www.monografias.com/trabajos/adolmodin/adolmodin.shtml" TargetMode="External"/><Relationship Id="rId46" Type="http://schemas.openxmlformats.org/officeDocument/2006/relationships/hyperlink" Target="http://www.monografias.com/trabajos13/artcomu/artcomu.shtml" TargetMode="External"/><Relationship Id="rId59" Type="http://schemas.openxmlformats.org/officeDocument/2006/relationships/hyperlink" Target="http://www.monografias.com/trabajos11/tebas/tebas.shtml" TargetMode="External"/><Relationship Id="rId67" Type="http://schemas.openxmlformats.org/officeDocument/2006/relationships/hyperlink" Target="http://www.monografias.com/Salud/Psicologia/" TargetMode="External"/><Relationship Id="rId20" Type="http://schemas.openxmlformats.org/officeDocument/2006/relationships/hyperlink" Target="http://www.monografias.com/trabajos901/praxis-critica-tesis-doctoral-marx/praxis-critica-tesis-doctoral-marx.shtml" TargetMode="External"/><Relationship Id="rId41" Type="http://schemas.openxmlformats.org/officeDocument/2006/relationships/hyperlink" Target="http://www.monografias.com/trabajos15/indicad-evaluacion/indicad-evaluacion.shtml" TargetMode="External"/><Relationship Id="rId54" Type="http://schemas.openxmlformats.org/officeDocument/2006/relationships/hyperlink" Target="http://www.monografias.com/trabajos11/conge/conge.shtml" TargetMode="External"/><Relationship Id="rId62" Type="http://schemas.openxmlformats.org/officeDocument/2006/relationships/hyperlink" Target="http://www.monografias.com/trabajos12/elorigest/elorigest.shtml" TargetMode="External"/><Relationship Id="rId70"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monografias.com/Salud/Psicologia/" TargetMode="External"/><Relationship Id="rId2" Type="http://schemas.openxmlformats.org/officeDocument/2006/relationships/hyperlink" Target="http://www.wfp.org/spanish" TargetMode="External"/><Relationship Id="rId1" Type="http://schemas.openxmlformats.org/officeDocument/2006/relationships/hyperlink" Target="http://www.cosmovisiones.com/habitacionpropia/cont/s_ceguera.html" TargetMode="External"/><Relationship Id="rId6" Type="http://schemas.openxmlformats.org/officeDocument/2006/relationships/hyperlink" Target="http://www.monografias.com/trabajos7/mono/mono.shtml" TargetMode="External"/><Relationship Id="rId5" Type="http://schemas.openxmlformats.org/officeDocument/2006/relationships/hyperlink" Target="http://www.monografias.com/Salud/Psicologia/" TargetMode="External"/><Relationship Id="rId4" Type="http://schemas.openxmlformats.org/officeDocument/2006/relationships/hyperlink" Target="http://www.monografias.com/trabajos7/mono/mono.shtml"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Libro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chart>
    <c:view3D>
      <c:rotX val="30"/>
      <c:perspective val="30"/>
    </c:view3D>
    <c:plotArea>
      <c:layout>
        <c:manualLayout>
          <c:layoutTarget val="inner"/>
          <c:xMode val="edge"/>
          <c:yMode val="edge"/>
          <c:x val="3.0555555555555589E-2"/>
          <c:y val="0.18055555555555555"/>
          <c:w val="0.49722222222222273"/>
          <c:h val="0.76851851851851971"/>
        </c:manualLayout>
      </c:layout>
      <c:pie3DChart>
        <c:varyColors val="1"/>
        <c:ser>
          <c:idx val="0"/>
          <c:order val="0"/>
          <c:explosion val="24"/>
          <c:dPt>
            <c:idx val="0"/>
            <c:spPr>
              <a:solidFill>
                <a:srgbClr val="00FFFF"/>
              </a:solidFill>
            </c:spPr>
          </c:dPt>
          <c:dPt>
            <c:idx val="1"/>
            <c:spPr>
              <a:solidFill>
                <a:srgbClr val="0000FF"/>
              </a:solidFill>
            </c:spPr>
          </c:dPt>
          <c:dPt>
            <c:idx val="2"/>
            <c:spPr>
              <a:solidFill>
                <a:srgbClr val="9999FF"/>
              </a:solidFill>
            </c:spPr>
          </c:dPt>
          <c:dLbls>
            <c:txPr>
              <a:bodyPr/>
              <a:lstStyle/>
              <a:p>
                <a:pPr>
                  <a:defRPr lang="es-ES"/>
                </a:pPr>
                <a:endParaRPr lang="es-BO"/>
              </a:p>
            </c:txPr>
            <c:showPercent val="1"/>
            <c:showLeaderLines val="1"/>
          </c:dLbls>
          <c:cat>
            <c:strRef>
              <c:f>Hoja1!$A$7:$A$11</c:f>
              <c:strCache>
                <c:ptCount val="5"/>
                <c:pt idx="0">
                  <c:v>hombres considera que la mala alimentación de su pareja antes y durante el embarazo no es un riesgo para el Bebé</c:v>
                </c:pt>
                <c:pt idx="1">
                  <c:v>hombres cuya  pareja no ha realizado evaluación medica nutricional antes del embarazo</c:v>
                </c:pt>
                <c:pt idx="2">
                  <c:v>hombres  cuya pareja no tomo suplementos nutricionales y vitaminas durante el último embarazo</c:v>
                </c:pt>
                <c:pt idx="3">
                  <c:v>hombres cuya pareja no tomo acido fólico durante el último embarazo.</c:v>
                </c:pt>
                <c:pt idx="4">
                  <c:v>hombres cuya pareja no ha recibido evaluación medica nutricional al saber que estaba embarazada</c:v>
                </c:pt>
              </c:strCache>
            </c:strRef>
          </c:cat>
          <c:val>
            <c:numRef>
              <c:f>Hoja1!$B$7:$B$11</c:f>
              <c:numCache>
                <c:formatCode>General</c:formatCode>
                <c:ptCount val="5"/>
                <c:pt idx="0">
                  <c:v>100</c:v>
                </c:pt>
                <c:pt idx="1">
                  <c:v>70</c:v>
                </c:pt>
                <c:pt idx="2">
                  <c:v>60</c:v>
                </c:pt>
                <c:pt idx="3">
                  <c:v>55</c:v>
                </c:pt>
                <c:pt idx="4">
                  <c:v>50</c:v>
                </c:pt>
              </c:numCache>
            </c:numRef>
          </c:val>
        </c:ser>
      </c:pie3DChart>
    </c:plotArea>
    <c:legend>
      <c:legendPos val="r"/>
      <c:layout>
        <c:manualLayout>
          <c:xMode val="edge"/>
          <c:yMode val="edge"/>
          <c:x val="0.64166666666666672"/>
          <c:y val="1.5057961504811878E-2"/>
          <c:w val="0.34166666666666734"/>
          <c:h val="0.97451334208223817"/>
        </c:manualLayout>
      </c:layout>
      <c:txPr>
        <a:bodyPr/>
        <a:lstStyle/>
        <a:p>
          <a:pPr>
            <a:defRPr lang="es-ES" sz="600">
              <a:latin typeface="Arial" pitchFamily="34" charset="0"/>
              <a:cs typeface="Arial" pitchFamily="34" charset="0"/>
            </a:defRPr>
          </a:pPr>
          <a:endParaRPr lang="es-BO"/>
        </a:p>
      </c:txPr>
    </c:legend>
    <c:plotVisOnly val="1"/>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cdr:x>
      <cdr:y>0</cdr:y>
    </cdr:from>
    <cdr:to>
      <cdr:x>0.56042</cdr:x>
      <cdr:y>0.15278</cdr:y>
    </cdr:to>
    <cdr:sp macro="" textlink="">
      <cdr:nvSpPr>
        <cdr:cNvPr id="2" name="1 CuadroTexto"/>
        <cdr:cNvSpPr txBox="1"/>
      </cdr:nvSpPr>
      <cdr:spPr>
        <a:xfrm xmlns:a="http://schemas.openxmlformats.org/drawingml/2006/main">
          <a:off x="0" y="0"/>
          <a:ext cx="2562224" cy="41910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s-ES" sz="1100"/>
            <a:t>DATOS OBTENIDOS DE LA POBLACION</a:t>
          </a:r>
        </a:p>
      </cdr:txBody>
    </cdr:sp>
  </cdr:relSizeAnchor>
</c:userShap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59</Pages>
  <Words>13933</Words>
  <Characters>76632</Characters>
  <Application>Microsoft Office Word</Application>
  <DocSecurity>0</DocSecurity>
  <Lines>638</Lines>
  <Paragraphs>180</Paragraphs>
  <ScaleCrop>false</ScaleCrop>
  <HeadingPairs>
    <vt:vector size="2" baseType="variant">
      <vt:variant>
        <vt:lpstr>Título</vt:lpstr>
      </vt:variant>
      <vt:variant>
        <vt:i4>1</vt:i4>
      </vt:variant>
    </vt:vector>
  </HeadingPairs>
  <TitlesOfParts>
    <vt:vector size="1" baseType="lpstr">
      <vt:lpstr>Información sobre  la importancia de la nutrición de la mujer en proceso de gestación  en el centro de salud de Jaihuayco, gestión 2011</vt:lpstr>
    </vt:vector>
  </TitlesOfParts>
  <Company/>
  <LinksUpToDate>false</LinksUpToDate>
  <CharactersWithSpaces>90385</CharactersWithSpaces>
  <SharedDoc>false</SharedDoc>
  <HLinks>
    <vt:vector size="768" baseType="variant">
      <vt:variant>
        <vt:i4>5308485</vt:i4>
      </vt:variant>
      <vt:variant>
        <vt:i4>555</vt:i4>
      </vt:variant>
      <vt:variant>
        <vt:i4>0</vt:i4>
      </vt:variant>
      <vt:variant>
        <vt:i4>5</vt:i4>
      </vt:variant>
      <vt:variant>
        <vt:lpwstr>http://www.monografias.com/trabajos7/mono/mono.shtml</vt:lpwstr>
      </vt:variant>
      <vt:variant>
        <vt:lpwstr/>
      </vt:variant>
      <vt:variant>
        <vt:i4>1966090</vt:i4>
      </vt:variant>
      <vt:variant>
        <vt:i4>552</vt:i4>
      </vt:variant>
      <vt:variant>
        <vt:i4>0</vt:i4>
      </vt:variant>
      <vt:variant>
        <vt:i4>5</vt:i4>
      </vt:variant>
      <vt:variant>
        <vt:lpwstr>http://www.monografias.com/Salud/Psicologia/</vt:lpwstr>
      </vt:variant>
      <vt:variant>
        <vt:lpwstr/>
      </vt:variant>
      <vt:variant>
        <vt:i4>2162811</vt:i4>
      </vt:variant>
      <vt:variant>
        <vt:i4>549</vt:i4>
      </vt:variant>
      <vt:variant>
        <vt:i4>0</vt:i4>
      </vt:variant>
      <vt:variant>
        <vt:i4>5</vt:i4>
      </vt:variant>
      <vt:variant>
        <vt:lpwstr>http://clajadep.lahaine.org/articulo.php?p=5641&amp;more=1&amp;c=1</vt:lpwstr>
      </vt:variant>
      <vt:variant>
        <vt:lpwstr/>
      </vt:variant>
      <vt:variant>
        <vt:i4>65659</vt:i4>
      </vt:variant>
      <vt:variant>
        <vt:i4>546</vt:i4>
      </vt:variant>
      <vt:variant>
        <vt:i4>0</vt:i4>
      </vt:variant>
      <vt:variant>
        <vt:i4>5</vt:i4>
      </vt:variant>
      <vt:variant>
        <vt:lpwstr>http://www.cosmovisiones.com/habitacionpropia/cont/s_ceguera.html</vt:lpwstr>
      </vt:variant>
      <vt:variant>
        <vt:lpwstr/>
      </vt:variant>
      <vt:variant>
        <vt:i4>3866743</vt:i4>
      </vt:variant>
      <vt:variant>
        <vt:i4>543</vt:i4>
      </vt:variant>
      <vt:variant>
        <vt:i4>0</vt:i4>
      </vt:variant>
      <vt:variant>
        <vt:i4>5</vt:i4>
      </vt:variant>
      <vt:variant>
        <vt:lpwstr>http://www.monografias.com/trabajos12/elorigest/elorigest.shtml</vt:lpwstr>
      </vt:variant>
      <vt:variant>
        <vt:lpwstr/>
      </vt:variant>
      <vt:variant>
        <vt:i4>5439514</vt:i4>
      </vt:variant>
      <vt:variant>
        <vt:i4>540</vt:i4>
      </vt:variant>
      <vt:variant>
        <vt:i4>0</vt:i4>
      </vt:variant>
      <vt:variant>
        <vt:i4>5</vt:i4>
      </vt:variant>
      <vt:variant>
        <vt:lpwstr>http://www.monografias.com/trabajos35/categoria-accion/categoria-accion.shtml</vt:lpwstr>
      </vt:variant>
      <vt:variant>
        <vt:lpwstr/>
      </vt:variant>
      <vt:variant>
        <vt:i4>3866743</vt:i4>
      </vt:variant>
      <vt:variant>
        <vt:i4>537</vt:i4>
      </vt:variant>
      <vt:variant>
        <vt:i4>0</vt:i4>
      </vt:variant>
      <vt:variant>
        <vt:i4>5</vt:i4>
      </vt:variant>
      <vt:variant>
        <vt:lpwstr>http://www.monografias.com/trabajos12/eticaplic/eticaplic.shtml</vt:lpwstr>
      </vt:variant>
      <vt:variant>
        <vt:lpwstr/>
      </vt:variant>
      <vt:variant>
        <vt:i4>3866740</vt:i4>
      </vt:variant>
      <vt:variant>
        <vt:i4>534</vt:i4>
      </vt:variant>
      <vt:variant>
        <vt:i4>0</vt:i4>
      </vt:variant>
      <vt:variant>
        <vt:i4>5</vt:i4>
      </vt:variant>
      <vt:variant>
        <vt:lpwstr>http://www.monografias.com/trabajos11/tebas/tebas.shtml</vt:lpwstr>
      </vt:variant>
      <vt:variant>
        <vt:lpwstr/>
      </vt:variant>
      <vt:variant>
        <vt:i4>8257641</vt:i4>
      </vt:variant>
      <vt:variant>
        <vt:i4>531</vt:i4>
      </vt:variant>
      <vt:variant>
        <vt:i4>0</vt:i4>
      </vt:variant>
      <vt:variant>
        <vt:i4>5</vt:i4>
      </vt:variant>
      <vt:variant>
        <vt:lpwstr>http://www.monografias.com/trabajos4/leyes/leyes.shtml</vt:lpwstr>
      </vt:variant>
      <vt:variant>
        <vt:lpwstr/>
      </vt:variant>
      <vt:variant>
        <vt:i4>6619262</vt:i4>
      </vt:variant>
      <vt:variant>
        <vt:i4>528</vt:i4>
      </vt:variant>
      <vt:variant>
        <vt:i4>0</vt:i4>
      </vt:variant>
      <vt:variant>
        <vt:i4>5</vt:i4>
      </vt:variant>
      <vt:variant>
        <vt:lpwstr>http://www.monografias.com/trabajos910/comunidades-de-hombres/comunidades-de-hombres.shtml</vt:lpwstr>
      </vt:variant>
      <vt:variant>
        <vt:lpwstr/>
      </vt:variant>
      <vt:variant>
        <vt:i4>3866737</vt:i4>
      </vt:variant>
      <vt:variant>
        <vt:i4>525</vt:i4>
      </vt:variant>
      <vt:variant>
        <vt:i4>0</vt:i4>
      </vt:variant>
      <vt:variant>
        <vt:i4>5</vt:i4>
      </vt:variant>
      <vt:variant>
        <vt:lpwstr>http://www.monografias.com/trabajos14/verific-servicios/verific-servicios.shtml</vt:lpwstr>
      </vt:variant>
      <vt:variant>
        <vt:lpwstr/>
      </vt:variant>
      <vt:variant>
        <vt:i4>3866742</vt:i4>
      </vt:variant>
      <vt:variant>
        <vt:i4>522</vt:i4>
      </vt:variant>
      <vt:variant>
        <vt:i4>0</vt:i4>
      </vt:variant>
      <vt:variant>
        <vt:i4>5</vt:i4>
      </vt:variant>
      <vt:variant>
        <vt:lpwstr>http://www.monografias.com/trabajos13/mercado/mercado.shtml</vt:lpwstr>
      </vt:variant>
      <vt:variant>
        <vt:lpwstr/>
      </vt:variant>
      <vt:variant>
        <vt:i4>3866740</vt:i4>
      </vt:variant>
      <vt:variant>
        <vt:i4>519</vt:i4>
      </vt:variant>
      <vt:variant>
        <vt:i4>0</vt:i4>
      </vt:variant>
      <vt:variant>
        <vt:i4>5</vt:i4>
      </vt:variant>
      <vt:variant>
        <vt:lpwstr>http://www.monografias.com/trabajos11/conge/conge.shtml</vt:lpwstr>
      </vt:variant>
      <vt:variant>
        <vt:lpwstr/>
      </vt:variant>
      <vt:variant>
        <vt:i4>2818144</vt:i4>
      </vt:variant>
      <vt:variant>
        <vt:i4>516</vt:i4>
      </vt:variant>
      <vt:variant>
        <vt:i4>0</vt:i4>
      </vt:variant>
      <vt:variant>
        <vt:i4>5</vt:i4>
      </vt:variant>
      <vt:variant>
        <vt:lpwstr>http://www.monografias.com/trabajos11/mcrisis/mcrisis.shtml</vt:lpwstr>
      </vt:variant>
      <vt:variant>
        <vt:lpwstr>QUEES</vt:lpwstr>
      </vt:variant>
      <vt:variant>
        <vt:i4>6160407</vt:i4>
      </vt:variant>
      <vt:variant>
        <vt:i4>513</vt:i4>
      </vt:variant>
      <vt:variant>
        <vt:i4>0</vt:i4>
      </vt:variant>
      <vt:variant>
        <vt:i4>5</vt:i4>
      </vt:variant>
      <vt:variant>
        <vt:lpwstr>http://www.monografias.com/trabajos35/el-poder/el-poder.shtml</vt:lpwstr>
      </vt:variant>
      <vt:variant>
        <vt:lpwstr/>
      </vt:variant>
      <vt:variant>
        <vt:i4>3866737</vt:i4>
      </vt:variant>
      <vt:variant>
        <vt:i4>510</vt:i4>
      </vt:variant>
      <vt:variant>
        <vt:i4>0</vt:i4>
      </vt:variant>
      <vt:variant>
        <vt:i4>5</vt:i4>
      </vt:variant>
      <vt:variant>
        <vt:lpwstr>http://www.monografias.com/trabajos14/medios-comunicacion/medios-comunicacion.shtml</vt:lpwstr>
      </vt:variant>
      <vt:variant>
        <vt:lpwstr/>
      </vt:variant>
      <vt:variant>
        <vt:i4>5374031</vt:i4>
      </vt:variant>
      <vt:variant>
        <vt:i4>507</vt:i4>
      </vt:variant>
      <vt:variant>
        <vt:i4>0</vt:i4>
      </vt:variant>
      <vt:variant>
        <vt:i4>5</vt:i4>
      </vt:variant>
      <vt:variant>
        <vt:lpwstr>http://www.monografias.com/Educacion/index.shtml</vt:lpwstr>
      </vt:variant>
      <vt:variant>
        <vt:lpwstr/>
      </vt:variant>
      <vt:variant>
        <vt:i4>983109</vt:i4>
      </vt:variant>
      <vt:variant>
        <vt:i4>504</vt:i4>
      </vt:variant>
      <vt:variant>
        <vt:i4>0</vt:i4>
      </vt:variant>
      <vt:variant>
        <vt:i4>5</vt:i4>
      </vt:variant>
      <vt:variant>
        <vt:lpwstr>http://www.monografias.com/trabajos14/deficitsuperavit/deficitsuperavit.shtml</vt:lpwstr>
      </vt:variant>
      <vt:variant>
        <vt:lpwstr/>
      </vt:variant>
      <vt:variant>
        <vt:i4>2752632</vt:i4>
      </vt:variant>
      <vt:variant>
        <vt:i4>501</vt:i4>
      </vt:variant>
      <vt:variant>
        <vt:i4>0</vt:i4>
      </vt:variant>
      <vt:variant>
        <vt:i4>5</vt:i4>
      </vt:variant>
      <vt:variant>
        <vt:lpwstr>http://www.monografias.com/trabajos15/hist-bolivia/hist-bolivia.shtml</vt:lpwstr>
      </vt:variant>
      <vt:variant>
        <vt:lpwstr>GEOGRAF</vt:lpwstr>
      </vt:variant>
      <vt:variant>
        <vt:i4>4325385</vt:i4>
      </vt:variant>
      <vt:variant>
        <vt:i4>498</vt:i4>
      </vt:variant>
      <vt:variant>
        <vt:i4>0</vt:i4>
      </vt:variant>
      <vt:variant>
        <vt:i4>5</vt:i4>
      </vt:variant>
      <vt:variant>
        <vt:lpwstr>http://www.monografias.com/trabajos15/logica-metodologia/logica-metodologia.shtml</vt:lpwstr>
      </vt:variant>
      <vt:variant>
        <vt:lpwstr/>
      </vt:variant>
      <vt:variant>
        <vt:i4>3866742</vt:i4>
      </vt:variant>
      <vt:variant>
        <vt:i4>495</vt:i4>
      </vt:variant>
      <vt:variant>
        <vt:i4>0</vt:i4>
      </vt:variant>
      <vt:variant>
        <vt:i4>5</vt:i4>
      </vt:variant>
      <vt:variant>
        <vt:lpwstr>http://www.monografias.com/trabajos13/artcomu/artcomu.shtml</vt:lpwstr>
      </vt:variant>
      <vt:variant>
        <vt:lpwstr/>
      </vt:variant>
      <vt:variant>
        <vt:i4>7864425</vt:i4>
      </vt:variant>
      <vt:variant>
        <vt:i4>492</vt:i4>
      </vt:variant>
      <vt:variant>
        <vt:i4>0</vt:i4>
      </vt:variant>
      <vt:variant>
        <vt:i4>5</vt:i4>
      </vt:variant>
      <vt:variant>
        <vt:lpwstr>http://www.monografias.com/trabajos2/inicristiabas/inicristiabas.shtml</vt:lpwstr>
      </vt:variant>
      <vt:variant>
        <vt:lpwstr/>
      </vt:variant>
      <vt:variant>
        <vt:i4>720964</vt:i4>
      </vt:variant>
      <vt:variant>
        <vt:i4>489</vt:i4>
      </vt:variant>
      <vt:variant>
        <vt:i4>0</vt:i4>
      </vt:variant>
      <vt:variant>
        <vt:i4>5</vt:i4>
      </vt:variant>
      <vt:variant>
        <vt:lpwstr>http://www.monografias.com/trabajos11/moti/moti.shtml</vt:lpwstr>
      </vt:variant>
      <vt:variant>
        <vt:lpwstr/>
      </vt:variant>
      <vt:variant>
        <vt:i4>2556013</vt:i4>
      </vt:variant>
      <vt:variant>
        <vt:i4>486</vt:i4>
      </vt:variant>
      <vt:variant>
        <vt:i4>0</vt:i4>
      </vt:variant>
      <vt:variant>
        <vt:i4>5</vt:i4>
      </vt:variant>
      <vt:variant>
        <vt:lpwstr>http://www.monografias.com/trabajos15/todorov/todorov.shtml</vt:lpwstr>
      </vt:variant>
      <vt:variant>
        <vt:lpwstr>INTRO</vt:lpwstr>
      </vt:variant>
      <vt:variant>
        <vt:i4>3866736</vt:i4>
      </vt:variant>
      <vt:variant>
        <vt:i4>483</vt:i4>
      </vt:variant>
      <vt:variant>
        <vt:i4>0</vt:i4>
      </vt:variant>
      <vt:variant>
        <vt:i4>5</vt:i4>
      </vt:variant>
      <vt:variant>
        <vt:lpwstr>http://www.monografias.com/trabajos15/fundamento-ontologico/fundamento-ontologico.shtml</vt:lpwstr>
      </vt:variant>
      <vt:variant>
        <vt:lpwstr/>
      </vt:variant>
      <vt:variant>
        <vt:i4>5505055</vt:i4>
      </vt:variant>
      <vt:variant>
        <vt:i4>480</vt:i4>
      </vt:variant>
      <vt:variant>
        <vt:i4>0</vt:i4>
      </vt:variant>
      <vt:variant>
        <vt:i4>5</vt:i4>
      </vt:variant>
      <vt:variant>
        <vt:lpwstr>http://www.monografias.com/trabajos15/indicad-evaluacion/indicad-evaluacion.shtml</vt:lpwstr>
      </vt:variant>
      <vt:variant>
        <vt:lpwstr/>
      </vt:variant>
      <vt:variant>
        <vt:i4>4194399</vt:i4>
      </vt:variant>
      <vt:variant>
        <vt:i4>477</vt:i4>
      </vt:variant>
      <vt:variant>
        <vt:i4>0</vt:i4>
      </vt:variant>
      <vt:variant>
        <vt:i4>5</vt:i4>
      </vt:variant>
      <vt:variant>
        <vt:lpwstr>http://www.monografias.com/trabajos7/coad/coad.shtml</vt:lpwstr>
      </vt:variant>
      <vt:variant>
        <vt:lpwstr>costo</vt:lpwstr>
      </vt:variant>
      <vt:variant>
        <vt:i4>5767187</vt:i4>
      </vt:variant>
      <vt:variant>
        <vt:i4>474</vt:i4>
      </vt:variant>
      <vt:variant>
        <vt:i4>0</vt:i4>
      </vt:variant>
      <vt:variant>
        <vt:i4>5</vt:i4>
      </vt:variant>
      <vt:variant>
        <vt:lpwstr>http://www.monografias.com/trabajos15/mitos-cosmogonicos/mitos-cosmogonicos.shtml</vt:lpwstr>
      </vt:variant>
      <vt:variant>
        <vt:lpwstr/>
      </vt:variant>
      <vt:variant>
        <vt:i4>655429</vt:i4>
      </vt:variant>
      <vt:variant>
        <vt:i4>471</vt:i4>
      </vt:variant>
      <vt:variant>
        <vt:i4>0</vt:i4>
      </vt:variant>
      <vt:variant>
        <vt:i4>5</vt:i4>
      </vt:variant>
      <vt:variant>
        <vt:lpwstr>http://www.monografias.com/trabajos/adolmodin/adolmodin.shtml</vt:lpwstr>
      </vt:variant>
      <vt:variant>
        <vt:lpwstr/>
      </vt:variant>
      <vt:variant>
        <vt:i4>3866736</vt:i4>
      </vt:variant>
      <vt:variant>
        <vt:i4>468</vt:i4>
      </vt:variant>
      <vt:variant>
        <vt:i4>0</vt:i4>
      </vt:variant>
      <vt:variant>
        <vt:i4>5</vt:i4>
      </vt:variant>
      <vt:variant>
        <vt:lpwstr>http://www.monografias.com/trabajos15/llave-exito/llave-exito.shtml</vt:lpwstr>
      </vt:variant>
      <vt:variant>
        <vt:lpwstr/>
      </vt:variant>
      <vt:variant>
        <vt:i4>6160458</vt:i4>
      </vt:variant>
      <vt:variant>
        <vt:i4>465</vt:i4>
      </vt:variant>
      <vt:variant>
        <vt:i4>0</vt:i4>
      </vt:variant>
      <vt:variant>
        <vt:i4>5</vt:i4>
      </vt:variant>
      <vt:variant>
        <vt:lpwstr>http://www.monografias.com/trabajos7/compro/compro.shtml</vt:lpwstr>
      </vt:variant>
      <vt:variant>
        <vt:lpwstr/>
      </vt:variant>
      <vt:variant>
        <vt:i4>655429</vt:i4>
      </vt:variant>
      <vt:variant>
        <vt:i4>462</vt:i4>
      </vt:variant>
      <vt:variant>
        <vt:i4>0</vt:i4>
      </vt:variant>
      <vt:variant>
        <vt:i4>5</vt:i4>
      </vt:variant>
      <vt:variant>
        <vt:lpwstr>http://www.monografias.com/trabajos/adolmodin/adolmodin.shtml</vt:lpwstr>
      </vt:variant>
      <vt:variant>
        <vt:lpwstr/>
      </vt:variant>
      <vt:variant>
        <vt:i4>3866742</vt:i4>
      </vt:variant>
      <vt:variant>
        <vt:i4>459</vt:i4>
      </vt:variant>
      <vt:variant>
        <vt:i4>0</vt:i4>
      </vt:variant>
      <vt:variant>
        <vt:i4>5</vt:i4>
      </vt:variant>
      <vt:variant>
        <vt:lpwstr>http://www.monografias.com/trabajos13/gaita/gaita.shtml</vt:lpwstr>
      </vt:variant>
      <vt:variant>
        <vt:lpwstr/>
      </vt:variant>
      <vt:variant>
        <vt:i4>1179743</vt:i4>
      </vt:variant>
      <vt:variant>
        <vt:i4>456</vt:i4>
      </vt:variant>
      <vt:variant>
        <vt:i4>0</vt:i4>
      </vt:variant>
      <vt:variant>
        <vt:i4>5</vt:i4>
      </vt:variant>
      <vt:variant>
        <vt:lpwstr>http://www.monografias.com/trabajos13/librylec/librylec.shtml</vt:lpwstr>
      </vt:variant>
      <vt:variant>
        <vt:lpwstr/>
      </vt:variant>
      <vt:variant>
        <vt:i4>983106</vt:i4>
      </vt:variant>
      <vt:variant>
        <vt:i4>453</vt:i4>
      </vt:variant>
      <vt:variant>
        <vt:i4>0</vt:i4>
      </vt:variant>
      <vt:variant>
        <vt:i4>5</vt:i4>
      </vt:variant>
      <vt:variant>
        <vt:lpwstr>http://www.monografias.com/trabajos13/mviolfam/mviolfam.shtml</vt:lpwstr>
      </vt:variant>
      <vt:variant>
        <vt:lpwstr/>
      </vt:variant>
      <vt:variant>
        <vt:i4>1441886</vt:i4>
      </vt:variant>
      <vt:variant>
        <vt:i4>450</vt:i4>
      </vt:variant>
      <vt:variant>
        <vt:i4>0</vt:i4>
      </vt:variant>
      <vt:variant>
        <vt:i4>5</vt:i4>
      </vt:variant>
      <vt:variant>
        <vt:lpwstr>http://www.monografias.com/trabajos16/filosofia-del-amor/filosofia-del-amor.shtml</vt:lpwstr>
      </vt:variant>
      <vt:variant>
        <vt:lpwstr/>
      </vt:variant>
      <vt:variant>
        <vt:i4>4391000</vt:i4>
      </vt:variant>
      <vt:variant>
        <vt:i4>447</vt:i4>
      </vt:variant>
      <vt:variant>
        <vt:i4>0</vt:i4>
      </vt:variant>
      <vt:variant>
        <vt:i4>5</vt:i4>
      </vt:variant>
      <vt:variant>
        <vt:lpwstr>http://www.monografias.com/Fisica/index.shtml</vt:lpwstr>
      </vt:variant>
      <vt:variant>
        <vt:lpwstr/>
      </vt:variant>
      <vt:variant>
        <vt:i4>8323177</vt:i4>
      </vt:variant>
      <vt:variant>
        <vt:i4>444</vt:i4>
      </vt:variant>
      <vt:variant>
        <vt:i4>0</vt:i4>
      </vt:variant>
      <vt:variant>
        <vt:i4>5</vt:i4>
      </vt:variant>
      <vt:variant>
        <vt:lpwstr>http://www.monografias.com/trabajos5/corrupc/corrupc.shtml</vt:lpwstr>
      </vt:variant>
      <vt:variant>
        <vt:lpwstr/>
      </vt:variant>
      <vt:variant>
        <vt:i4>327754</vt:i4>
      </vt:variant>
      <vt:variant>
        <vt:i4>441</vt:i4>
      </vt:variant>
      <vt:variant>
        <vt:i4>0</vt:i4>
      </vt:variant>
      <vt:variant>
        <vt:i4>5</vt:i4>
      </vt:variant>
      <vt:variant>
        <vt:lpwstr>http://www.monografias.com/trabajos11/tierreco/tierreco.shtml</vt:lpwstr>
      </vt:variant>
      <vt:variant>
        <vt:lpwstr/>
      </vt:variant>
      <vt:variant>
        <vt:i4>8257641</vt:i4>
      </vt:variant>
      <vt:variant>
        <vt:i4>438</vt:i4>
      </vt:variant>
      <vt:variant>
        <vt:i4>0</vt:i4>
      </vt:variant>
      <vt:variant>
        <vt:i4>5</vt:i4>
      </vt:variant>
      <vt:variant>
        <vt:lpwstr>http://www.monografias.com/trabajos4/leyes/leyes.shtml</vt:lpwstr>
      </vt:variant>
      <vt:variant>
        <vt:lpwstr/>
      </vt:variant>
      <vt:variant>
        <vt:i4>3866740</vt:i4>
      </vt:variant>
      <vt:variant>
        <vt:i4>435</vt:i4>
      </vt:variant>
      <vt:variant>
        <vt:i4>0</vt:i4>
      </vt:variant>
      <vt:variant>
        <vt:i4>5</vt:i4>
      </vt:variant>
      <vt:variant>
        <vt:lpwstr>http://www.monografias.com/trabajos11/grupo/grupo.shtml</vt:lpwstr>
      </vt:variant>
      <vt:variant>
        <vt:lpwstr/>
      </vt:variant>
      <vt:variant>
        <vt:i4>3866742</vt:i4>
      </vt:variant>
      <vt:variant>
        <vt:i4>432</vt:i4>
      </vt:variant>
      <vt:variant>
        <vt:i4>0</vt:i4>
      </vt:variant>
      <vt:variant>
        <vt:i4>5</vt:i4>
      </vt:variant>
      <vt:variant>
        <vt:lpwstr>http://www.monografias.com/trabajos13/renla/renla.shtml</vt:lpwstr>
      </vt:variant>
      <vt:variant>
        <vt:lpwstr/>
      </vt:variant>
      <vt:variant>
        <vt:i4>5374031</vt:i4>
      </vt:variant>
      <vt:variant>
        <vt:i4>429</vt:i4>
      </vt:variant>
      <vt:variant>
        <vt:i4>0</vt:i4>
      </vt:variant>
      <vt:variant>
        <vt:i4>5</vt:i4>
      </vt:variant>
      <vt:variant>
        <vt:lpwstr>http://www.monografias.com/Educacion/index.shtml</vt:lpwstr>
      </vt:variant>
      <vt:variant>
        <vt:lpwstr/>
      </vt:variant>
      <vt:variant>
        <vt:i4>3473531</vt:i4>
      </vt:variant>
      <vt:variant>
        <vt:i4>426</vt:i4>
      </vt:variant>
      <vt:variant>
        <vt:i4>0</vt:i4>
      </vt:variant>
      <vt:variant>
        <vt:i4>5</vt:i4>
      </vt:variant>
      <vt:variant>
        <vt:lpwstr>http://www.monografias.com/Salud/Nutricion/</vt:lpwstr>
      </vt:variant>
      <vt:variant>
        <vt:lpwstr/>
      </vt:variant>
      <vt:variant>
        <vt:i4>6553644</vt:i4>
      </vt:variant>
      <vt:variant>
        <vt:i4>423</vt:i4>
      </vt:variant>
      <vt:variant>
        <vt:i4>0</vt:i4>
      </vt:variant>
      <vt:variant>
        <vt:i4>5</vt:i4>
      </vt:variant>
      <vt:variant>
        <vt:lpwstr>http://www.monografias.com/trabajos10/rega/rega.shtml</vt:lpwstr>
      </vt:variant>
      <vt:variant>
        <vt:lpwstr>ga</vt:lpwstr>
      </vt:variant>
      <vt:variant>
        <vt:i4>4194399</vt:i4>
      </vt:variant>
      <vt:variant>
        <vt:i4>420</vt:i4>
      </vt:variant>
      <vt:variant>
        <vt:i4>0</vt:i4>
      </vt:variant>
      <vt:variant>
        <vt:i4>5</vt:i4>
      </vt:variant>
      <vt:variant>
        <vt:lpwstr>http://www.monografias.com/trabajos7/coad/coad.shtml</vt:lpwstr>
      </vt:variant>
      <vt:variant>
        <vt:lpwstr>costo</vt:lpwstr>
      </vt:variant>
      <vt:variant>
        <vt:i4>7929954</vt:i4>
      </vt:variant>
      <vt:variant>
        <vt:i4>417</vt:i4>
      </vt:variant>
      <vt:variant>
        <vt:i4>0</vt:i4>
      </vt:variant>
      <vt:variant>
        <vt:i4>5</vt:i4>
      </vt:variant>
      <vt:variant>
        <vt:lpwstr>http://www.monografias.com/trabajos901/praxis-critica-tesis-doctoral-marx/praxis-critica-tesis-doctoral-marx.shtml</vt:lpwstr>
      </vt:variant>
      <vt:variant>
        <vt:lpwstr/>
      </vt:variant>
      <vt:variant>
        <vt:i4>1048671</vt:i4>
      </vt:variant>
      <vt:variant>
        <vt:i4>414</vt:i4>
      </vt:variant>
      <vt:variant>
        <vt:i4>0</vt:i4>
      </vt:variant>
      <vt:variant>
        <vt:i4>5</vt:i4>
      </vt:variant>
      <vt:variant>
        <vt:lpwstr>http://www.monografias.com/trabajos11/metods/metods.shtml</vt:lpwstr>
      </vt:variant>
      <vt:variant>
        <vt:lpwstr/>
      </vt:variant>
      <vt:variant>
        <vt:i4>3735664</vt:i4>
      </vt:variant>
      <vt:variant>
        <vt:i4>411</vt:i4>
      </vt:variant>
      <vt:variant>
        <vt:i4>0</vt:i4>
      </vt:variant>
      <vt:variant>
        <vt:i4>5</vt:i4>
      </vt:variant>
      <vt:variant>
        <vt:lpwstr>http://www.monografias.com/trabajos35/consumo-inversion/consumo-inversion.shtml</vt:lpwstr>
      </vt:variant>
      <vt:variant>
        <vt:lpwstr/>
      </vt:variant>
      <vt:variant>
        <vt:i4>3866740</vt:i4>
      </vt:variant>
      <vt:variant>
        <vt:i4>408</vt:i4>
      </vt:variant>
      <vt:variant>
        <vt:i4>0</vt:i4>
      </vt:variant>
      <vt:variant>
        <vt:i4>5</vt:i4>
      </vt:variant>
      <vt:variant>
        <vt:lpwstr>http://www.monografias.com/trabajos11/bancs/bancs.shtml</vt:lpwstr>
      </vt:variant>
      <vt:variant>
        <vt:lpwstr/>
      </vt:variant>
      <vt:variant>
        <vt:i4>1638495</vt:i4>
      </vt:variant>
      <vt:variant>
        <vt:i4>405</vt:i4>
      </vt:variant>
      <vt:variant>
        <vt:i4>0</vt:i4>
      </vt:variant>
      <vt:variant>
        <vt:i4>5</vt:i4>
      </vt:variant>
      <vt:variant>
        <vt:lpwstr>http://www.monografias.com/trabajos5/rolorg/rolorg2.shtml</vt:lpwstr>
      </vt:variant>
      <vt:variant>
        <vt:lpwstr>banco</vt:lpwstr>
      </vt:variant>
      <vt:variant>
        <vt:i4>2818101</vt:i4>
      </vt:variant>
      <vt:variant>
        <vt:i4>402</vt:i4>
      </vt:variant>
      <vt:variant>
        <vt:i4>0</vt:i4>
      </vt:variant>
      <vt:variant>
        <vt:i4>5</vt:i4>
      </vt:variant>
      <vt:variant>
        <vt:lpwstr>http://www.monografias.com/Agricultura_y_Ganaderia/index.shtml</vt:lpwstr>
      </vt:variant>
      <vt:variant>
        <vt:lpwstr/>
      </vt:variant>
      <vt:variant>
        <vt:i4>3866740</vt:i4>
      </vt:variant>
      <vt:variant>
        <vt:i4>399</vt:i4>
      </vt:variant>
      <vt:variant>
        <vt:i4>0</vt:i4>
      </vt:variant>
      <vt:variant>
        <vt:i4>5</vt:i4>
      </vt:variant>
      <vt:variant>
        <vt:lpwstr>http://www.monografias.com/trabajos11/travent/travent.shtml</vt:lpwstr>
      </vt:variant>
      <vt:variant>
        <vt:lpwstr/>
      </vt:variant>
      <vt:variant>
        <vt:i4>5439515</vt:i4>
      </vt:variant>
      <vt:variant>
        <vt:i4>396</vt:i4>
      </vt:variant>
      <vt:variant>
        <vt:i4>0</vt:i4>
      </vt:variant>
      <vt:variant>
        <vt:i4>5</vt:i4>
      </vt:variant>
      <vt:variant>
        <vt:lpwstr>http://www.monografias.com/trabajos16/evolucion-sociedades/evolucion-sociedades.shtml</vt:lpwstr>
      </vt:variant>
      <vt:variant>
        <vt:lpwstr/>
      </vt:variant>
      <vt:variant>
        <vt:i4>3670130</vt:i4>
      </vt:variant>
      <vt:variant>
        <vt:i4>393</vt:i4>
      </vt:variant>
      <vt:variant>
        <vt:i4>0</vt:i4>
      </vt:variant>
      <vt:variant>
        <vt:i4>5</vt:i4>
      </vt:variant>
      <vt:variant>
        <vt:lpwstr>http://www.monografias.com/trabajos27/estilo-vida/estilo-vida.shtml</vt:lpwstr>
      </vt:variant>
      <vt:variant>
        <vt:lpwstr/>
      </vt:variant>
      <vt:variant>
        <vt:i4>6684726</vt:i4>
      </vt:variant>
      <vt:variant>
        <vt:i4>390</vt:i4>
      </vt:variant>
      <vt:variant>
        <vt:i4>0</vt:i4>
      </vt:variant>
      <vt:variant>
        <vt:i4>5</vt:i4>
      </vt:variant>
      <vt:variant>
        <vt:lpwstr>http://www.monografias.com/trabajos11/metods/metods.shtml</vt:lpwstr>
      </vt:variant>
      <vt:variant>
        <vt:lpwstr>ANALIT</vt:lpwstr>
      </vt:variant>
      <vt:variant>
        <vt:i4>3866737</vt:i4>
      </vt:variant>
      <vt:variant>
        <vt:i4>387</vt:i4>
      </vt:variant>
      <vt:variant>
        <vt:i4>0</vt:i4>
      </vt:variant>
      <vt:variant>
        <vt:i4>5</vt:i4>
      </vt:variant>
      <vt:variant>
        <vt:lpwstr>http://www.monografias.com/trabajos14/dinamica-grupos/dinamica-grupos.shtml</vt:lpwstr>
      </vt:variant>
      <vt:variant>
        <vt:lpwstr/>
      </vt:variant>
      <vt:variant>
        <vt:i4>5505091</vt:i4>
      </vt:variant>
      <vt:variant>
        <vt:i4>384</vt:i4>
      </vt:variant>
      <vt:variant>
        <vt:i4>0</vt:i4>
      </vt:variant>
      <vt:variant>
        <vt:i4>5</vt:i4>
      </vt:variant>
      <vt:variant>
        <vt:lpwstr>http://www.monografias.com/trabajos4/refrec/refrec.shtml</vt:lpwstr>
      </vt:variant>
      <vt:variant>
        <vt:lpwstr/>
      </vt:variant>
      <vt:variant>
        <vt:i4>7143483</vt:i4>
      </vt:variant>
      <vt:variant>
        <vt:i4>381</vt:i4>
      </vt:variant>
      <vt:variant>
        <vt:i4>0</vt:i4>
      </vt:variant>
      <vt:variant>
        <vt:i4>5</vt:i4>
      </vt:variant>
      <vt:variant>
        <vt:lpwstr>http://escuela.med.puc.cl/paginas/departamentos/obstetricia/altoriesgo/nutricion.html</vt:lpwstr>
      </vt:variant>
      <vt:variant>
        <vt:lpwstr>Tabla I</vt:lpwstr>
      </vt:variant>
      <vt:variant>
        <vt:i4>1703987</vt:i4>
      </vt:variant>
      <vt:variant>
        <vt:i4>374</vt:i4>
      </vt:variant>
      <vt:variant>
        <vt:i4>0</vt:i4>
      </vt:variant>
      <vt:variant>
        <vt:i4>5</vt:i4>
      </vt:variant>
      <vt:variant>
        <vt:lpwstr/>
      </vt:variant>
      <vt:variant>
        <vt:lpwstr>_Toc286835480</vt:lpwstr>
      </vt:variant>
      <vt:variant>
        <vt:i4>1376307</vt:i4>
      </vt:variant>
      <vt:variant>
        <vt:i4>368</vt:i4>
      </vt:variant>
      <vt:variant>
        <vt:i4>0</vt:i4>
      </vt:variant>
      <vt:variant>
        <vt:i4>5</vt:i4>
      </vt:variant>
      <vt:variant>
        <vt:lpwstr/>
      </vt:variant>
      <vt:variant>
        <vt:lpwstr>_Toc286835479</vt:lpwstr>
      </vt:variant>
      <vt:variant>
        <vt:i4>1376307</vt:i4>
      </vt:variant>
      <vt:variant>
        <vt:i4>362</vt:i4>
      </vt:variant>
      <vt:variant>
        <vt:i4>0</vt:i4>
      </vt:variant>
      <vt:variant>
        <vt:i4>5</vt:i4>
      </vt:variant>
      <vt:variant>
        <vt:lpwstr/>
      </vt:variant>
      <vt:variant>
        <vt:lpwstr>_Toc286835478</vt:lpwstr>
      </vt:variant>
      <vt:variant>
        <vt:i4>1376307</vt:i4>
      </vt:variant>
      <vt:variant>
        <vt:i4>356</vt:i4>
      </vt:variant>
      <vt:variant>
        <vt:i4>0</vt:i4>
      </vt:variant>
      <vt:variant>
        <vt:i4>5</vt:i4>
      </vt:variant>
      <vt:variant>
        <vt:lpwstr/>
      </vt:variant>
      <vt:variant>
        <vt:lpwstr>_Toc286835477</vt:lpwstr>
      </vt:variant>
      <vt:variant>
        <vt:i4>1376307</vt:i4>
      </vt:variant>
      <vt:variant>
        <vt:i4>350</vt:i4>
      </vt:variant>
      <vt:variant>
        <vt:i4>0</vt:i4>
      </vt:variant>
      <vt:variant>
        <vt:i4>5</vt:i4>
      </vt:variant>
      <vt:variant>
        <vt:lpwstr/>
      </vt:variant>
      <vt:variant>
        <vt:lpwstr>_Toc286835476</vt:lpwstr>
      </vt:variant>
      <vt:variant>
        <vt:i4>1376307</vt:i4>
      </vt:variant>
      <vt:variant>
        <vt:i4>344</vt:i4>
      </vt:variant>
      <vt:variant>
        <vt:i4>0</vt:i4>
      </vt:variant>
      <vt:variant>
        <vt:i4>5</vt:i4>
      </vt:variant>
      <vt:variant>
        <vt:lpwstr/>
      </vt:variant>
      <vt:variant>
        <vt:lpwstr>_Toc286835475</vt:lpwstr>
      </vt:variant>
      <vt:variant>
        <vt:i4>1376307</vt:i4>
      </vt:variant>
      <vt:variant>
        <vt:i4>338</vt:i4>
      </vt:variant>
      <vt:variant>
        <vt:i4>0</vt:i4>
      </vt:variant>
      <vt:variant>
        <vt:i4>5</vt:i4>
      </vt:variant>
      <vt:variant>
        <vt:lpwstr/>
      </vt:variant>
      <vt:variant>
        <vt:lpwstr>_Toc286835474</vt:lpwstr>
      </vt:variant>
      <vt:variant>
        <vt:i4>1376307</vt:i4>
      </vt:variant>
      <vt:variant>
        <vt:i4>332</vt:i4>
      </vt:variant>
      <vt:variant>
        <vt:i4>0</vt:i4>
      </vt:variant>
      <vt:variant>
        <vt:i4>5</vt:i4>
      </vt:variant>
      <vt:variant>
        <vt:lpwstr/>
      </vt:variant>
      <vt:variant>
        <vt:lpwstr>_Toc286835473</vt:lpwstr>
      </vt:variant>
      <vt:variant>
        <vt:i4>1376307</vt:i4>
      </vt:variant>
      <vt:variant>
        <vt:i4>326</vt:i4>
      </vt:variant>
      <vt:variant>
        <vt:i4>0</vt:i4>
      </vt:variant>
      <vt:variant>
        <vt:i4>5</vt:i4>
      </vt:variant>
      <vt:variant>
        <vt:lpwstr/>
      </vt:variant>
      <vt:variant>
        <vt:lpwstr>_Toc286835472</vt:lpwstr>
      </vt:variant>
      <vt:variant>
        <vt:i4>1376307</vt:i4>
      </vt:variant>
      <vt:variant>
        <vt:i4>320</vt:i4>
      </vt:variant>
      <vt:variant>
        <vt:i4>0</vt:i4>
      </vt:variant>
      <vt:variant>
        <vt:i4>5</vt:i4>
      </vt:variant>
      <vt:variant>
        <vt:lpwstr/>
      </vt:variant>
      <vt:variant>
        <vt:lpwstr>_Toc286835471</vt:lpwstr>
      </vt:variant>
      <vt:variant>
        <vt:i4>1376307</vt:i4>
      </vt:variant>
      <vt:variant>
        <vt:i4>314</vt:i4>
      </vt:variant>
      <vt:variant>
        <vt:i4>0</vt:i4>
      </vt:variant>
      <vt:variant>
        <vt:i4>5</vt:i4>
      </vt:variant>
      <vt:variant>
        <vt:lpwstr/>
      </vt:variant>
      <vt:variant>
        <vt:lpwstr>_Toc286835470</vt:lpwstr>
      </vt:variant>
      <vt:variant>
        <vt:i4>1310771</vt:i4>
      </vt:variant>
      <vt:variant>
        <vt:i4>308</vt:i4>
      </vt:variant>
      <vt:variant>
        <vt:i4>0</vt:i4>
      </vt:variant>
      <vt:variant>
        <vt:i4>5</vt:i4>
      </vt:variant>
      <vt:variant>
        <vt:lpwstr/>
      </vt:variant>
      <vt:variant>
        <vt:lpwstr>_Toc286835469</vt:lpwstr>
      </vt:variant>
      <vt:variant>
        <vt:i4>1310771</vt:i4>
      </vt:variant>
      <vt:variant>
        <vt:i4>302</vt:i4>
      </vt:variant>
      <vt:variant>
        <vt:i4>0</vt:i4>
      </vt:variant>
      <vt:variant>
        <vt:i4>5</vt:i4>
      </vt:variant>
      <vt:variant>
        <vt:lpwstr/>
      </vt:variant>
      <vt:variant>
        <vt:lpwstr>_Toc286835468</vt:lpwstr>
      </vt:variant>
      <vt:variant>
        <vt:i4>1310771</vt:i4>
      </vt:variant>
      <vt:variant>
        <vt:i4>296</vt:i4>
      </vt:variant>
      <vt:variant>
        <vt:i4>0</vt:i4>
      </vt:variant>
      <vt:variant>
        <vt:i4>5</vt:i4>
      </vt:variant>
      <vt:variant>
        <vt:lpwstr/>
      </vt:variant>
      <vt:variant>
        <vt:lpwstr>_Toc286835467</vt:lpwstr>
      </vt:variant>
      <vt:variant>
        <vt:i4>1310771</vt:i4>
      </vt:variant>
      <vt:variant>
        <vt:i4>290</vt:i4>
      </vt:variant>
      <vt:variant>
        <vt:i4>0</vt:i4>
      </vt:variant>
      <vt:variant>
        <vt:i4>5</vt:i4>
      </vt:variant>
      <vt:variant>
        <vt:lpwstr/>
      </vt:variant>
      <vt:variant>
        <vt:lpwstr>_Toc286835466</vt:lpwstr>
      </vt:variant>
      <vt:variant>
        <vt:i4>1310771</vt:i4>
      </vt:variant>
      <vt:variant>
        <vt:i4>284</vt:i4>
      </vt:variant>
      <vt:variant>
        <vt:i4>0</vt:i4>
      </vt:variant>
      <vt:variant>
        <vt:i4>5</vt:i4>
      </vt:variant>
      <vt:variant>
        <vt:lpwstr/>
      </vt:variant>
      <vt:variant>
        <vt:lpwstr>_Toc286835464</vt:lpwstr>
      </vt:variant>
      <vt:variant>
        <vt:i4>1310771</vt:i4>
      </vt:variant>
      <vt:variant>
        <vt:i4>278</vt:i4>
      </vt:variant>
      <vt:variant>
        <vt:i4>0</vt:i4>
      </vt:variant>
      <vt:variant>
        <vt:i4>5</vt:i4>
      </vt:variant>
      <vt:variant>
        <vt:lpwstr/>
      </vt:variant>
      <vt:variant>
        <vt:lpwstr>_Toc286835463</vt:lpwstr>
      </vt:variant>
      <vt:variant>
        <vt:i4>1310771</vt:i4>
      </vt:variant>
      <vt:variant>
        <vt:i4>272</vt:i4>
      </vt:variant>
      <vt:variant>
        <vt:i4>0</vt:i4>
      </vt:variant>
      <vt:variant>
        <vt:i4>5</vt:i4>
      </vt:variant>
      <vt:variant>
        <vt:lpwstr/>
      </vt:variant>
      <vt:variant>
        <vt:lpwstr>_Toc286835462</vt:lpwstr>
      </vt:variant>
      <vt:variant>
        <vt:i4>1310771</vt:i4>
      </vt:variant>
      <vt:variant>
        <vt:i4>266</vt:i4>
      </vt:variant>
      <vt:variant>
        <vt:i4>0</vt:i4>
      </vt:variant>
      <vt:variant>
        <vt:i4>5</vt:i4>
      </vt:variant>
      <vt:variant>
        <vt:lpwstr/>
      </vt:variant>
      <vt:variant>
        <vt:lpwstr>_Toc286835461</vt:lpwstr>
      </vt:variant>
      <vt:variant>
        <vt:i4>1310771</vt:i4>
      </vt:variant>
      <vt:variant>
        <vt:i4>260</vt:i4>
      </vt:variant>
      <vt:variant>
        <vt:i4>0</vt:i4>
      </vt:variant>
      <vt:variant>
        <vt:i4>5</vt:i4>
      </vt:variant>
      <vt:variant>
        <vt:lpwstr/>
      </vt:variant>
      <vt:variant>
        <vt:lpwstr>_Toc286835460</vt:lpwstr>
      </vt:variant>
      <vt:variant>
        <vt:i4>1507379</vt:i4>
      </vt:variant>
      <vt:variant>
        <vt:i4>254</vt:i4>
      </vt:variant>
      <vt:variant>
        <vt:i4>0</vt:i4>
      </vt:variant>
      <vt:variant>
        <vt:i4>5</vt:i4>
      </vt:variant>
      <vt:variant>
        <vt:lpwstr/>
      </vt:variant>
      <vt:variant>
        <vt:lpwstr>_Toc286835459</vt:lpwstr>
      </vt:variant>
      <vt:variant>
        <vt:i4>1507379</vt:i4>
      </vt:variant>
      <vt:variant>
        <vt:i4>248</vt:i4>
      </vt:variant>
      <vt:variant>
        <vt:i4>0</vt:i4>
      </vt:variant>
      <vt:variant>
        <vt:i4>5</vt:i4>
      </vt:variant>
      <vt:variant>
        <vt:lpwstr/>
      </vt:variant>
      <vt:variant>
        <vt:lpwstr>_Toc286835458</vt:lpwstr>
      </vt:variant>
      <vt:variant>
        <vt:i4>1507379</vt:i4>
      </vt:variant>
      <vt:variant>
        <vt:i4>242</vt:i4>
      </vt:variant>
      <vt:variant>
        <vt:i4>0</vt:i4>
      </vt:variant>
      <vt:variant>
        <vt:i4>5</vt:i4>
      </vt:variant>
      <vt:variant>
        <vt:lpwstr/>
      </vt:variant>
      <vt:variant>
        <vt:lpwstr>_Toc286835457</vt:lpwstr>
      </vt:variant>
      <vt:variant>
        <vt:i4>1507379</vt:i4>
      </vt:variant>
      <vt:variant>
        <vt:i4>236</vt:i4>
      </vt:variant>
      <vt:variant>
        <vt:i4>0</vt:i4>
      </vt:variant>
      <vt:variant>
        <vt:i4>5</vt:i4>
      </vt:variant>
      <vt:variant>
        <vt:lpwstr/>
      </vt:variant>
      <vt:variant>
        <vt:lpwstr>_Toc286835456</vt:lpwstr>
      </vt:variant>
      <vt:variant>
        <vt:i4>1507379</vt:i4>
      </vt:variant>
      <vt:variant>
        <vt:i4>230</vt:i4>
      </vt:variant>
      <vt:variant>
        <vt:i4>0</vt:i4>
      </vt:variant>
      <vt:variant>
        <vt:i4>5</vt:i4>
      </vt:variant>
      <vt:variant>
        <vt:lpwstr/>
      </vt:variant>
      <vt:variant>
        <vt:lpwstr>_Toc286835455</vt:lpwstr>
      </vt:variant>
      <vt:variant>
        <vt:i4>1507379</vt:i4>
      </vt:variant>
      <vt:variant>
        <vt:i4>224</vt:i4>
      </vt:variant>
      <vt:variant>
        <vt:i4>0</vt:i4>
      </vt:variant>
      <vt:variant>
        <vt:i4>5</vt:i4>
      </vt:variant>
      <vt:variant>
        <vt:lpwstr/>
      </vt:variant>
      <vt:variant>
        <vt:lpwstr>_Toc286835454</vt:lpwstr>
      </vt:variant>
      <vt:variant>
        <vt:i4>1507379</vt:i4>
      </vt:variant>
      <vt:variant>
        <vt:i4>218</vt:i4>
      </vt:variant>
      <vt:variant>
        <vt:i4>0</vt:i4>
      </vt:variant>
      <vt:variant>
        <vt:i4>5</vt:i4>
      </vt:variant>
      <vt:variant>
        <vt:lpwstr/>
      </vt:variant>
      <vt:variant>
        <vt:lpwstr>_Toc286835453</vt:lpwstr>
      </vt:variant>
      <vt:variant>
        <vt:i4>1507379</vt:i4>
      </vt:variant>
      <vt:variant>
        <vt:i4>212</vt:i4>
      </vt:variant>
      <vt:variant>
        <vt:i4>0</vt:i4>
      </vt:variant>
      <vt:variant>
        <vt:i4>5</vt:i4>
      </vt:variant>
      <vt:variant>
        <vt:lpwstr/>
      </vt:variant>
      <vt:variant>
        <vt:lpwstr>_Toc286835452</vt:lpwstr>
      </vt:variant>
      <vt:variant>
        <vt:i4>1507379</vt:i4>
      </vt:variant>
      <vt:variant>
        <vt:i4>206</vt:i4>
      </vt:variant>
      <vt:variant>
        <vt:i4>0</vt:i4>
      </vt:variant>
      <vt:variant>
        <vt:i4>5</vt:i4>
      </vt:variant>
      <vt:variant>
        <vt:lpwstr/>
      </vt:variant>
      <vt:variant>
        <vt:lpwstr>_Toc286835451</vt:lpwstr>
      </vt:variant>
      <vt:variant>
        <vt:i4>1507379</vt:i4>
      </vt:variant>
      <vt:variant>
        <vt:i4>200</vt:i4>
      </vt:variant>
      <vt:variant>
        <vt:i4>0</vt:i4>
      </vt:variant>
      <vt:variant>
        <vt:i4>5</vt:i4>
      </vt:variant>
      <vt:variant>
        <vt:lpwstr/>
      </vt:variant>
      <vt:variant>
        <vt:lpwstr>_Toc286835450</vt:lpwstr>
      </vt:variant>
      <vt:variant>
        <vt:i4>1441843</vt:i4>
      </vt:variant>
      <vt:variant>
        <vt:i4>194</vt:i4>
      </vt:variant>
      <vt:variant>
        <vt:i4>0</vt:i4>
      </vt:variant>
      <vt:variant>
        <vt:i4>5</vt:i4>
      </vt:variant>
      <vt:variant>
        <vt:lpwstr/>
      </vt:variant>
      <vt:variant>
        <vt:lpwstr>_Toc286835449</vt:lpwstr>
      </vt:variant>
      <vt:variant>
        <vt:i4>1441843</vt:i4>
      </vt:variant>
      <vt:variant>
        <vt:i4>188</vt:i4>
      </vt:variant>
      <vt:variant>
        <vt:i4>0</vt:i4>
      </vt:variant>
      <vt:variant>
        <vt:i4>5</vt:i4>
      </vt:variant>
      <vt:variant>
        <vt:lpwstr/>
      </vt:variant>
      <vt:variant>
        <vt:lpwstr>_Toc286835448</vt:lpwstr>
      </vt:variant>
      <vt:variant>
        <vt:i4>1441843</vt:i4>
      </vt:variant>
      <vt:variant>
        <vt:i4>182</vt:i4>
      </vt:variant>
      <vt:variant>
        <vt:i4>0</vt:i4>
      </vt:variant>
      <vt:variant>
        <vt:i4>5</vt:i4>
      </vt:variant>
      <vt:variant>
        <vt:lpwstr/>
      </vt:variant>
      <vt:variant>
        <vt:lpwstr>_Toc286835447</vt:lpwstr>
      </vt:variant>
      <vt:variant>
        <vt:i4>1441843</vt:i4>
      </vt:variant>
      <vt:variant>
        <vt:i4>176</vt:i4>
      </vt:variant>
      <vt:variant>
        <vt:i4>0</vt:i4>
      </vt:variant>
      <vt:variant>
        <vt:i4>5</vt:i4>
      </vt:variant>
      <vt:variant>
        <vt:lpwstr/>
      </vt:variant>
      <vt:variant>
        <vt:lpwstr>_Toc286835445</vt:lpwstr>
      </vt:variant>
      <vt:variant>
        <vt:i4>1441843</vt:i4>
      </vt:variant>
      <vt:variant>
        <vt:i4>170</vt:i4>
      </vt:variant>
      <vt:variant>
        <vt:i4>0</vt:i4>
      </vt:variant>
      <vt:variant>
        <vt:i4>5</vt:i4>
      </vt:variant>
      <vt:variant>
        <vt:lpwstr/>
      </vt:variant>
      <vt:variant>
        <vt:lpwstr>_Toc286835444</vt:lpwstr>
      </vt:variant>
      <vt:variant>
        <vt:i4>1441843</vt:i4>
      </vt:variant>
      <vt:variant>
        <vt:i4>164</vt:i4>
      </vt:variant>
      <vt:variant>
        <vt:i4>0</vt:i4>
      </vt:variant>
      <vt:variant>
        <vt:i4>5</vt:i4>
      </vt:variant>
      <vt:variant>
        <vt:lpwstr/>
      </vt:variant>
      <vt:variant>
        <vt:lpwstr>_Toc286835443</vt:lpwstr>
      </vt:variant>
      <vt:variant>
        <vt:i4>1441843</vt:i4>
      </vt:variant>
      <vt:variant>
        <vt:i4>158</vt:i4>
      </vt:variant>
      <vt:variant>
        <vt:i4>0</vt:i4>
      </vt:variant>
      <vt:variant>
        <vt:i4>5</vt:i4>
      </vt:variant>
      <vt:variant>
        <vt:lpwstr/>
      </vt:variant>
      <vt:variant>
        <vt:lpwstr>_Toc286835442</vt:lpwstr>
      </vt:variant>
      <vt:variant>
        <vt:i4>1441843</vt:i4>
      </vt:variant>
      <vt:variant>
        <vt:i4>152</vt:i4>
      </vt:variant>
      <vt:variant>
        <vt:i4>0</vt:i4>
      </vt:variant>
      <vt:variant>
        <vt:i4>5</vt:i4>
      </vt:variant>
      <vt:variant>
        <vt:lpwstr/>
      </vt:variant>
      <vt:variant>
        <vt:lpwstr>_Toc286835441</vt:lpwstr>
      </vt:variant>
      <vt:variant>
        <vt:i4>1114163</vt:i4>
      </vt:variant>
      <vt:variant>
        <vt:i4>146</vt:i4>
      </vt:variant>
      <vt:variant>
        <vt:i4>0</vt:i4>
      </vt:variant>
      <vt:variant>
        <vt:i4>5</vt:i4>
      </vt:variant>
      <vt:variant>
        <vt:lpwstr/>
      </vt:variant>
      <vt:variant>
        <vt:lpwstr>_Toc286835437</vt:lpwstr>
      </vt:variant>
      <vt:variant>
        <vt:i4>1114163</vt:i4>
      </vt:variant>
      <vt:variant>
        <vt:i4>140</vt:i4>
      </vt:variant>
      <vt:variant>
        <vt:i4>0</vt:i4>
      </vt:variant>
      <vt:variant>
        <vt:i4>5</vt:i4>
      </vt:variant>
      <vt:variant>
        <vt:lpwstr/>
      </vt:variant>
      <vt:variant>
        <vt:lpwstr>_Toc286835436</vt:lpwstr>
      </vt:variant>
      <vt:variant>
        <vt:i4>1114163</vt:i4>
      </vt:variant>
      <vt:variant>
        <vt:i4>134</vt:i4>
      </vt:variant>
      <vt:variant>
        <vt:i4>0</vt:i4>
      </vt:variant>
      <vt:variant>
        <vt:i4>5</vt:i4>
      </vt:variant>
      <vt:variant>
        <vt:lpwstr/>
      </vt:variant>
      <vt:variant>
        <vt:lpwstr>_Toc286835435</vt:lpwstr>
      </vt:variant>
      <vt:variant>
        <vt:i4>1114163</vt:i4>
      </vt:variant>
      <vt:variant>
        <vt:i4>128</vt:i4>
      </vt:variant>
      <vt:variant>
        <vt:i4>0</vt:i4>
      </vt:variant>
      <vt:variant>
        <vt:i4>5</vt:i4>
      </vt:variant>
      <vt:variant>
        <vt:lpwstr/>
      </vt:variant>
      <vt:variant>
        <vt:lpwstr>_Toc286835434</vt:lpwstr>
      </vt:variant>
      <vt:variant>
        <vt:i4>1114163</vt:i4>
      </vt:variant>
      <vt:variant>
        <vt:i4>122</vt:i4>
      </vt:variant>
      <vt:variant>
        <vt:i4>0</vt:i4>
      </vt:variant>
      <vt:variant>
        <vt:i4>5</vt:i4>
      </vt:variant>
      <vt:variant>
        <vt:lpwstr/>
      </vt:variant>
      <vt:variant>
        <vt:lpwstr>_Toc286835433</vt:lpwstr>
      </vt:variant>
      <vt:variant>
        <vt:i4>1114163</vt:i4>
      </vt:variant>
      <vt:variant>
        <vt:i4>116</vt:i4>
      </vt:variant>
      <vt:variant>
        <vt:i4>0</vt:i4>
      </vt:variant>
      <vt:variant>
        <vt:i4>5</vt:i4>
      </vt:variant>
      <vt:variant>
        <vt:lpwstr/>
      </vt:variant>
      <vt:variant>
        <vt:lpwstr>_Toc286835432</vt:lpwstr>
      </vt:variant>
      <vt:variant>
        <vt:i4>1114163</vt:i4>
      </vt:variant>
      <vt:variant>
        <vt:i4>110</vt:i4>
      </vt:variant>
      <vt:variant>
        <vt:i4>0</vt:i4>
      </vt:variant>
      <vt:variant>
        <vt:i4>5</vt:i4>
      </vt:variant>
      <vt:variant>
        <vt:lpwstr/>
      </vt:variant>
      <vt:variant>
        <vt:lpwstr>_Toc286835431</vt:lpwstr>
      </vt:variant>
      <vt:variant>
        <vt:i4>1114163</vt:i4>
      </vt:variant>
      <vt:variant>
        <vt:i4>104</vt:i4>
      </vt:variant>
      <vt:variant>
        <vt:i4>0</vt:i4>
      </vt:variant>
      <vt:variant>
        <vt:i4>5</vt:i4>
      </vt:variant>
      <vt:variant>
        <vt:lpwstr/>
      </vt:variant>
      <vt:variant>
        <vt:lpwstr>_Toc286835430</vt:lpwstr>
      </vt:variant>
      <vt:variant>
        <vt:i4>1048627</vt:i4>
      </vt:variant>
      <vt:variant>
        <vt:i4>98</vt:i4>
      </vt:variant>
      <vt:variant>
        <vt:i4>0</vt:i4>
      </vt:variant>
      <vt:variant>
        <vt:i4>5</vt:i4>
      </vt:variant>
      <vt:variant>
        <vt:lpwstr/>
      </vt:variant>
      <vt:variant>
        <vt:lpwstr>_Toc286835429</vt:lpwstr>
      </vt:variant>
      <vt:variant>
        <vt:i4>1048627</vt:i4>
      </vt:variant>
      <vt:variant>
        <vt:i4>92</vt:i4>
      </vt:variant>
      <vt:variant>
        <vt:i4>0</vt:i4>
      </vt:variant>
      <vt:variant>
        <vt:i4>5</vt:i4>
      </vt:variant>
      <vt:variant>
        <vt:lpwstr/>
      </vt:variant>
      <vt:variant>
        <vt:lpwstr>_Toc286835428</vt:lpwstr>
      </vt:variant>
      <vt:variant>
        <vt:i4>1048627</vt:i4>
      </vt:variant>
      <vt:variant>
        <vt:i4>86</vt:i4>
      </vt:variant>
      <vt:variant>
        <vt:i4>0</vt:i4>
      </vt:variant>
      <vt:variant>
        <vt:i4>5</vt:i4>
      </vt:variant>
      <vt:variant>
        <vt:lpwstr/>
      </vt:variant>
      <vt:variant>
        <vt:lpwstr>_Toc286835427</vt:lpwstr>
      </vt:variant>
      <vt:variant>
        <vt:i4>1048627</vt:i4>
      </vt:variant>
      <vt:variant>
        <vt:i4>80</vt:i4>
      </vt:variant>
      <vt:variant>
        <vt:i4>0</vt:i4>
      </vt:variant>
      <vt:variant>
        <vt:i4>5</vt:i4>
      </vt:variant>
      <vt:variant>
        <vt:lpwstr/>
      </vt:variant>
      <vt:variant>
        <vt:lpwstr>_Toc286835426</vt:lpwstr>
      </vt:variant>
      <vt:variant>
        <vt:i4>1048627</vt:i4>
      </vt:variant>
      <vt:variant>
        <vt:i4>74</vt:i4>
      </vt:variant>
      <vt:variant>
        <vt:i4>0</vt:i4>
      </vt:variant>
      <vt:variant>
        <vt:i4>5</vt:i4>
      </vt:variant>
      <vt:variant>
        <vt:lpwstr/>
      </vt:variant>
      <vt:variant>
        <vt:lpwstr>_Toc286835425</vt:lpwstr>
      </vt:variant>
      <vt:variant>
        <vt:i4>1048627</vt:i4>
      </vt:variant>
      <vt:variant>
        <vt:i4>68</vt:i4>
      </vt:variant>
      <vt:variant>
        <vt:i4>0</vt:i4>
      </vt:variant>
      <vt:variant>
        <vt:i4>5</vt:i4>
      </vt:variant>
      <vt:variant>
        <vt:lpwstr/>
      </vt:variant>
      <vt:variant>
        <vt:lpwstr>_Toc286835424</vt:lpwstr>
      </vt:variant>
      <vt:variant>
        <vt:i4>1048627</vt:i4>
      </vt:variant>
      <vt:variant>
        <vt:i4>62</vt:i4>
      </vt:variant>
      <vt:variant>
        <vt:i4>0</vt:i4>
      </vt:variant>
      <vt:variant>
        <vt:i4>5</vt:i4>
      </vt:variant>
      <vt:variant>
        <vt:lpwstr/>
      </vt:variant>
      <vt:variant>
        <vt:lpwstr>_Toc286835423</vt:lpwstr>
      </vt:variant>
      <vt:variant>
        <vt:i4>1048627</vt:i4>
      </vt:variant>
      <vt:variant>
        <vt:i4>56</vt:i4>
      </vt:variant>
      <vt:variant>
        <vt:i4>0</vt:i4>
      </vt:variant>
      <vt:variant>
        <vt:i4>5</vt:i4>
      </vt:variant>
      <vt:variant>
        <vt:lpwstr/>
      </vt:variant>
      <vt:variant>
        <vt:lpwstr>_Toc286835422</vt:lpwstr>
      </vt:variant>
      <vt:variant>
        <vt:i4>1048627</vt:i4>
      </vt:variant>
      <vt:variant>
        <vt:i4>50</vt:i4>
      </vt:variant>
      <vt:variant>
        <vt:i4>0</vt:i4>
      </vt:variant>
      <vt:variant>
        <vt:i4>5</vt:i4>
      </vt:variant>
      <vt:variant>
        <vt:lpwstr/>
      </vt:variant>
      <vt:variant>
        <vt:lpwstr>_Toc286835421</vt:lpwstr>
      </vt:variant>
      <vt:variant>
        <vt:i4>1048627</vt:i4>
      </vt:variant>
      <vt:variant>
        <vt:i4>44</vt:i4>
      </vt:variant>
      <vt:variant>
        <vt:i4>0</vt:i4>
      </vt:variant>
      <vt:variant>
        <vt:i4>5</vt:i4>
      </vt:variant>
      <vt:variant>
        <vt:lpwstr/>
      </vt:variant>
      <vt:variant>
        <vt:lpwstr>_Toc286835420</vt:lpwstr>
      </vt:variant>
      <vt:variant>
        <vt:i4>1245235</vt:i4>
      </vt:variant>
      <vt:variant>
        <vt:i4>38</vt:i4>
      </vt:variant>
      <vt:variant>
        <vt:i4>0</vt:i4>
      </vt:variant>
      <vt:variant>
        <vt:i4>5</vt:i4>
      </vt:variant>
      <vt:variant>
        <vt:lpwstr/>
      </vt:variant>
      <vt:variant>
        <vt:lpwstr>_Toc286835419</vt:lpwstr>
      </vt:variant>
      <vt:variant>
        <vt:i4>1245235</vt:i4>
      </vt:variant>
      <vt:variant>
        <vt:i4>32</vt:i4>
      </vt:variant>
      <vt:variant>
        <vt:i4>0</vt:i4>
      </vt:variant>
      <vt:variant>
        <vt:i4>5</vt:i4>
      </vt:variant>
      <vt:variant>
        <vt:lpwstr/>
      </vt:variant>
      <vt:variant>
        <vt:lpwstr>_Toc286835418</vt:lpwstr>
      </vt:variant>
      <vt:variant>
        <vt:i4>1245235</vt:i4>
      </vt:variant>
      <vt:variant>
        <vt:i4>26</vt:i4>
      </vt:variant>
      <vt:variant>
        <vt:i4>0</vt:i4>
      </vt:variant>
      <vt:variant>
        <vt:i4>5</vt:i4>
      </vt:variant>
      <vt:variant>
        <vt:lpwstr/>
      </vt:variant>
      <vt:variant>
        <vt:lpwstr>_Toc286835415</vt:lpwstr>
      </vt:variant>
      <vt:variant>
        <vt:i4>1245235</vt:i4>
      </vt:variant>
      <vt:variant>
        <vt:i4>20</vt:i4>
      </vt:variant>
      <vt:variant>
        <vt:i4>0</vt:i4>
      </vt:variant>
      <vt:variant>
        <vt:i4>5</vt:i4>
      </vt:variant>
      <vt:variant>
        <vt:lpwstr/>
      </vt:variant>
      <vt:variant>
        <vt:lpwstr>_Toc286835414</vt:lpwstr>
      </vt:variant>
      <vt:variant>
        <vt:i4>1245235</vt:i4>
      </vt:variant>
      <vt:variant>
        <vt:i4>14</vt:i4>
      </vt:variant>
      <vt:variant>
        <vt:i4>0</vt:i4>
      </vt:variant>
      <vt:variant>
        <vt:i4>5</vt:i4>
      </vt:variant>
      <vt:variant>
        <vt:lpwstr/>
      </vt:variant>
      <vt:variant>
        <vt:lpwstr>_Toc286835413</vt:lpwstr>
      </vt:variant>
      <vt:variant>
        <vt:i4>1245235</vt:i4>
      </vt:variant>
      <vt:variant>
        <vt:i4>8</vt:i4>
      </vt:variant>
      <vt:variant>
        <vt:i4>0</vt:i4>
      </vt:variant>
      <vt:variant>
        <vt:i4>5</vt:i4>
      </vt:variant>
      <vt:variant>
        <vt:lpwstr/>
      </vt:variant>
      <vt:variant>
        <vt:lpwstr>_Toc286835412</vt:lpwstr>
      </vt:variant>
      <vt:variant>
        <vt:i4>1245235</vt:i4>
      </vt:variant>
      <vt:variant>
        <vt:i4>2</vt:i4>
      </vt:variant>
      <vt:variant>
        <vt:i4>0</vt:i4>
      </vt:variant>
      <vt:variant>
        <vt:i4>5</vt:i4>
      </vt:variant>
      <vt:variant>
        <vt:lpwstr/>
      </vt:variant>
      <vt:variant>
        <vt:lpwstr>_Toc286835411</vt:lpwstr>
      </vt:variant>
      <vt:variant>
        <vt:i4>5308485</vt:i4>
      </vt:variant>
      <vt:variant>
        <vt:i4>15</vt:i4>
      </vt:variant>
      <vt:variant>
        <vt:i4>0</vt:i4>
      </vt:variant>
      <vt:variant>
        <vt:i4>5</vt:i4>
      </vt:variant>
      <vt:variant>
        <vt:lpwstr>http://www.monografias.com/trabajos7/mono/mono.shtml</vt:lpwstr>
      </vt:variant>
      <vt:variant>
        <vt:lpwstr/>
      </vt:variant>
      <vt:variant>
        <vt:i4>1966090</vt:i4>
      </vt:variant>
      <vt:variant>
        <vt:i4>12</vt:i4>
      </vt:variant>
      <vt:variant>
        <vt:i4>0</vt:i4>
      </vt:variant>
      <vt:variant>
        <vt:i4>5</vt:i4>
      </vt:variant>
      <vt:variant>
        <vt:lpwstr>http://www.monografias.com/Salud/Psicologia/</vt:lpwstr>
      </vt:variant>
      <vt:variant>
        <vt:lpwstr/>
      </vt:variant>
      <vt:variant>
        <vt:i4>5308485</vt:i4>
      </vt:variant>
      <vt:variant>
        <vt:i4>9</vt:i4>
      </vt:variant>
      <vt:variant>
        <vt:i4>0</vt:i4>
      </vt:variant>
      <vt:variant>
        <vt:i4>5</vt:i4>
      </vt:variant>
      <vt:variant>
        <vt:lpwstr>http://www.monografias.com/trabajos7/mono/mono.shtml</vt:lpwstr>
      </vt:variant>
      <vt:variant>
        <vt:lpwstr/>
      </vt:variant>
      <vt:variant>
        <vt:i4>1966090</vt:i4>
      </vt:variant>
      <vt:variant>
        <vt:i4>6</vt:i4>
      </vt:variant>
      <vt:variant>
        <vt:i4>0</vt:i4>
      </vt:variant>
      <vt:variant>
        <vt:i4>5</vt:i4>
      </vt:variant>
      <vt:variant>
        <vt:lpwstr>http://www.monografias.com/Salud/Psicologia/</vt:lpwstr>
      </vt:variant>
      <vt:variant>
        <vt:lpwstr/>
      </vt:variant>
      <vt:variant>
        <vt:i4>3604520</vt:i4>
      </vt:variant>
      <vt:variant>
        <vt:i4>3</vt:i4>
      </vt:variant>
      <vt:variant>
        <vt:i4>0</vt:i4>
      </vt:variant>
      <vt:variant>
        <vt:i4>5</vt:i4>
      </vt:variant>
      <vt:variant>
        <vt:lpwstr>http://www.wfp.org/spanish</vt:lpwstr>
      </vt:variant>
      <vt:variant>
        <vt:lpwstr/>
      </vt:variant>
      <vt:variant>
        <vt:i4>65659</vt:i4>
      </vt:variant>
      <vt:variant>
        <vt:i4>0</vt:i4>
      </vt:variant>
      <vt:variant>
        <vt:i4>0</vt:i4>
      </vt:variant>
      <vt:variant>
        <vt:i4>5</vt:i4>
      </vt:variant>
      <vt:variant>
        <vt:lpwstr>http://www.cosmovisiones.com/habitacionpropia/cont/s_ceguera.html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Información sobre  la importancia de la nutrición de la mujer en proceso de gestación  en el centro de salud de Jaihuayco, gestión 2011</dc:title>
  <dc:creator>Lilian</dc:creator>
  <cp:lastModifiedBy>Lilian</cp:lastModifiedBy>
  <cp:revision>2</cp:revision>
  <dcterms:created xsi:type="dcterms:W3CDTF">2011-05-07T02:31:00Z</dcterms:created>
  <dcterms:modified xsi:type="dcterms:W3CDTF">2011-05-07T02:31:00Z</dcterms:modified>
</cp:coreProperties>
</file>