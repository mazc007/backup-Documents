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1C74" w:rsidRPr="00831C74" w:rsidRDefault="00831C74" w:rsidP="00831C74">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0" w:name="presentaca"/>
      <w:r w:rsidRPr="00831C74">
        <w:rPr>
          <w:rFonts w:ascii="Times New Roman" w:eastAsia="Times New Roman" w:hAnsi="Times New Roman" w:cs="Times New Roman"/>
          <w:b/>
          <w:bCs/>
          <w:sz w:val="36"/>
          <w:szCs w:val="36"/>
          <w:lang w:eastAsia="es-BO"/>
        </w:rPr>
        <w:t>Presentación del paciente</w:t>
      </w:r>
      <w:bookmarkEnd w:id="0"/>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El señor Leonardo Alegre, soltero, de 35 años de edad, de </w:t>
      </w:r>
      <w:hyperlink r:id="rId8" w:history="1">
        <w:r w:rsidRPr="00831C74">
          <w:rPr>
            <w:rFonts w:ascii="Times New Roman" w:eastAsia="Times New Roman" w:hAnsi="Times New Roman" w:cs="Times New Roman"/>
            <w:color w:val="0000FF"/>
            <w:sz w:val="24"/>
            <w:szCs w:val="24"/>
            <w:u w:val="single"/>
            <w:lang w:eastAsia="es-BO"/>
          </w:rPr>
          <w:t>nacionalidad</w:t>
        </w:r>
      </w:hyperlink>
      <w:r w:rsidRPr="00831C74">
        <w:rPr>
          <w:rFonts w:ascii="Times New Roman" w:eastAsia="Times New Roman" w:hAnsi="Times New Roman" w:cs="Times New Roman"/>
          <w:sz w:val="24"/>
          <w:szCs w:val="24"/>
          <w:lang w:eastAsia="es-BO"/>
        </w:rPr>
        <w:t xml:space="preserve"> Argentina, ingresa al Hospital Fernández por guardia, acompañado por un familiar en silla de ruedas, presentando secuela de fractura expuesta de tibia y maléolos en miembro inferior izquierdo. El paciente sufrió un politraumatismo mientras estaba de vacaciones en Tailandia. Allí permaneció internado durante dos meses hasta que pudo volver a la Argentina. El paciente agrego que </w:t>
      </w:r>
      <w:proofErr w:type="spellStart"/>
      <w:r w:rsidRPr="00831C74">
        <w:rPr>
          <w:rFonts w:ascii="Times New Roman" w:eastAsia="Times New Roman" w:hAnsi="Times New Roman" w:cs="Times New Roman"/>
          <w:sz w:val="24"/>
          <w:szCs w:val="24"/>
          <w:lang w:eastAsia="es-BO"/>
        </w:rPr>
        <w:t>el</w:t>
      </w:r>
      <w:proofErr w:type="spellEnd"/>
      <w:r w:rsidRPr="00831C74">
        <w:rPr>
          <w:rFonts w:ascii="Times New Roman" w:eastAsia="Times New Roman" w:hAnsi="Times New Roman" w:cs="Times New Roman"/>
          <w:sz w:val="24"/>
          <w:szCs w:val="24"/>
          <w:lang w:eastAsia="es-BO"/>
        </w:rPr>
        <w:t xml:space="preserve"> vive en </w:t>
      </w:r>
      <w:hyperlink r:id="rId9" w:history="1">
        <w:r w:rsidRPr="00831C74">
          <w:rPr>
            <w:rFonts w:ascii="Times New Roman" w:eastAsia="Times New Roman" w:hAnsi="Times New Roman" w:cs="Times New Roman"/>
            <w:color w:val="0000FF"/>
            <w:sz w:val="24"/>
            <w:szCs w:val="24"/>
            <w:u w:val="single"/>
            <w:lang w:eastAsia="es-BO"/>
          </w:rPr>
          <w:t>España</w:t>
        </w:r>
      </w:hyperlink>
      <w:r w:rsidRPr="00831C74">
        <w:rPr>
          <w:rFonts w:ascii="Times New Roman" w:eastAsia="Times New Roman" w:hAnsi="Times New Roman" w:cs="Times New Roman"/>
          <w:sz w:val="24"/>
          <w:szCs w:val="24"/>
          <w:lang w:eastAsia="es-BO"/>
        </w:rPr>
        <w:t xml:space="preserve"> pero, que debido al traumatismo tuvo que venir a Argentina, en donde se encuentra su </w:t>
      </w:r>
      <w:hyperlink r:id="rId10" w:history="1">
        <w:r w:rsidRPr="00831C74">
          <w:rPr>
            <w:rFonts w:ascii="Times New Roman" w:eastAsia="Times New Roman" w:hAnsi="Times New Roman" w:cs="Times New Roman"/>
            <w:color w:val="0000FF"/>
            <w:sz w:val="24"/>
            <w:szCs w:val="24"/>
            <w:u w:val="single"/>
            <w:lang w:eastAsia="es-BO"/>
          </w:rPr>
          <w:t>familia</w:t>
        </w:r>
      </w:hyperlink>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El paciente ingreso al </w:t>
      </w:r>
      <w:hyperlink r:id="rId11" w:history="1">
        <w:r w:rsidRPr="00831C74">
          <w:rPr>
            <w:rFonts w:ascii="Times New Roman" w:eastAsia="Times New Roman" w:hAnsi="Times New Roman" w:cs="Times New Roman"/>
            <w:color w:val="0000FF"/>
            <w:sz w:val="24"/>
            <w:szCs w:val="24"/>
            <w:u w:val="single"/>
            <w:lang w:eastAsia="es-BO"/>
          </w:rPr>
          <w:t>servicio</w:t>
        </w:r>
      </w:hyperlink>
      <w:r w:rsidRPr="00831C74">
        <w:rPr>
          <w:rFonts w:ascii="Times New Roman" w:eastAsia="Times New Roman" w:hAnsi="Times New Roman" w:cs="Times New Roman"/>
          <w:sz w:val="24"/>
          <w:szCs w:val="24"/>
          <w:lang w:eastAsia="es-BO"/>
        </w:rPr>
        <w:t xml:space="preserve"> de cirugía el día 24 de Abril para tratamiento y permaneció internado hasta el día de la fecha.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El paciente refiere no presentar ningún tipo de alergia, ni presentar antecedentes de cardiopatías, </w:t>
      </w:r>
      <w:hyperlink r:id="rId12" w:history="1">
        <w:r w:rsidRPr="00831C74">
          <w:rPr>
            <w:rFonts w:ascii="Times New Roman" w:eastAsia="Times New Roman" w:hAnsi="Times New Roman" w:cs="Times New Roman"/>
            <w:color w:val="0000FF"/>
            <w:sz w:val="24"/>
            <w:szCs w:val="24"/>
            <w:u w:val="single"/>
            <w:lang w:eastAsia="es-BO"/>
          </w:rPr>
          <w:t>diabetes</w:t>
        </w:r>
      </w:hyperlink>
      <w:r w:rsidRPr="00831C74">
        <w:rPr>
          <w:rFonts w:ascii="Times New Roman" w:eastAsia="Times New Roman" w:hAnsi="Times New Roman" w:cs="Times New Roman"/>
          <w:sz w:val="24"/>
          <w:szCs w:val="24"/>
          <w:lang w:eastAsia="es-BO"/>
        </w:rPr>
        <w:t xml:space="preserve">, </w:t>
      </w:r>
      <w:hyperlink r:id="rId13" w:history="1">
        <w:r w:rsidRPr="00831C74">
          <w:rPr>
            <w:rFonts w:ascii="Times New Roman" w:eastAsia="Times New Roman" w:hAnsi="Times New Roman" w:cs="Times New Roman"/>
            <w:color w:val="0000FF"/>
            <w:sz w:val="24"/>
            <w:szCs w:val="24"/>
            <w:u w:val="single"/>
            <w:lang w:eastAsia="es-BO"/>
          </w:rPr>
          <w:t>asma</w:t>
        </w:r>
      </w:hyperlink>
      <w:r w:rsidRPr="00831C74">
        <w:rPr>
          <w:rFonts w:ascii="Times New Roman" w:eastAsia="Times New Roman" w:hAnsi="Times New Roman" w:cs="Times New Roman"/>
          <w:sz w:val="24"/>
          <w:szCs w:val="24"/>
          <w:lang w:eastAsia="es-BO"/>
        </w:rPr>
        <w:t xml:space="preserve">, artritis, </w:t>
      </w:r>
      <w:hyperlink r:id="rId14" w:history="1">
        <w:r w:rsidRPr="00831C74">
          <w:rPr>
            <w:rFonts w:ascii="Times New Roman" w:eastAsia="Times New Roman" w:hAnsi="Times New Roman" w:cs="Times New Roman"/>
            <w:color w:val="0000FF"/>
            <w:sz w:val="24"/>
            <w:szCs w:val="24"/>
            <w:u w:val="single"/>
            <w:lang w:eastAsia="es-BO"/>
          </w:rPr>
          <w:t>hipertensión</w:t>
        </w:r>
      </w:hyperlink>
      <w:r w:rsidRPr="00831C74">
        <w:rPr>
          <w:rFonts w:ascii="Times New Roman" w:eastAsia="Times New Roman" w:hAnsi="Times New Roman" w:cs="Times New Roman"/>
          <w:sz w:val="24"/>
          <w:szCs w:val="24"/>
          <w:lang w:eastAsia="es-BO"/>
        </w:rPr>
        <w:t xml:space="preserve"> o traumatismos anteriores. El paciente refiere que el único antecedente que tuvo fue el politraumatismo que sufrió en Tailandia, el mismo se produje en Enero de 2011.Y a raíz de este accidente permaneció durante dos meses </w:t>
      </w:r>
      <w:proofErr w:type="gramStart"/>
      <w:r w:rsidRPr="00831C74">
        <w:rPr>
          <w:rFonts w:ascii="Times New Roman" w:eastAsia="Times New Roman" w:hAnsi="Times New Roman" w:cs="Times New Roman"/>
          <w:sz w:val="24"/>
          <w:szCs w:val="24"/>
          <w:lang w:eastAsia="es-BO"/>
        </w:rPr>
        <w:t>( enero</w:t>
      </w:r>
      <w:proofErr w:type="gramEnd"/>
      <w:r w:rsidRPr="00831C74">
        <w:rPr>
          <w:rFonts w:ascii="Times New Roman" w:eastAsia="Times New Roman" w:hAnsi="Times New Roman" w:cs="Times New Roman"/>
          <w:sz w:val="24"/>
          <w:szCs w:val="24"/>
          <w:lang w:eastAsia="es-BO"/>
        </w:rPr>
        <w:t>- febrero) internado en aquel país.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Se le pregunto si presentaba algún antecedente familiar, a lo que el paciente refirió que su madre tuvo hipertiroidismo pero no recuerda nada de importancia salvo este dato. El paciente refirió que su </w:t>
      </w:r>
      <w:hyperlink r:id="rId15" w:history="1">
        <w:r w:rsidRPr="00831C74">
          <w:rPr>
            <w:rFonts w:ascii="Times New Roman" w:eastAsia="Times New Roman" w:hAnsi="Times New Roman" w:cs="Times New Roman"/>
            <w:color w:val="0000FF"/>
            <w:sz w:val="24"/>
            <w:szCs w:val="24"/>
            <w:u w:val="single"/>
            <w:lang w:eastAsia="es-BO"/>
          </w:rPr>
          <w:t>grupo</w:t>
        </w:r>
      </w:hyperlink>
      <w:r w:rsidRPr="00831C74">
        <w:rPr>
          <w:rFonts w:ascii="Times New Roman" w:eastAsia="Times New Roman" w:hAnsi="Times New Roman" w:cs="Times New Roman"/>
          <w:sz w:val="24"/>
          <w:szCs w:val="24"/>
          <w:lang w:eastAsia="es-BO"/>
        </w:rPr>
        <w:t xml:space="preserve"> familiar está compuesto por su madre y por sus tres hermanos, los cuales viven en Argentina.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Se le </w:t>
      </w:r>
      <w:proofErr w:type="spellStart"/>
      <w:r w:rsidRPr="00831C74">
        <w:rPr>
          <w:rFonts w:ascii="Times New Roman" w:eastAsia="Times New Roman" w:hAnsi="Times New Roman" w:cs="Times New Roman"/>
          <w:sz w:val="24"/>
          <w:szCs w:val="24"/>
          <w:lang w:eastAsia="es-BO"/>
        </w:rPr>
        <w:t>consulto</w:t>
      </w:r>
      <w:proofErr w:type="spellEnd"/>
      <w:r w:rsidRPr="00831C74">
        <w:rPr>
          <w:rFonts w:ascii="Times New Roman" w:eastAsia="Times New Roman" w:hAnsi="Times New Roman" w:cs="Times New Roman"/>
          <w:sz w:val="24"/>
          <w:szCs w:val="24"/>
          <w:lang w:eastAsia="es-BO"/>
        </w:rPr>
        <w:t xml:space="preserve"> sobre su vida </w:t>
      </w:r>
      <w:hyperlink r:id="rId16" w:history="1">
        <w:r w:rsidRPr="00831C74">
          <w:rPr>
            <w:rFonts w:ascii="Times New Roman" w:eastAsia="Times New Roman" w:hAnsi="Times New Roman" w:cs="Times New Roman"/>
            <w:color w:val="0000FF"/>
            <w:sz w:val="24"/>
            <w:szCs w:val="24"/>
            <w:u w:val="single"/>
            <w:lang w:eastAsia="es-BO"/>
          </w:rPr>
          <w:t>laboral</w:t>
        </w:r>
      </w:hyperlink>
      <w:r w:rsidRPr="00831C74">
        <w:rPr>
          <w:rFonts w:ascii="Times New Roman" w:eastAsia="Times New Roman" w:hAnsi="Times New Roman" w:cs="Times New Roman"/>
          <w:sz w:val="24"/>
          <w:szCs w:val="24"/>
          <w:lang w:eastAsia="es-BO"/>
        </w:rPr>
        <w:t xml:space="preserve">, Leonardo alego trabajar de Metre, en el rubro de </w:t>
      </w:r>
      <w:hyperlink r:id="rId17" w:history="1">
        <w:r w:rsidRPr="00831C74">
          <w:rPr>
            <w:rFonts w:ascii="Times New Roman" w:eastAsia="Times New Roman" w:hAnsi="Times New Roman" w:cs="Times New Roman"/>
            <w:color w:val="0000FF"/>
            <w:sz w:val="24"/>
            <w:szCs w:val="24"/>
            <w:u w:val="single"/>
            <w:lang w:eastAsia="es-BO"/>
          </w:rPr>
          <w:t>Hotelería</w:t>
        </w:r>
      </w:hyperlink>
      <w:r w:rsidRPr="00831C74">
        <w:rPr>
          <w:rFonts w:ascii="Times New Roman" w:eastAsia="Times New Roman" w:hAnsi="Times New Roman" w:cs="Times New Roman"/>
          <w:sz w:val="24"/>
          <w:szCs w:val="24"/>
          <w:lang w:eastAsia="es-BO"/>
        </w:rPr>
        <w:t xml:space="preserve">. Se le pregunto en </w:t>
      </w:r>
      <w:proofErr w:type="spellStart"/>
      <w:r w:rsidRPr="00831C74">
        <w:rPr>
          <w:rFonts w:ascii="Times New Roman" w:eastAsia="Times New Roman" w:hAnsi="Times New Roman" w:cs="Times New Roman"/>
          <w:sz w:val="24"/>
          <w:szCs w:val="24"/>
          <w:lang w:eastAsia="es-BO"/>
        </w:rPr>
        <w:t>que</w:t>
      </w:r>
      <w:proofErr w:type="spellEnd"/>
      <w:r w:rsidRPr="00831C74">
        <w:rPr>
          <w:rFonts w:ascii="Times New Roman" w:eastAsia="Times New Roman" w:hAnsi="Times New Roman" w:cs="Times New Roman"/>
          <w:sz w:val="24"/>
          <w:szCs w:val="24"/>
          <w:lang w:eastAsia="es-BO"/>
        </w:rPr>
        <w:t xml:space="preserve"> consistía su cargo, a lo que contesto que es un </w:t>
      </w:r>
      <w:hyperlink r:id="rId18" w:history="1">
        <w:r w:rsidRPr="00831C74">
          <w:rPr>
            <w:rFonts w:ascii="Times New Roman" w:eastAsia="Times New Roman" w:hAnsi="Times New Roman" w:cs="Times New Roman"/>
            <w:color w:val="0000FF"/>
            <w:sz w:val="24"/>
            <w:szCs w:val="24"/>
            <w:u w:val="single"/>
            <w:lang w:eastAsia="es-BO"/>
          </w:rPr>
          <w:t>trabajo</w:t>
        </w:r>
      </w:hyperlink>
      <w:r w:rsidRPr="00831C74">
        <w:rPr>
          <w:rFonts w:ascii="Times New Roman" w:eastAsia="Times New Roman" w:hAnsi="Times New Roman" w:cs="Times New Roman"/>
          <w:sz w:val="24"/>
          <w:szCs w:val="24"/>
          <w:lang w:eastAsia="es-BO"/>
        </w:rPr>
        <w:t xml:space="preserve"> free lance en donde él se encarga de organizar y coordinar </w:t>
      </w:r>
      <w:hyperlink r:id="rId19" w:history="1">
        <w:r w:rsidRPr="00831C74">
          <w:rPr>
            <w:rFonts w:ascii="Times New Roman" w:eastAsia="Times New Roman" w:hAnsi="Times New Roman" w:cs="Times New Roman"/>
            <w:color w:val="0000FF"/>
            <w:sz w:val="24"/>
            <w:szCs w:val="24"/>
            <w:u w:val="single"/>
            <w:lang w:eastAsia="es-BO"/>
          </w:rPr>
          <w:t>eventos</w:t>
        </w:r>
      </w:hyperlink>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Al momento de consultarle sobre su </w:t>
      </w:r>
      <w:hyperlink r:id="rId20" w:history="1">
        <w:r w:rsidRPr="00831C74">
          <w:rPr>
            <w:rFonts w:ascii="Times New Roman" w:eastAsia="Times New Roman" w:hAnsi="Times New Roman" w:cs="Times New Roman"/>
            <w:color w:val="0000FF"/>
            <w:sz w:val="24"/>
            <w:szCs w:val="24"/>
            <w:u w:val="single"/>
            <w:lang w:eastAsia="es-BO"/>
          </w:rPr>
          <w:t>religión</w:t>
        </w:r>
      </w:hyperlink>
      <w:r w:rsidRPr="00831C74">
        <w:rPr>
          <w:rFonts w:ascii="Times New Roman" w:eastAsia="Times New Roman" w:hAnsi="Times New Roman" w:cs="Times New Roman"/>
          <w:sz w:val="24"/>
          <w:szCs w:val="24"/>
          <w:lang w:eastAsia="es-BO"/>
        </w:rPr>
        <w:t>, Leonardo alego ser ateo.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Los </w:t>
      </w:r>
      <w:hyperlink r:id="rId21" w:history="1">
        <w:r w:rsidRPr="00831C74">
          <w:rPr>
            <w:rFonts w:ascii="Times New Roman" w:eastAsia="Times New Roman" w:hAnsi="Times New Roman" w:cs="Times New Roman"/>
            <w:color w:val="0000FF"/>
            <w:sz w:val="24"/>
            <w:szCs w:val="24"/>
            <w:u w:val="single"/>
            <w:lang w:eastAsia="es-BO"/>
          </w:rPr>
          <w:t>datos</w:t>
        </w:r>
      </w:hyperlink>
      <w:r w:rsidRPr="00831C74">
        <w:rPr>
          <w:rFonts w:ascii="Times New Roman" w:eastAsia="Times New Roman" w:hAnsi="Times New Roman" w:cs="Times New Roman"/>
          <w:sz w:val="24"/>
          <w:szCs w:val="24"/>
          <w:lang w:eastAsia="es-BO"/>
        </w:rPr>
        <w:t xml:space="preserve"> y la </w:t>
      </w:r>
      <w:hyperlink r:id="rId22" w:history="1">
        <w:r w:rsidRPr="00831C74">
          <w:rPr>
            <w:rFonts w:ascii="Times New Roman" w:eastAsia="Times New Roman" w:hAnsi="Times New Roman" w:cs="Times New Roman"/>
            <w:color w:val="0000FF"/>
            <w:sz w:val="24"/>
            <w:szCs w:val="24"/>
            <w:u w:val="single"/>
            <w:lang w:eastAsia="es-BO"/>
          </w:rPr>
          <w:t>información</w:t>
        </w:r>
      </w:hyperlink>
      <w:r w:rsidRPr="00831C74">
        <w:rPr>
          <w:rFonts w:ascii="Times New Roman" w:eastAsia="Times New Roman" w:hAnsi="Times New Roman" w:cs="Times New Roman"/>
          <w:sz w:val="24"/>
          <w:szCs w:val="24"/>
          <w:lang w:eastAsia="es-BO"/>
        </w:rPr>
        <w:t xml:space="preserve"> se obtuvieron a partir de </w:t>
      </w:r>
      <w:hyperlink r:id="rId23" w:anchor="FUNC" w:history="1">
        <w:r w:rsidRPr="00831C74">
          <w:rPr>
            <w:rFonts w:ascii="Times New Roman" w:eastAsia="Times New Roman" w:hAnsi="Times New Roman" w:cs="Times New Roman"/>
            <w:color w:val="0000FF"/>
            <w:sz w:val="24"/>
            <w:szCs w:val="24"/>
            <w:u w:val="single"/>
            <w:lang w:eastAsia="es-BO"/>
          </w:rPr>
          <w:t>fuentes</w:t>
        </w:r>
      </w:hyperlink>
      <w:r w:rsidRPr="00831C74">
        <w:rPr>
          <w:rFonts w:ascii="Times New Roman" w:eastAsia="Times New Roman" w:hAnsi="Times New Roman" w:cs="Times New Roman"/>
          <w:sz w:val="24"/>
          <w:szCs w:val="24"/>
          <w:lang w:eastAsia="es-BO"/>
        </w:rPr>
        <w:t xml:space="preserve"> primarias y secundarias.</w:t>
      </w:r>
    </w:p>
    <w:p w:rsidR="00831C74" w:rsidRPr="00831C74" w:rsidRDefault="00831C74" w:rsidP="00831C74">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1" w:name="indicacioa"/>
      <w:r w:rsidRPr="00831C74">
        <w:rPr>
          <w:rFonts w:ascii="Times New Roman" w:eastAsia="Times New Roman" w:hAnsi="Times New Roman" w:cs="Times New Roman"/>
          <w:b/>
          <w:bCs/>
          <w:sz w:val="36"/>
          <w:szCs w:val="36"/>
          <w:lang w:eastAsia="es-BO"/>
        </w:rPr>
        <w:t>Indicaciones médicas</w:t>
      </w:r>
      <w:bookmarkEnd w:id="1"/>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2/5</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-CSV por turno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w:t>
      </w:r>
      <w:hyperlink r:id="rId24" w:history="1">
        <w:r w:rsidRPr="00831C74">
          <w:rPr>
            <w:rFonts w:ascii="Times New Roman" w:eastAsia="Times New Roman" w:hAnsi="Times New Roman" w:cs="Times New Roman"/>
            <w:color w:val="0000FF"/>
            <w:sz w:val="24"/>
            <w:szCs w:val="24"/>
            <w:u w:val="single"/>
            <w:lang w:eastAsia="es-BO"/>
          </w:rPr>
          <w:t>PHP</w:t>
        </w:r>
      </w:hyperlink>
      <w:r w:rsidRPr="00831C74">
        <w:rPr>
          <w:rFonts w:ascii="Times New Roman" w:eastAsia="Times New Roman" w:hAnsi="Times New Roman" w:cs="Times New Roman"/>
          <w:sz w:val="24"/>
          <w:szCs w:val="24"/>
          <w:lang w:eastAsia="es-BO"/>
        </w:rPr>
        <w:t xml:space="preserve"> 21 gotas por minuto 1 -3 frascos. 1 y 3 de solución fisiológica + a ampolla de </w:t>
      </w:r>
      <w:proofErr w:type="spellStart"/>
      <w:r w:rsidRPr="00831C74">
        <w:rPr>
          <w:rFonts w:ascii="Times New Roman" w:eastAsia="Times New Roman" w:hAnsi="Times New Roman" w:cs="Times New Roman"/>
          <w:sz w:val="24"/>
          <w:szCs w:val="24"/>
          <w:lang w:eastAsia="es-BO"/>
        </w:rPr>
        <w:t>ClK</w:t>
      </w:r>
      <w:proofErr w:type="spellEnd"/>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-Dieta líquida desde 1ª 16 Hs luego general.</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-ATB </w:t>
      </w:r>
      <w:proofErr w:type="spellStart"/>
      <w:r w:rsidRPr="00831C74">
        <w:rPr>
          <w:rFonts w:ascii="Times New Roman" w:eastAsia="Times New Roman" w:hAnsi="Times New Roman" w:cs="Times New Roman"/>
          <w:sz w:val="24"/>
          <w:szCs w:val="24"/>
          <w:lang w:eastAsia="es-BO"/>
        </w:rPr>
        <w:t>Cefalotina</w:t>
      </w:r>
      <w:proofErr w:type="spellEnd"/>
      <w:r w:rsidRPr="00831C74">
        <w:rPr>
          <w:rFonts w:ascii="Times New Roman" w:eastAsia="Times New Roman" w:hAnsi="Times New Roman" w:cs="Times New Roman"/>
          <w:sz w:val="24"/>
          <w:szCs w:val="24"/>
          <w:lang w:eastAsia="es-BO"/>
        </w:rPr>
        <w:t xml:space="preserve"> 1gr c/ 6Hs EV</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w:t>
      </w:r>
      <w:proofErr w:type="spellStart"/>
      <w:r w:rsidRPr="00831C74">
        <w:rPr>
          <w:rFonts w:ascii="Times New Roman" w:eastAsia="Times New Roman" w:hAnsi="Times New Roman" w:cs="Times New Roman"/>
          <w:sz w:val="24"/>
          <w:szCs w:val="24"/>
          <w:lang w:eastAsia="es-BO"/>
        </w:rPr>
        <w:t>Diclofenac</w:t>
      </w:r>
      <w:proofErr w:type="spellEnd"/>
      <w:r w:rsidRPr="00831C74">
        <w:rPr>
          <w:rFonts w:ascii="Times New Roman" w:eastAsia="Times New Roman" w:hAnsi="Times New Roman" w:cs="Times New Roman"/>
          <w:sz w:val="24"/>
          <w:szCs w:val="24"/>
          <w:lang w:eastAsia="es-BO"/>
        </w:rPr>
        <w:t xml:space="preserve"> 75 mg (20 mg en 500ml a 7 gotas por minuto)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lastRenderedPageBreak/>
        <w:t xml:space="preserve">- </w:t>
      </w:r>
      <w:proofErr w:type="spellStart"/>
      <w:r w:rsidRPr="00831C74">
        <w:rPr>
          <w:rFonts w:ascii="Times New Roman" w:eastAsia="Times New Roman" w:hAnsi="Times New Roman" w:cs="Times New Roman"/>
          <w:sz w:val="24"/>
          <w:szCs w:val="24"/>
          <w:lang w:eastAsia="es-BO"/>
        </w:rPr>
        <w:t>Enoxaparina</w:t>
      </w:r>
      <w:proofErr w:type="spellEnd"/>
      <w:r w:rsidRPr="00831C74">
        <w:rPr>
          <w:rFonts w:ascii="Times New Roman" w:eastAsia="Times New Roman" w:hAnsi="Times New Roman" w:cs="Times New Roman"/>
          <w:sz w:val="24"/>
          <w:szCs w:val="24"/>
          <w:lang w:eastAsia="es-BO"/>
        </w:rPr>
        <w:t xml:space="preserve"> 0.4 cc SC</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Morfina 2cc diluir 2/8 c/ 4 Hs si hay dolor.</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5/5</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-CSV por turno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-Dieta blanda general</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w:t>
      </w:r>
      <w:proofErr w:type="spellStart"/>
      <w:r w:rsidRPr="00831C74">
        <w:rPr>
          <w:rFonts w:ascii="Times New Roman" w:eastAsia="Times New Roman" w:hAnsi="Times New Roman" w:cs="Times New Roman"/>
          <w:sz w:val="24"/>
          <w:szCs w:val="24"/>
          <w:lang w:eastAsia="es-BO"/>
        </w:rPr>
        <w:t>Omeprazol</w:t>
      </w:r>
      <w:proofErr w:type="spellEnd"/>
      <w:r w:rsidRPr="00831C74">
        <w:rPr>
          <w:rFonts w:ascii="Times New Roman" w:eastAsia="Times New Roman" w:hAnsi="Times New Roman" w:cs="Times New Roman"/>
          <w:sz w:val="24"/>
          <w:szCs w:val="24"/>
          <w:lang w:eastAsia="es-BO"/>
        </w:rPr>
        <w:t xml:space="preserve"> 20 mg VO/ día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w:t>
      </w:r>
      <w:proofErr w:type="spellStart"/>
      <w:r w:rsidRPr="00831C74">
        <w:rPr>
          <w:rFonts w:ascii="Times New Roman" w:eastAsia="Times New Roman" w:hAnsi="Times New Roman" w:cs="Times New Roman"/>
          <w:sz w:val="24"/>
          <w:szCs w:val="24"/>
          <w:lang w:eastAsia="es-BO"/>
        </w:rPr>
        <w:t>Diclofenac</w:t>
      </w:r>
      <w:proofErr w:type="spellEnd"/>
      <w:r w:rsidRPr="00831C74">
        <w:rPr>
          <w:rFonts w:ascii="Times New Roman" w:eastAsia="Times New Roman" w:hAnsi="Times New Roman" w:cs="Times New Roman"/>
          <w:sz w:val="24"/>
          <w:szCs w:val="24"/>
          <w:lang w:eastAsia="es-BO"/>
        </w:rPr>
        <w:t xml:space="preserve"> 75 mg VO/ 12Hs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-Morfina suspendida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-Heparina 0.4cc/ SC / día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w:t>
      </w:r>
      <w:proofErr w:type="spellStart"/>
      <w:r w:rsidRPr="00831C74">
        <w:rPr>
          <w:rFonts w:ascii="Times New Roman" w:eastAsia="Times New Roman" w:hAnsi="Times New Roman" w:cs="Times New Roman"/>
          <w:sz w:val="24"/>
          <w:szCs w:val="24"/>
          <w:lang w:eastAsia="es-BO"/>
        </w:rPr>
        <w:t>Piperaciclina</w:t>
      </w:r>
      <w:proofErr w:type="spellEnd"/>
      <w:r w:rsidRPr="00831C74">
        <w:rPr>
          <w:rFonts w:ascii="Times New Roman" w:eastAsia="Times New Roman" w:hAnsi="Times New Roman" w:cs="Times New Roman"/>
          <w:sz w:val="24"/>
          <w:szCs w:val="24"/>
          <w:lang w:eastAsia="es-BO"/>
        </w:rPr>
        <w:t xml:space="preserve"> </w:t>
      </w:r>
      <w:proofErr w:type="spellStart"/>
      <w:r w:rsidRPr="00831C74">
        <w:rPr>
          <w:rFonts w:ascii="Times New Roman" w:eastAsia="Times New Roman" w:hAnsi="Times New Roman" w:cs="Times New Roman"/>
          <w:sz w:val="24"/>
          <w:szCs w:val="24"/>
          <w:lang w:eastAsia="es-BO"/>
        </w:rPr>
        <w:t>Tazobactam</w:t>
      </w:r>
      <w:proofErr w:type="spellEnd"/>
      <w:r w:rsidRPr="00831C74">
        <w:rPr>
          <w:rFonts w:ascii="Times New Roman" w:eastAsia="Times New Roman" w:hAnsi="Times New Roman" w:cs="Times New Roman"/>
          <w:sz w:val="24"/>
          <w:szCs w:val="24"/>
          <w:lang w:eastAsia="es-BO"/>
        </w:rPr>
        <w:t xml:space="preserve"> 4.5 g/ IV c/ 6 Hs (Día)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6/5</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CSV por turno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-Dieta blanda general</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w:t>
      </w:r>
      <w:proofErr w:type="spellStart"/>
      <w:r w:rsidRPr="00831C74">
        <w:rPr>
          <w:rFonts w:ascii="Times New Roman" w:eastAsia="Times New Roman" w:hAnsi="Times New Roman" w:cs="Times New Roman"/>
          <w:sz w:val="24"/>
          <w:szCs w:val="24"/>
          <w:lang w:eastAsia="es-BO"/>
        </w:rPr>
        <w:t>Omeprazol</w:t>
      </w:r>
      <w:proofErr w:type="spellEnd"/>
      <w:r w:rsidRPr="00831C74">
        <w:rPr>
          <w:rFonts w:ascii="Times New Roman" w:eastAsia="Times New Roman" w:hAnsi="Times New Roman" w:cs="Times New Roman"/>
          <w:sz w:val="24"/>
          <w:szCs w:val="24"/>
          <w:lang w:eastAsia="es-BO"/>
        </w:rPr>
        <w:t xml:space="preserve"> 20 mg VO / </w:t>
      </w:r>
      <w:proofErr w:type="spellStart"/>
      <w:r w:rsidRPr="00831C74">
        <w:rPr>
          <w:rFonts w:ascii="Times New Roman" w:eastAsia="Times New Roman" w:hAnsi="Times New Roman" w:cs="Times New Roman"/>
          <w:sz w:val="24"/>
          <w:szCs w:val="24"/>
          <w:lang w:eastAsia="es-BO"/>
        </w:rPr>
        <w:t>dia</w:t>
      </w:r>
      <w:proofErr w:type="spellEnd"/>
      <w:r w:rsidRPr="00831C74">
        <w:rPr>
          <w:rFonts w:ascii="Times New Roman" w:eastAsia="Times New Roman" w:hAnsi="Times New Roman" w:cs="Times New Roman"/>
          <w:sz w:val="24"/>
          <w:szCs w:val="24"/>
          <w:lang w:eastAsia="es-BO"/>
        </w:rPr>
        <w:t xml:space="preserve"> (12HS)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w:t>
      </w:r>
      <w:proofErr w:type="spellStart"/>
      <w:r w:rsidRPr="00831C74">
        <w:rPr>
          <w:rFonts w:ascii="Times New Roman" w:eastAsia="Times New Roman" w:hAnsi="Times New Roman" w:cs="Times New Roman"/>
          <w:sz w:val="24"/>
          <w:szCs w:val="24"/>
          <w:lang w:eastAsia="es-BO"/>
        </w:rPr>
        <w:t>Diclofenac</w:t>
      </w:r>
      <w:proofErr w:type="spellEnd"/>
      <w:r w:rsidRPr="00831C74">
        <w:rPr>
          <w:rFonts w:ascii="Times New Roman" w:eastAsia="Times New Roman" w:hAnsi="Times New Roman" w:cs="Times New Roman"/>
          <w:sz w:val="24"/>
          <w:szCs w:val="24"/>
          <w:lang w:eastAsia="es-BO"/>
        </w:rPr>
        <w:t xml:space="preserve"> 75 mg VO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val="en-US" w:eastAsia="es-BO"/>
        </w:rPr>
      </w:pPr>
      <w:proofErr w:type="spellStart"/>
      <w:r w:rsidRPr="00831C74">
        <w:rPr>
          <w:rFonts w:ascii="Times New Roman" w:eastAsia="Times New Roman" w:hAnsi="Times New Roman" w:cs="Times New Roman"/>
          <w:sz w:val="24"/>
          <w:szCs w:val="24"/>
          <w:lang w:val="en-US" w:eastAsia="es-BO"/>
        </w:rPr>
        <w:t>Plexheparina</w:t>
      </w:r>
      <w:proofErr w:type="spellEnd"/>
      <w:r w:rsidRPr="00831C74">
        <w:rPr>
          <w:rFonts w:ascii="Times New Roman" w:eastAsia="Times New Roman" w:hAnsi="Times New Roman" w:cs="Times New Roman"/>
          <w:sz w:val="24"/>
          <w:szCs w:val="24"/>
          <w:lang w:val="en-US" w:eastAsia="es-BO"/>
        </w:rPr>
        <w:t xml:space="preserve"> 0.4 cc/SC / </w:t>
      </w:r>
      <w:proofErr w:type="spellStart"/>
      <w:r w:rsidRPr="00831C74">
        <w:rPr>
          <w:rFonts w:ascii="Times New Roman" w:eastAsia="Times New Roman" w:hAnsi="Times New Roman" w:cs="Times New Roman"/>
          <w:sz w:val="24"/>
          <w:szCs w:val="24"/>
          <w:lang w:val="en-US" w:eastAsia="es-BO"/>
        </w:rPr>
        <w:t>dia</w:t>
      </w:r>
      <w:proofErr w:type="spellEnd"/>
      <w:r w:rsidRPr="00831C74">
        <w:rPr>
          <w:rFonts w:ascii="Times New Roman" w:eastAsia="Times New Roman" w:hAnsi="Times New Roman" w:cs="Times New Roman"/>
          <w:sz w:val="24"/>
          <w:szCs w:val="24"/>
          <w:lang w:val="en-US" w:eastAsia="es-BO"/>
        </w:rPr>
        <w:t xml:space="preserve"> (a2Hs)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w:t>
      </w:r>
      <w:proofErr w:type="spellStart"/>
      <w:r w:rsidRPr="00831C74">
        <w:rPr>
          <w:rFonts w:ascii="Times New Roman" w:eastAsia="Times New Roman" w:hAnsi="Times New Roman" w:cs="Times New Roman"/>
          <w:sz w:val="24"/>
          <w:szCs w:val="24"/>
          <w:lang w:eastAsia="es-BO"/>
        </w:rPr>
        <w:t>Piperacilina</w:t>
      </w:r>
      <w:proofErr w:type="spellEnd"/>
      <w:r w:rsidRPr="00831C74">
        <w:rPr>
          <w:rFonts w:ascii="Times New Roman" w:eastAsia="Times New Roman" w:hAnsi="Times New Roman" w:cs="Times New Roman"/>
          <w:sz w:val="24"/>
          <w:szCs w:val="24"/>
          <w:lang w:eastAsia="es-BO"/>
        </w:rPr>
        <w:t xml:space="preserve">- </w:t>
      </w:r>
      <w:proofErr w:type="spellStart"/>
      <w:r w:rsidRPr="00831C74">
        <w:rPr>
          <w:rFonts w:ascii="Times New Roman" w:eastAsia="Times New Roman" w:hAnsi="Times New Roman" w:cs="Times New Roman"/>
          <w:sz w:val="24"/>
          <w:szCs w:val="24"/>
          <w:lang w:eastAsia="es-BO"/>
        </w:rPr>
        <w:t>Tazobactam</w:t>
      </w:r>
      <w:proofErr w:type="spellEnd"/>
      <w:r w:rsidRPr="00831C74">
        <w:rPr>
          <w:rFonts w:ascii="Times New Roman" w:eastAsia="Times New Roman" w:hAnsi="Times New Roman" w:cs="Times New Roman"/>
          <w:sz w:val="24"/>
          <w:szCs w:val="24"/>
          <w:lang w:eastAsia="es-BO"/>
        </w:rPr>
        <w:t xml:space="preserve"> 4.5 g/ IV c/ 6 Hs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8/5</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12.00Hs Baño pre- Quirúrgico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Ayuno</w:t>
      </w:r>
    </w:p>
    <w:p w:rsidR="00831C74" w:rsidRPr="00831C74" w:rsidRDefault="00831C74" w:rsidP="00831C74">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2" w:name="analisisda"/>
      <w:r w:rsidRPr="00831C74">
        <w:rPr>
          <w:rFonts w:ascii="Times New Roman" w:eastAsia="Times New Roman" w:hAnsi="Times New Roman" w:cs="Times New Roman"/>
          <w:b/>
          <w:bCs/>
          <w:sz w:val="36"/>
          <w:szCs w:val="36"/>
          <w:lang w:eastAsia="es-BO"/>
        </w:rPr>
        <w:t>Análisis de laboratorio</w:t>
      </w:r>
      <w:bookmarkEnd w:id="2"/>
    </w:p>
    <w:p w:rsidR="00831C74" w:rsidRPr="00831C74" w:rsidRDefault="00831C74" w:rsidP="00831C74">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831C74">
        <w:rPr>
          <w:rFonts w:ascii="Times New Roman" w:eastAsia="Times New Roman" w:hAnsi="Times New Roman" w:cs="Times New Roman"/>
          <w:noProof/>
          <w:sz w:val="24"/>
          <w:szCs w:val="24"/>
          <w:lang w:eastAsia="es-BO"/>
        </w:rPr>
        <mc:AlternateContent>
          <mc:Choice Requires="wps">
            <w:drawing>
              <wp:inline distT="0" distB="0" distL="0" distR="0" wp14:anchorId="5CAE3D8D" wp14:editId="237C4482">
                <wp:extent cx="308610" cy="308610"/>
                <wp:effectExtent l="0" t="0" r="0" b="0"/>
                <wp:docPr id="2" name="AutoShape 1" descr="Monografias.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Monografias.com"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" filled="f" stroked="f">
                <o:lock v:ext="edit" aspectratio="t"/>
                <w10:anchorlock/>
              </v:rect>
            </w:pict>
          </mc:Fallback>
        </mc:AlternateContent>
      </w:r>
    </w:p>
    <w:p w:rsidR="00831C74" w:rsidRPr="00831C74" w:rsidRDefault="00831C74" w:rsidP="00831C74">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ESTUDIOS COMPLEMENTARIOS:</w:t>
      </w:r>
    </w:p>
    <w:p w:rsidR="00831C74" w:rsidRPr="00831C74" w:rsidRDefault="00831C74" w:rsidP="00831C74">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lastRenderedPageBreak/>
        <w:t>Cultivo de gérmenes comunes Gram.</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N° </w:t>
      </w:r>
      <w:proofErr w:type="spellStart"/>
      <w:r w:rsidRPr="00831C74">
        <w:rPr>
          <w:rFonts w:ascii="Times New Roman" w:eastAsia="Times New Roman" w:hAnsi="Times New Roman" w:cs="Times New Roman"/>
          <w:sz w:val="24"/>
          <w:szCs w:val="24"/>
          <w:lang w:eastAsia="es-BO"/>
        </w:rPr>
        <w:t>Asist</w:t>
      </w:r>
      <w:proofErr w:type="spellEnd"/>
      <w:r w:rsidRPr="00831C74">
        <w:rPr>
          <w:rFonts w:ascii="Times New Roman" w:eastAsia="Times New Roman" w:hAnsi="Times New Roman" w:cs="Times New Roman"/>
          <w:sz w:val="24"/>
          <w:szCs w:val="24"/>
          <w:lang w:eastAsia="es-BO"/>
        </w:rPr>
        <w:t>. Resultado: Positivo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Hematíes abundantes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Leucocitos escasos.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Nombre del organismo: </w:t>
      </w:r>
      <w:proofErr w:type="spellStart"/>
      <w:r w:rsidRPr="00831C74">
        <w:rPr>
          <w:rFonts w:ascii="Times New Roman" w:eastAsia="Times New Roman" w:hAnsi="Times New Roman" w:cs="Times New Roman"/>
          <w:sz w:val="24"/>
          <w:szCs w:val="24"/>
          <w:lang w:eastAsia="es-BO"/>
        </w:rPr>
        <w:t>pseudomonas</w:t>
      </w:r>
      <w:proofErr w:type="spellEnd"/>
      <w:r w:rsidRPr="00831C74">
        <w:rPr>
          <w:rFonts w:ascii="Times New Roman" w:eastAsia="Times New Roman" w:hAnsi="Times New Roman" w:cs="Times New Roman"/>
          <w:sz w:val="24"/>
          <w:szCs w:val="24"/>
          <w:lang w:eastAsia="es-BO"/>
        </w:rPr>
        <w:t xml:space="preserve"> </w:t>
      </w:r>
      <w:proofErr w:type="spellStart"/>
      <w:r w:rsidRPr="00831C74">
        <w:rPr>
          <w:rFonts w:ascii="Times New Roman" w:eastAsia="Times New Roman" w:hAnsi="Times New Roman" w:cs="Times New Roman"/>
          <w:sz w:val="24"/>
          <w:szCs w:val="24"/>
          <w:lang w:eastAsia="es-BO"/>
        </w:rPr>
        <w:t>aeruginosa</w:t>
      </w:r>
      <w:proofErr w:type="spellEnd"/>
    </w:p>
    <w:p w:rsidR="00831C74" w:rsidRPr="00831C74" w:rsidRDefault="00831C74" w:rsidP="00831C74">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831C74">
        <w:rPr>
          <w:rFonts w:ascii="Times New Roman" w:eastAsia="Times New Roman" w:hAnsi="Times New Roman" w:cs="Times New Roman"/>
          <w:noProof/>
          <w:sz w:val="24"/>
          <w:szCs w:val="24"/>
          <w:lang w:eastAsia="es-BO"/>
        </w:rPr>
        <mc:AlternateContent>
          <mc:Choice Requires="wps">
            <w:drawing>
              <wp:inline distT="0" distB="0" distL="0" distR="0" wp14:anchorId="4B74CFA3" wp14:editId="5B4E7375">
                <wp:extent cx="308610" cy="308610"/>
                <wp:effectExtent l="0" t="0" r="0" b="0"/>
                <wp:docPr id="1" name="AutoShape 2" descr="Monografias.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alt="Monografias.com"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" filled="f" stroked="f">
                <o:lock v:ext="edit" aspectratio="t"/>
                <w10:anchorlock/>
              </v:rect>
            </w:pict>
          </mc:Fallback>
        </mc:AlternateContent>
      </w:r>
    </w:p>
    <w:p w:rsidR="00831C74" w:rsidRPr="00831C74" w:rsidRDefault="00831C74" w:rsidP="00831C74">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3" w:name="examenfisa"/>
      <w:r w:rsidRPr="00831C74">
        <w:rPr>
          <w:rFonts w:ascii="Times New Roman" w:eastAsia="Times New Roman" w:hAnsi="Times New Roman" w:cs="Times New Roman"/>
          <w:b/>
          <w:bCs/>
          <w:sz w:val="36"/>
          <w:szCs w:val="36"/>
          <w:lang w:eastAsia="es-BO"/>
        </w:rPr>
        <w:t>Examen físico</w:t>
      </w:r>
      <w:bookmarkEnd w:id="3"/>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La valoración se </w:t>
      </w:r>
      <w:proofErr w:type="spellStart"/>
      <w:r w:rsidRPr="00831C74">
        <w:rPr>
          <w:rFonts w:ascii="Times New Roman" w:eastAsia="Times New Roman" w:hAnsi="Times New Roman" w:cs="Times New Roman"/>
          <w:sz w:val="24"/>
          <w:szCs w:val="24"/>
          <w:lang w:eastAsia="es-BO"/>
        </w:rPr>
        <w:t>realizo</w:t>
      </w:r>
      <w:proofErr w:type="spellEnd"/>
      <w:r w:rsidRPr="00831C74">
        <w:rPr>
          <w:rFonts w:ascii="Times New Roman" w:eastAsia="Times New Roman" w:hAnsi="Times New Roman" w:cs="Times New Roman"/>
          <w:sz w:val="24"/>
          <w:szCs w:val="24"/>
          <w:lang w:eastAsia="es-BO"/>
        </w:rPr>
        <w:t xml:space="preserve"> el día 3 de Mayo de 2011</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Observación General:</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El paciente se encuentra lúcido, en posición </w:t>
      </w:r>
      <w:proofErr w:type="spellStart"/>
      <w:r w:rsidRPr="00831C74">
        <w:rPr>
          <w:rFonts w:ascii="Times New Roman" w:eastAsia="Times New Roman" w:hAnsi="Times New Roman" w:cs="Times New Roman"/>
          <w:sz w:val="24"/>
          <w:szCs w:val="24"/>
          <w:lang w:eastAsia="es-BO"/>
        </w:rPr>
        <w:t>semi</w:t>
      </w:r>
      <w:proofErr w:type="spellEnd"/>
      <w:r w:rsidRPr="00831C74">
        <w:rPr>
          <w:rFonts w:ascii="Times New Roman" w:eastAsia="Times New Roman" w:hAnsi="Times New Roman" w:cs="Times New Roman"/>
          <w:sz w:val="24"/>
          <w:szCs w:val="24"/>
          <w:lang w:eastAsia="es-BO"/>
        </w:rPr>
        <w:t xml:space="preserve"> </w:t>
      </w:r>
      <w:proofErr w:type="spellStart"/>
      <w:r w:rsidRPr="00831C74">
        <w:rPr>
          <w:rFonts w:ascii="Times New Roman" w:eastAsia="Times New Roman" w:hAnsi="Times New Roman" w:cs="Times New Roman"/>
          <w:sz w:val="24"/>
          <w:szCs w:val="24"/>
          <w:lang w:eastAsia="es-BO"/>
        </w:rPr>
        <w:t>fowler</w:t>
      </w:r>
      <w:proofErr w:type="spellEnd"/>
      <w:r w:rsidRPr="00831C74">
        <w:rPr>
          <w:rFonts w:ascii="Times New Roman" w:eastAsia="Times New Roman" w:hAnsi="Times New Roman" w:cs="Times New Roman"/>
          <w:sz w:val="24"/>
          <w:szCs w:val="24"/>
          <w:lang w:eastAsia="es-BO"/>
        </w:rPr>
        <w:t xml:space="preserve">, ubicado en </w:t>
      </w:r>
      <w:hyperlink r:id="rId25" w:history="1">
        <w:r w:rsidRPr="00831C74">
          <w:rPr>
            <w:rFonts w:ascii="Times New Roman" w:eastAsia="Times New Roman" w:hAnsi="Times New Roman" w:cs="Times New Roman"/>
            <w:color w:val="0000FF"/>
            <w:sz w:val="24"/>
            <w:szCs w:val="24"/>
            <w:u w:val="single"/>
            <w:lang w:eastAsia="es-BO"/>
          </w:rPr>
          <w:t>tiempo</w:t>
        </w:r>
      </w:hyperlink>
      <w:r w:rsidRPr="00831C74">
        <w:rPr>
          <w:rFonts w:ascii="Times New Roman" w:eastAsia="Times New Roman" w:hAnsi="Times New Roman" w:cs="Times New Roman"/>
          <w:sz w:val="24"/>
          <w:szCs w:val="24"/>
          <w:lang w:eastAsia="es-BO"/>
        </w:rPr>
        <w:t xml:space="preserve"> espacio y </w:t>
      </w:r>
      <w:hyperlink r:id="rId26" w:history="1">
        <w:r w:rsidRPr="00831C74">
          <w:rPr>
            <w:rFonts w:ascii="Times New Roman" w:eastAsia="Times New Roman" w:hAnsi="Times New Roman" w:cs="Times New Roman"/>
            <w:color w:val="0000FF"/>
            <w:sz w:val="24"/>
            <w:szCs w:val="24"/>
            <w:u w:val="single"/>
            <w:lang w:eastAsia="es-BO"/>
          </w:rPr>
          <w:t>persona</w:t>
        </w:r>
      </w:hyperlink>
      <w:r w:rsidRPr="00831C74">
        <w:rPr>
          <w:rFonts w:ascii="Times New Roman" w:eastAsia="Times New Roman" w:hAnsi="Times New Roman" w:cs="Times New Roman"/>
          <w:sz w:val="24"/>
          <w:szCs w:val="24"/>
          <w:lang w:eastAsia="es-BO"/>
        </w:rPr>
        <w:t xml:space="preserve">. Se </w:t>
      </w:r>
      <w:hyperlink r:id="rId27" w:history="1">
        <w:r w:rsidRPr="00831C74">
          <w:rPr>
            <w:rFonts w:ascii="Times New Roman" w:eastAsia="Times New Roman" w:hAnsi="Times New Roman" w:cs="Times New Roman"/>
            <w:color w:val="0000FF"/>
            <w:sz w:val="24"/>
            <w:szCs w:val="24"/>
            <w:u w:val="single"/>
            <w:lang w:eastAsia="es-BO"/>
          </w:rPr>
          <w:t>muestra</w:t>
        </w:r>
      </w:hyperlink>
      <w:r w:rsidRPr="00831C74">
        <w:rPr>
          <w:rFonts w:ascii="Times New Roman" w:eastAsia="Times New Roman" w:hAnsi="Times New Roman" w:cs="Times New Roman"/>
          <w:sz w:val="24"/>
          <w:szCs w:val="24"/>
          <w:lang w:eastAsia="es-BO"/>
        </w:rPr>
        <w:t xml:space="preserve"> colaborador y relajado con el </w:t>
      </w:r>
      <w:hyperlink r:id="rId28" w:history="1">
        <w:r w:rsidRPr="00831C74">
          <w:rPr>
            <w:rFonts w:ascii="Times New Roman" w:eastAsia="Times New Roman" w:hAnsi="Times New Roman" w:cs="Times New Roman"/>
            <w:color w:val="0000FF"/>
            <w:sz w:val="24"/>
            <w:szCs w:val="24"/>
            <w:u w:val="single"/>
            <w:lang w:eastAsia="es-BO"/>
          </w:rPr>
          <w:t>procedimiento</w:t>
        </w:r>
      </w:hyperlink>
      <w:r w:rsidRPr="00831C74">
        <w:rPr>
          <w:rFonts w:ascii="Times New Roman" w:eastAsia="Times New Roman" w:hAnsi="Times New Roman" w:cs="Times New Roman"/>
          <w:sz w:val="24"/>
          <w:szCs w:val="24"/>
          <w:lang w:eastAsia="es-BO"/>
        </w:rPr>
        <w:t xml:space="preserve">. Se comunica de forma verbal y clara. El paciente no refiere dolor. Se observa que el paciente se encuentra bajo en peso y que el mismo presenta vía periférica en miembro superior izquierdo y drenaje conectado a succión al </w:t>
      </w:r>
      <w:proofErr w:type="spellStart"/>
      <w:r w:rsidRPr="00831C74">
        <w:rPr>
          <w:rFonts w:ascii="Times New Roman" w:eastAsia="Times New Roman" w:hAnsi="Times New Roman" w:cs="Times New Roman"/>
          <w:sz w:val="24"/>
          <w:szCs w:val="24"/>
          <w:lang w:eastAsia="es-BO"/>
        </w:rPr>
        <w:t>vacio</w:t>
      </w:r>
      <w:proofErr w:type="spellEnd"/>
      <w:r w:rsidRPr="00831C74">
        <w:rPr>
          <w:rFonts w:ascii="Times New Roman" w:eastAsia="Times New Roman" w:hAnsi="Times New Roman" w:cs="Times New Roman"/>
          <w:sz w:val="24"/>
          <w:szCs w:val="24"/>
          <w:lang w:eastAsia="es-BO"/>
        </w:rPr>
        <w:t xml:space="preserve"> en miembro inferior izquierdo.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Al evaluar nivel de consciencia según </w:t>
      </w:r>
      <w:hyperlink r:id="rId29" w:anchor="evo" w:history="1">
        <w:r w:rsidRPr="00831C74">
          <w:rPr>
            <w:rFonts w:ascii="Times New Roman" w:eastAsia="Times New Roman" w:hAnsi="Times New Roman" w:cs="Times New Roman"/>
            <w:color w:val="0000FF"/>
            <w:sz w:val="24"/>
            <w:szCs w:val="24"/>
            <w:u w:val="single"/>
            <w:lang w:eastAsia="es-BO"/>
          </w:rPr>
          <w:t>escala</w:t>
        </w:r>
      </w:hyperlink>
      <w:r w:rsidRPr="00831C74">
        <w:rPr>
          <w:rFonts w:ascii="Times New Roman" w:eastAsia="Times New Roman" w:hAnsi="Times New Roman" w:cs="Times New Roman"/>
          <w:sz w:val="24"/>
          <w:szCs w:val="24"/>
          <w:lang w:eastAsia="es-BO"/>
        </w:rPr>
        <w:t xml:space="preserve"> de Glasgow, su puntuación fue de: 15/15 (O4 V5 M6)</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Cabeza: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Cabeza simétrica, sin anomalías. Sin dolor a la palpación. El </w:t>
      </w:r>
      <w:hyperlink r:id="rId30" w:history="1">
        <w:r w:rsidRPr="00831C74">
          <w:rPr>
            <w:rFonts w:ascii="Times New Roman" w:eastAsia="Times New Roman" w:hAnsi="Times New Roman" w:cs="Times New Roman"/>
            <w:color w:val="0000FF"/>
            <w:sz w:val="24"/>
            <w:szCs w:val="24"/>
            <w:u w:val="single"/>
            <w:lang w:eastAsia="es-BO"/>
          </w:rPr>
          <w:t>cuero</w:t>
        </w:r>
      </w:hyperlink>
      <w:r w:rsidRPr="00831C74">
        <w:rPr>
          <w:rFonts w:ascii="Times New Roman" w:eastAsia="Times New Roman" w:hAnsi="Times New Roman" w:cs="Times New Roman"/>
          <w:sz w:val="24"/>
          <w:szCs w:val="24"/>
          <w:lang w:eastAsia="es-BO"/>
        </w:rPr>
        <w:t xml:space="preserve"> cabelludo no presenta lesiones, ni descamación o sensibilidad. No se observan parásitos.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Se observa cabello de </w:t>
      </w:r>
      <w:hyperlink r:id="rId31" w:history="1">
        <w:r w:rsidRPr="00831C74">
          <w:rPr>
            <w:rFonts w:ascii="Times New Roman" w:eastAsia="Times New Roman" w:hAnsi="Times New Roman" w:cs="Times New Roman"/>
            <w:color w:val="0000FF"/>
            <w:sz w:val="24"/>
            <w:szCs w:val="24"/>
            <w:u w:val="single"/>
            <w:lang w:eastAsia="es-BO"/>
          </w:rPr>
          <w:t>color</w:t>
        </w:r>
      </w:hyperlink>
      <w:r w:rsidRPr="00831C74">
        <w:rPr>
          <w:rFonts w:ascii="Times New Roman" w:eastAsia="Times New Roman" w:hAnsi="Times New Roman" w:cs="Times New Roman"/>
          <w:sz w:val="24"/>
          <w:szCs w:val="24"/>
          <w:lang w:eastAsia="es-BO"/>
        </w:rPr>
        <w:t xml:space="preserve"> marrón oscuro y presencia de canas. Ambos de textura levemente grasosa, y de </w:t>
      </w:r>
      <w:hyperlink r:id="rId32" w:history="1">
        <w:r w:rsidRPr="00831C74">
          <w:rPr>
            <w:rFonts w:ascii="Times New Roman" w:eastAsia="Times New Roman" w:hAnsi="Times New Roman" w:cs="Times New Roman"/>
            <w:color w:val="0000FF"/>
            <w:sz w:val="24"/>
            <w:szCs w:val="24"/>
            <w:u w:val="single"/>
            <w:lang w:eastAsia="es-BO"/>
          </w:rPr>
          <w:t>distribución</w:t>
        </w:r>
      </w:hyperlink>
      <w:r w:rsidRPr="00831C74">
        <w:rPr>
          <w:rFonts w:ascii="Times New Roman" w:eastAsia="Times New Roman" w:hAnsi="Times New Roman" w:cs="Times New Roman"/>
          <w:sz w:val="24"/>
          <w:szCs w:val="24"/>
          <w:lang w:eastAsia="es-BO"/>
        </w:rPr>
        <w:t xml:space="preserve"> pareja.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Se palpan arterias Temporales, no se encuentran engrosamientos.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No se observan tics o temblores.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Nariz – Boca- Garganta: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Parpados normo coloreados, sin </w:t>
      </w:r>
      <w:hyperlink r:id="rId33" w:history="1">
        <w:r w:rsidRPr="00831C74">
          <w:rPr>
            <w:rFonts w:ascii="Times New Roman" w:eastAsia="Times New Roman" w:hAnsi="Times New Roman" w:cs="Times New Roman"/>
            <w:color w:val="0000FF"/>
            <w:sz w:val="24"/>
            <w:szCs w:val="24"/>
            <w:u w:val="single"/>
            <w:lang w:eastAsia="es-BO"/>
          </w:rPr>
          <w:t>signos</w:t>
        </w:r>
      </w:hyperlink>
      <w:r w:rsidRPr="00831C74">
        <w:rPr>
          <w:rFonts w:ascii="Times New Roman" w:eastAsia="Times New Roman" w:hAnsi="Times New Roman" w:cs="Times New Roman"/>
          <w:sz w:val="24"/>
          <w:szCs w:val="24"/>
          <w:lang w:eastAsia="es-BO"/>
        </w:rPr>
        <w:t xml:space="preserve"> de edema o </w:t>
      </w:r>
      <w:proofErr w:type="spellStart"/>
      <w:r w:rsidRPr="00831C74">
        <w:rPr>
          <w:rFonts w:ascii="Times New Roman" w:eastAsia="Times New Roman" w:hAnsi="Times New Roman" w:cs="Times New Roman"/>
          <w:sz w:val="24"/>
          <w:szCs w:val="24"/>
          <w:lang w:eastAsia="es-BO"/>
        </w:rPr>
        <w:t>exiftalmia</w:t>
      </w:r>
      <w:proofErr w:type="spellEnd"/>
      <w:r w:rsidRPr="00831C74">
        <w:rPr>
          <w:rFonts w:ascii="Times New Roman" w:eastAsia="Times New Roman" w:hAnsi="Times New Roman" w:cs="Times New Roman"/>
          <w:sz w:val="24"/>
          <w:szCs w:val="24"/>
          <w:lang w:eastAsia="es-BO"/>
        </w:rPr>
        <w:t xml:space="preserve"> o </w:t>
      </w:r>
      <w:proofErr w:type="spellStart"/>
      <w:r w:rsidRPr="00831C74">
        <w:rPr>
          <w:rFonts w:ascii="Times New Roman" w:eastAsia="Times New Roman" w:hAnsi="Times New Roman" w:cs="Times New Roman"/>
          <w:sz w:val="24"/>
          <w:szCs w:val="24"/>
          <w:lang w:eastAsia="es-BO"/>
        </w:rPr>
        <w:t>ptosis</w:t>
      </w:r>
      <w:proofErr w:type="spellEnd"/>
      <w:r w:rsidRPr="00831C74">
        <w:rPr>
          <w:rFonts w:ascii="Times New Roman" w:eastAsia="Times New Roman" w:hAnsi="Times New Roman" w:cs="Times New Roman"/>
          <w:sz w:val="24"/>
          <w:szCs w:val="24"/>
          <w:lang w:eastAsia="es-BO"/>
        </w:rPr>
        <w:t>. Presenta movimientos oculares de posición y alineamientos conservados.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Pupilas reactivas a la </w:t>
      </w:r>
      <w:hyperlink r:id="rId34" w:history="1">
        <w:r w:rsidRPr="00831C74">
          <w:rPr>
            <w:rFonts w:ascii="Times New Roman" w:eastAsia="Times New Roman" w:hAnsi="Times New Roman" w:cs="Times New Roman"/>
            <w:color w:val="0000FF"/>
            <w:sz w:val="24"/>
            <w:szCs w:val="24"/>
            <w:u w:val="single"/>
            <w:lang w:eastAsia="es-BO"/>
          </w:rPr>
          <w:t>luz</w:t>
        </w:r>
      </w:hyperlink>
      <w:r w:rsidRPr="00831C74">
        <w:rPr>
          <w:rFonts w:ascii="Times New Roman" w:eastAsia="Times New Roman" w:hAnsi="Times New Roman" w:cs="Times New Roman"/>
          <w:sz w:val="24"/>
          <w:szCs w:val="24"/>
          <w:lang w:eastAsia="es-BO"/>
        </w:rPr>
        <w:t>, simétricas y de tamaño normal.</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lastRenderedPageBreak/>
        <w:t>Se inspeccionan conjuntivas esclerótica ambas se hallan normo coloreadas presentando una vascularización normal. Se le pregunto al paciente si utiliza algún dispositivo para mejorar su visión y el mismo refirió que no presenta ninguna patología de origen ocular.</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El pabellón auricular presentas una </w:t>
      </w:r>
      <w:hyperlink r:id="rId35" w:anchor="lem" w:history="1">
        <w:r w:rsidRPr="00831C74">
          <w:rPr>
            <w:rFonts w:ascii="Times New Roman" w:eastAsia="Times New Roman" w:hAnsi="Times New Roman" w:cs="Times New Roman"/>
            <w:color w:val="0000FF"/>
            <w:sz w:val="24"/>
            <w:szCs w:val="24"/>
            <w:u w:val="single"/>
            <w:lang w:eastAsia="es-BO"/>
          </w:rPr>
          <w:t>morfología</w:t>
        </w:r>
      </w:hyperlink>
      <w:r w:rsidRPr="00831C74">
        <w:rPr>
          <w:rFonts w:ascii="Times New Roman" w:eastAsia="Times New Roman" w:hAnsi="Times New Roman" w:cs="Times New Roman"/>
          <w:sz w:val="24"/>
          <w:szCs w:val="24"/>
          <w:lang w:eastAsia="es-BO"/>
        </w:rPr>
        <w:t xml:space="preserve"> normal, no se </w:t>
      </w:r>
      <w:proofErr w:type="spellStart"/>
      <w:r w:rsidRPr="00831C74">
        <w:rPr>
          <w:rFonts w:ascii="Times New Roman" w:eastAsia="Times New Roman" w:hAnsi="Times New Roman" w:cs="Times New Roman"/>
          <w:sz w:val="24"/>
          <w:szCs w:val="24"/>
          <w:lang w:eastAsia="es-BO"/>
        </w:rPr>
        <w:t>observo</w:t>
      </w:r>
      <w:proofErr w:type="spellEnd"/>
      <w:r w:rsidRPr="00831C74">
        <w:rPr>
          <w:rFonts w:ascii="Times New Roman" w:eastAsia="Times New Roman" w:hAnsi="Times New Roman" w:cs="Times New Roman"/>
          <w:sz w:val="24"/>
          <w:szCs w:val="24"/>
          <w:lang w:eastAsia="es-BO"/>
        </w:rPr>
        <w:t xml:space="preserve"> signos de </w:t>
      </w:r>
      <w:hyperlink r:id="rId36" w:history="1">
        <w:r w:rsidRPr="00831C74">
          <w:rPr>
            <w:rFonts w:ascii="Times New Roman" w:eastAsia="Times New Roman" w:hAnsi="Times New Roman" w:cs="Times New Roman"/>
            <w:color w:val="0000FF"/>
            <w:sz w:val="24"/>
            <w:szCs w:val="24"/>
            <w:u w:val="single"/>
            <w:lang w:eastAsia="es-BO"/>
          </w:rPr>
          <w:t>inflamación</w:t>
        </w:r>
      </w:hyperlink>
      <w:r w:rsidRPr="00831C74">
        <w:rPr>
          <w:rFonts w:ascii="Times New Roman" w:eastAsia="Times New Roman" w:hAnsi="Times New Roman" w:cs="Times New Roman"/>
          <w:sz w:val="24"/>
          <w:szCs w:val="24"/>
          <w:lang w:eastAsia="es-BO"/>
        </w:rPr>
        <w:t xml:space="preserve"> ni secreciones o presencia de cerumen u objetos. El paciente refiere no utilizar dispositivos auditivos.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Nariz simétrica, permeable. Sin presencia de secreciones. No se observa aleteo nasal.</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Al inspeccionar la cavidad oral se </w:t>
      </w:r>
      <w:proofErr w:type="spellStart"/>
      <w:r w:rsidRPr="00831C74">
        <w:rPr>
          <w:rFonts w:ascii="Times New Roman" w:eastAsia="Times New Roman" w:hAnsi="Times New Roman" w:cs="Times New Roman"/>
          <w:sz w:val="24"/>
          <w:szCs w:val="24"/>
          <w:lang w:eastAsia="es-BO"/>
        </w:rPr>
        <w:t>observo</w:t>
      </w:r>
      <w:proofErr w:type="spellEnd"/>
      <w:r w:rsidRPr="00831C74">
        <w:rPr>
          <w:rFonts w:ascii="Times New Roman" w:eastAsia="Times New Roman" w:hAnsi="Times New Roman" w:cs="Times New Roman"/>
          <w:sz w:val="24"/>
          <w:szCs w:val="24"/>
          <w:lang w:eastAsia="es-BO"/>
        </w:rPr>
        <w:t xml:space="preserve"> que al paciente le falta la porción inferior del diente incisivo. Se le pregunto qué </w:t>
      </w:r>
      <w:proofErr w:type="gramStart"/>
      <w:r w:rsidRPr="00831C74">
        <w:rPr>
          <w:rFonts w:ascii="Times New Roman" w:eastAsia="Times New Roman" w:hAnsi="Times New Roman" w:cs="Times New Roman"/>
          <w:sz w:val="24"/>
          <w:szCs w:val="24"/>
          <w:lang w:eastAsia="es-BO"/>
        </w:rPr>
        <w:t>paso</w:t>
      </w:r>
      <w:proofErr w:type="gramEnd"/>
      <w:r w:rsidRPr="00831C74">
        <w:rPr>
          <w:rFonts w:ascii="Times New Roman" w:eastAsia="Times New Roman" w:hAnsi="Times New Roman" w:cs="Times New Roman"/>
          <w:sz w:val="24"/>
          <w:szCs w:val="24"/>
          <w:lang w:eastAsia="es-BO"/>
        </w:rPr>
        <w:t xml:space="preserve"> y el mismo refirió que perdió un pedazo del diente durante el accidente.</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Se observa presencia de caries en molares posteriores. No se percibe olor anómalo o desagradable.</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El paciente puede diferir sabores salados de dulces y no presenta </w:t>
      </w:r>
      <w:hyperlink r:id="rId37" w:anchor="PLANT" w:history="1">
        <w:r w:rsidRPr="00831C74">
          <w:rPr>
            <w:rFonts w:ascii="Times New Roman" w:eastAsia="Times New Roman" w:hAnsi="Times New Roman" w:cs="Times New Roman"/>
            <w:color w:val="0000FF"/>
            <w:sz w:val="24"/>
            <w:szCs w:val="24"/>
            <w:u w:val="single"/>
            <w:lang w:eastAsia="es-BO"/>
          </w:rPr>
          <w:t>problemas</w:t>
        </w:r>
      </w:hyperlink>
      <w:r w:rsidRPr="00831C74">
        <w:rPr>
          <w:rFonts w:ascii="Times New Roman" w:eastAsia="Times New Roman" w:hAnsi="Times New Roman" w:cs="Times New Roman"/>
          <w:sz w:val="24"/>
          <w:szCs w:val="24"/>
          <w:lang w:eastAsia="es-BO"/>
        </w:rPr>
        <w:t xml:space="preserve"> para deglutir. Reflejo nauseoso presente. </w:t>
      </w:r>
      <w:hyperlink r:id="rId38" w:history="1">
        <w:r w:rsidRPr="00831C74">
          <w:rPr>
            <w:rFonts w:ascii="Times New Roman" w:eastAsia="Times New Roman" w:hAnsi="Times New Roman" w:cs="Times New Roman"/>
            <w:color w:val="0000FF"/>
            <w:sz w:val="24"/>
            <w:szCs w:val="24"/>
            <w:u w:val="single"/>
            <w:lang w:eastAsia="es-BO"/>
          </w:rPr>
          <w:t>Estado</w:t>
        </w:r>
      </w:hyperlink>
      <w:r w:rsidRPr="00831C74">
        <w:rPr>
          <w:rFonts w:ascii="Times New Roman" w:eastAsia="Times New Roman" w:hAnsi="Times New Roman" w:cs="Times New Roman"/>
          <w:sz w:val="24"/>
          <w:szCs w:val="24"/>
          <w:lang w:eastAsia="es-BO"/>
        </w:rPr>
        <w:t xml:space="preserve"> de mucosa en la </w:t>
      </w:r>
      <w:proofErr w:type="spellStart"/>
      <w:r w:rsidRPr="00831C74">
        <w:rPr>
          <w:rFonts w:ascii="Times New Roman" w:eastAsia="Times New Roman" w:hAnsi="Times New Roman" w:cs="Times New Roman"/>
          <w:sz w:val="24"/>
          <w:szCs w:val="24"/>
          <w:lang w:eastAsia="es-BO"/>
        </w:rPr>
        <w:t>orofaringe</w:t>
      </w:r>
      <w:proofErr w:type="spellEnd"/>
      <w:r w:rsidRPr="00831C74">
        <w:rPr>
          <w:rFonts w:ascii="Times New Roman" w:eastAsia="Times New Roman" w:hAnsi="Times New Roman" w:cs="Times New Roman"/>
          <w:sz w:val="24"/>
          <w:szCs w:val="24"/>
          <w:lang w:eastAsia="es-BO"/>
        </w:rPr>
        <w:t xml:space="preserve"> conservada.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Se observan labios, </w:t>
      </w:r>
      <w:hyperlink r:id="rId39" w:history="1">
        <w:r w:rsidRPr="00831C74">
          <w:rPr>
            <w:rFonts w:ascii="Times New Roman" w:eastAsia="Times New Roman" w:hAnsi="Times New Roman" w:cs="Times New Roman"/>
            <w:color w:val="0000FF"/>
            <w:sz w:val="24"/>
            <w:szCs w:val="24"/>
            <w:u w:val="single"/>
            <w:lang w:eastAsia="es-BO"/>
          </w:rPr>
          <w:t>lengua</w:t>
        </w:r>
      </w:hyperlink>
      <w:r w:rsidRPr="00831C74">
        <w:rPr>
          <w:rFonts w:ascii="Times New Roman" w:eastAsia="Times New Roman" w:hAnsi="Times New Roman" w:cs="Times New Roman"/>
          <w:sz w:val="24"/>
          <w:szCs w:val="24"/>
          <w:lang w:eastAsia="es-BO"/>
        </w:rPr>
        <w:t xml:space="preserve"> y encías normo coloreados, hidratados y sin signos de inflamación, edema, lesiones o sangrado.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El paciente presenta un tono de voz grave sin signos de ronquera o perdida de voz.</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Cuello: Tráquea – glándula Tiroides – Ganglios linfáticos.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No se observan signos de dolor al pedirle al paciente que rote, ascienda y baje la cabeza. No se observan signos de lesiones, masas o edema,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Se palpa tráquea en posición anatómica. Pulsos carotideos presentes.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Se palpa glándula tiroides. La misma presenta forma y simetría normales. No se observan signos de sensibilidad o presencia de nódulos.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No se palpan ganglios linfáticos.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Tórax:</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Simétrico. Tamaño acorde a la altura. Con forma anatómica normal. </w:t>
      </w:r>
      <w:hyperlink r:id="rId40" w:anchor="CINCO" w:history="1">
        <w:r w:rsidRPr="00831C74">
          <w:rPr>
            <w:rFonts w:ascii="Times New Roman" w:eastAsia="Times New Roman" w:hAnsi="Times New Roman" w:cs="Times New Roman"/>
            <w:color w:val="0000FF"/>
            <w:sz w:val="24"/>
            <w:szCs w:val="24"/>
            <w:u w:val="single"/>
            <w:lang w:eastAsia="es-BO"/>
          </w:rPr>
          <w:t>Piel</w:t>
        </w:r>
      </w:hyperlink>
      <w:r w:rsidRPr="00831C74">
        <w:rPr>
          <w:rFonts w:ascii="Times New Roman" w:eastAsia="Times New Roman" w:hAnsi="Times New Roman" w:cs="Times New Roman"/>
          <w:sz w:val="24"/>
          <w:szCs w:val="24"/>
          <w:lang w:eastAsia="es-BO"/>
        </w:rPr>
        <w:t xml:space="preserve"> hidratada, sin cicatrices, ni erupciones, ni edemas. Turgencia normal. Distribución de vello, simétrica.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Se inspeccionan mamas, las mismas presentan un tamaño y simetrías normales y coloración amorronada. No se observan signos de infección ni secreciones. Se palpan axilas. Ganglios linfáticos. Negativos.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lastRenderedPageBreak/>
        <w:t xml:space="preserve">Respiración bilateral regular. No utiliza </w:t>
      </w:r>
      <w:hyperlink r:id="rId41" w:history="1">
        <w:r w:rsidRPr="00831C74">
          <w:rPr>
            <w:rFonts w:ascii="Times New Roman" w:eastAsia="Times New Roman" w:hAnsi="Times New Roman" w:cs="Times New Roman"/>
            <w:color w:val="0000FF"/>
            <w:sz w:val="24"/>
            <w:szCs w:val="24"/>
            <w:u w:val="single"/>
            <w:lang w:eastAsia="es-BO"/>
          </w:rPr>
          <w:t>músculos</w:t>
        </w:r>
      </w:hyperlink>
      <w:r w:rsidRPr="00831C74">
        <w:rPr>
          <w:rFonts w:ascii="Times New Roman" w:eastAsia="Times New Roman" w:hAnsi="Times New Roman" w:cs="Times New Roman"/>
          <w:sz w:val="24"/>
          <w:szCs w:val="24"/>
          <w:lang w:eastAsia="es-BO"/>
        </w:rPr>
        <w:t xml:space="preserve"> accesorios para respirar. Se auscultan murmullo vesicular, ruidos broncos vesiculares y traqueales. No se auscultan ruidos anómalos. El paciente refiere no fumar. Al momento del examen físico se registra 20 ventilaciones/minuto, FC: 76latidos/minuto; TA: 110 mm de Hg – 70 mm de Hg</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Se auscultan ruidos cardiacos, aórticos, pulmonares, tricúspides y mitrales. No se registran anomalías.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Abdomen: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Es un abdomen blando. No doloroso a la palpación superficial. Presenta heridas quirúrgicas en cuadrantes superiores e inferiores derecho. En un total de 3 heridas, las mismas se encuentran en la etapa de cicatrización, son heridas de segunda intensión debido a que se puede observar que no tienen un cierre uniforme. Las heridas se encuentran en la etapa de maduración. Las mismas se encuentran descubiertas. Presentando una coloración rosada en algunos sectores y blanca en otros. No se observa signos de sangrado o hemorragia o edema. Se detecta, restos de suciedad sobre las mismas. Se le pregunto al paciente a que se debían las heridas, el mismo refirió haber tenido drenajes en ellas.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 nivel para una incisión para medial derecha. No se observa signos de edema, sangrado o hemorragia. La herida presenta tejido de maduración. Es una herida que ha curado de segunda intención, de coloración rosada y blanquecina. Presenta bordes sobre elevados unidos.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En el cuadrante superior izquierdo se observa </w:t>
      </w:r>
      <w:proofErr w:type="gramStart"/>
      <w:r w:rsidRPr="00831C74">
        <w:rPr>
          <w:rFonts w:ascii="Times New Roman" w:eastAsia="Times New Roman" w:hAnsi="Times New Roman" w:cs="Times New Roman"/>
          <w:sz w:val="24"/>
          <w:szCs w:val="24"/>
          <w:lang w:eastAsia="es-BO"/>
        </w:rPr>
        <w:t>un</w:t>
      </w:r>
      <w:proofErr w:type="gramEnd"/>
      <w:r w:rsidRPr="00831C74">
        <w:rPr>
          <w:rFonts w:ascii="Times New Roman" w:eastAsia="Times New Roman" w:hAnsi="Times New Roman" w:cs="Times New Roman"/>
          <w:sz w:val="24"/>
          <w:szCs w:val="24"/>
          <w:lang w:eastAsia="es-BO"/>
        </w:rPr>
        <w:t xml:space="preserve"> estoma. El mismo presenta coloración rojiza, sin signos de necrosis, retracción o abscesos. Se observa que la piel </w:t>
      </w:r>
      <w:proofErr w:type="spellStart"/>
      <w:r w:rsidRPr="00831C74">
        <w:rPr>
          <w:rFonts w:ascii="Times New Roman" w:eastAsia="Times New Roman" w:hAnsi="Times New Roman" w:cs="Times New Roman"/>
          <w:sz w:val="24"/>
          <w:szCs w:val="24"/>
          <w:lang w:eastAsia="es-BO"/>
        </w:rPr>
        <w:t>periostomica</w:t>
      </w:r>
      <w:proofErr w:type="spellEnd"/>
      <w:r w:rsidRPr="00831C74">
        <w:rPr>
          <w:rFonts w:ascii="Times New Roman" w:eastAsia="Times New Roman" w:hAnsi="Times New Roman" w:cs="Times New Roman"/>
          <w:sz w:val="24"/>
          <w:szCs w:val="24"/>
          <w:lang w:eastAsia="es-BO"/>
        </w:rPr>
        <w:t xml:space="preserve"> se encuentra erosionada. Las heces son de coloración clara y formada.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Genitales masculinos: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Se observa distribución uniforme de vello púbico. Prepucio, meato urinario y glande conservados. No se observa presencia de secreciones o lesiones. El paciente no refiere dolor.</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No se halla presencia de hernias en la zona inguinal.</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Extremidades: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Miembros superiores simétricos, sin signos de edema, con buen tono y </w:t>
      </w:r>
      <w:hyperlink r:id="rId42" w:history="1">
        <w:r w:rsidRPr="00831C74">
          <w:rPr>
            <w:rFonts w:ascii="Times New Roman" w:eastAsia="Times New Roman" w:hAnsi="Times New Roman" w:cs="Times New Roman"/>
            <w:color w:val="0000FF"/>
            <w:sz w:val="24"/>
            <w:szCs w:val="24"/>
            <w:u w:val="single"/>
            <w:lang w:eastAsia="es-BO"/>
          </w:rPr>
          <w:t>fuerza</w:t>
        </w:r>
      </w:hyperlink>
      <w:r w:rsidRPr="00831C74">
        <w:rPr>
          <w:rFonts w:ascii="Times New Roman" w:eastAsia="Times New Roman" w:hAnsi="Times New Roman" w:cs="Times New Roman"/>
          <w:sz w:val="24"/>
          <w:szCs w:val="24"/>
          <w:lang w:eastAsia="es-BO"/>
        </w:rPr>
        <w:t xml:space="preserve"> muscular, movimientos normales sin dolor. Sensibilidad conservada al tacto fino y grueso. No presenta signo del pliegue. Uñas cortas redondeadas, no presenta signos de micosis, lecho </w:t>
      </w:r>
      <w:proofErr w:type="spellStart"/>
      <w:r w:rsidRPr="00831C74">
        <w:rPr>
          <w:rFonts w:ascii="Times New Roman" w:eastAsia="Times New Roman" w:hAnsi="Times New Roman" w:cs="Times New Roman"/>
          <w:sz w:val="24"/>
          <w:szCs w:val="24"/>
          <w:lang w:eastAsia="es-BO"/>
        </w:rPr>
        <w:t>ungueal</w:t>
      </w:r>
      <w:proofErr w:type="spellEnd"/>
      <w:r w:rsidRPr="00831C74">
        <w:rPr>
          <w:rFonts w:ascii="Times New Roman" w:eastAsia="Times New Roman" w:hAnsi="Times New Roman" w:cs="Times New Roman"/>
          <w:sz w:val="24"/>
          <w:szCs w:val="24"/>
          <w:lang w:eastAsia="es-BO"/>
        </w:rPr>
        <w:t xml:space="preserve"> con buen relleno capilar. </w:t>
      </w:r>
      <w:hyperlink r:id="rId43" w:history="1">
        <w:r w:rsidRPr="00831C74">
          <w:rPr>
            <w:rFonts w:ascii="Times New Roman" w:eastAsia="Times New Roman" w:hAnsi="Times New Roman" w:cs="Times New Roman"/>
            <w:color w:val="0000FF"/>
            <w:sz w:val="24"/>
            <w:szCs w:val="24"/>
            <w:u w:val="single"/>
            <w:lang w:eastAsia="es-BO"/>
          </w:rPr>
          <w:t>Higiene</w:t>
        </w:r>
      </w:hyperlink>
      <w:r w:rsidRPr="00831C74">
        <w:rPr>
          <w:rFonts w:ascii="Times New Roman" w:eastAsia="Times New Roman" w:hAnsi="Times New Roman" w:cs="Times New Roman"/>
          <w:sz w:val="24"/>
          <w:szCs w:val="24"/>
          <w:lang w:eastAsia="es-BO"/>
        </w:rPr>
        <w:t xml:space="preserve"> adecuada.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Presenta vía intermitente en miembro superior izquierdo.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No se observan signos de várices, edema o flebitis.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lastRenderedPageBreak/>
        <w:t>Pulso radial regular en ambos miembros, 76 pulsaciones por minuto, se constata tensión arterial de 110 / 70 mm de Hg.</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Miembros inferiores asimétricos. Se observa edema de miembro inferior izquierdo, falta de tono y fuerza muscular. El paciente presenta </w:t>
      </w:r>
      <w:proofErr w:type="spellStart"/>
      <w:r w:rsidRPr="00831C74">
        <w:rPr>
          <w:rFonts w:ascii="Times New Roman" w:eastAsia="Times New Roman" w:hAnsi="Times New Roman" w:cs="Times New Roman"/>
          <w:sz w:val="24"/>
          <w:szCs w:val="24"/>
          <w:lang w:eastAsia="es-BO"/>
        </w:rPr>
        <w:t>drenade</w:t>
      </w:r>
      <w:proofErr w:type="spellEnd"/>
      <w:r w:rsidRPr="00831C74">
        <w:rPr>
          <w:rFonts w:ascii="Times New Roman" w:eastAsia="Times New Roman" w:hAnsi="Times New Roman" w:cs="Times New Roman"/>
          <w:sz w:val="24"/>
          <w:szCs w:val="24"/>
          <w:lang w:eastAsia="es-BO"/>
        </w:rPr>
        <w:t xml:space="preserve"> </w:t>
      </w:r>
      <w:proofErr w:type="spellStart"/>
      <w:r w:rsidRPr="00831C74">
        <w:rPr>
          <w:rFonts w:ascii="Times New Roman" w:eastAsia="Times New Roman" w:hAnsi="Times New Roman" w:cs="Times New Roman"/>
          <w:sz w:val="24"/>
          <w:szCs w:val="24"/>
          <w:lang w:eastAsia="es-BO"/>
        </w:rPr>
        <w:t>suctor</w:t>
      </w:r>
      <w:proofErr w:type="spellEnd"/>
      <w:r w:rsidRPr="00831C74">
        <w:rPr>
          <w:rFonts w:ascii="Times New Roman" w:eastAsia="Times New Roman" w:hAnsi="Times New Roman" w:cs="Times New Roman"/>
          <w:sz w:val="24"/>
          <w:szCs w:val="24"/>
          <w:lang w:eastAsia="es-BO"/>
        </w:rPr>
        <w:t xml:space="preserve"> al </w:t>
      </w:r>
      <w:proofErr w:type="spellStart"/>
      <w:r w:rsidRPr="00831C74">
        <w:rPr>
          <w:rFonts w:ascii="Times New Roman" w:eastAsia="Times New Roman" w:hAnsi="Times New Roman" w:cs="Times New Roman"/>
          <w:sz w:val="24"/>
          <w:szCs w:val="24"/>
          <w:lang w:eastAsia="es-BO"/>
        </w:rPr>
        <w:t>vacio</w:t>
      </w:r>
      <w:proofErr w:type="spellEnd"/>
      <w:r w:rsidRPr="00831C74">
        <w:rPr>
          <w:rFonts w:ascii="Times New Roman" w:eastAsia="Times New Roman" w:hAnsi="Times New Roman" w:cs="Times New Roman"/>
          <w:sz w:val="24"/>
          <w:szCs w:val="24"/>
          <w:lang w:eastAsia="es-BO"/>
        </w:rPr>
        <w:t xml:space="preserve"> en cara </w:t>
      </w:r>
      <w:proofErr w:type="spellStart"/>
      <w:r w:rsidRPr="00831C74">
        <w:rPr>
          <w:rFonts w:ascii="Times New Roman" w:eastAsia="Times New Roman" w:hAnsi="Times New Roman" w:cs="Times New Roman"/>
          <w:sz w:val="24"/>
          <w:szCs w:val="24"/>
          <w:lang w:eastAsia="es-BO"/>
        </w:rPr>
        <w:t>postero</w:t>
      </w:r>
      <w:proofErr w:type="spellEnd"/>
      <w:r w:rsidRPr="00831C74">
        <w:rPr>
          <w:rFonts w:ascii="Times New Roman" w:eastAsia="Times New Roman" w:hAnsi="Times New Roman" w:cs="Times New Roman"/>
          <w:sz w:val="24"/>
          <w:szCs w:val="24"/>
          <w:lang w:eastAsia="es-BO"/>
        </w:rPr>
        <w:t xml:space="preserve"> medial. El pie presenta una coloración rosada oscura. El paciente no puede pisar con el pie, ni flexionar la rodilla.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Miembro inferior derecho, normo coloreado. Con buen tono y fuerza muscular. El paciente no refiere dolor al realizar movimientos. Sensibilidad conservada. No presenta signo del pliegue. Uñas largas, con buen relleno capilar. No presenta micosis.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El paciente no deambula. Generalmente se encuentra sentado en su cama o recostado en la misma.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Balance Parcial:</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Ingesta Normal de </w:t>
      </w:r>
      <w:hyperlink r:id="rId44" w:history="1">
        <w:r w:rsidRPr="00831C74">
          <w:rPr>
            <w:rFonts w:ascii="Times New Roman" w:eastAsia="Times New Roman" w:hAnsi="Times New Roman" w:cs="Times New Roman"/>
            <w:color w:val="0000FF"/>
            <w:sz w:val="24"/>
            <w:szCs w:val="24"/>
            <w:u w:val="single"/>
            <w:lang w:eastAsia="es-BO"/>
          </w:rPr>
          <w:t>agua</w:t>
        </w:r>
      </w:hyperlink>
      <w:r w:rsidRPr="00831C74">
        <w:rPr>
          <w:rFonts w:ascii="Times New Roman" w:eastAsia="Times New Roman" w:hAnsi="Times New Roman" w:cs="Times New Roman"/>
          <w:sz w:val="24"/>
          <w:szCs w:val="24"/>
          <w:lang w:eastAsia="es-BO"/>
        </w:rPr>
        <w:t xml:space="preserve"> en 24hs:</w:t>
      </w:r>
    </w:p>
    <w:p w:rsidR="00831C74" w:rsidRPr="00831C74" w:rsidRDefault="00831C74" w:rsidP="00831C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Líquidos ingeridos: 1500ml aprox.</w:t>
      </w:r>
    </w:p>
    <w:p w:rsidR="00831C74" w:rsidRPr="00831C74" w:rsidRDefault="00831C74" w:rsidP="00831C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Agua </w:t>
      </w:r>
      <w:hyperlink r:id="rId45" w:history="1">
        <w:r w:rsidRPr="00831C74">
          <w:rPr>
            <w:rFonts w:ascii="Times New Roman" w:eastAsia="Times New Roman" w:hAnsi="Times New Roman" w:cs="Times New Roman"/>
            <w:color w:val="0000FF"/>
            <w:sz w:val="24"/>
            <w:szCs w:val="24"/>
            <w:u w:val="single"/>
            <w:lang w:eastAsia="es-BO"/>
          </w:rPr>
          <w:t>Alimentos</w:t>
        </w:r>
      </w:hyperlink>
      <w:r w:rsidRPr="00831C74">
        <w:rPr>
          <w:rFonts w:ascii="Times New Roman" w:eastAsia="Times New Roman" w:hAnsi="Times New Roman" w:cs="Times New Roman"/>
          <w:sz w:val="24"/>
          <w:szCs w:val="24"/>
          <w:lang w:eastAsia="es-BO"/>
        </w:rPr>
        <w:t>: 1000ml aprox.</w:t>
      </w:r>
    </w:p>
    <w:p w:rsidR="00831C74" w:rsidRPr="00831C74" w:rsidRDefault="00831C74" w:rsidP="00831C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Agua Oxidación: 300ml aprox.</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Total: 2800ml aprox.</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Pérdida Normal de agua en 24hs:</w:t>
      </w:r>
    </w:p>
    <w:p w:rsidR="00831C74" w:rsidRPr="00831C74" w:rsidRDefault="00831C74" w:rsidP="00831C7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Diuresis: 1500ml aprox.</w:t>
      </w:r>
    </w:p>
    <w:p w:rsidR="00831C74" w:rsidRPr="00831C74" w:rsidRDefault="00831C74" w:rsidP="00831C7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Heces: 300ml aprox.</w:t>
      </w:r>
    </w:p>
    <w:p w:rsidR="00831C74" w:rsidRPr="00831C74" w:rsidRDefault="00831C74" w:rsidP="00831C7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Aire espirado: 300ml aprox.</w:t>
      </w:r>
    </w:p>
    <w:p w:rsidR="00831C74" w:rsidRPr="00831C74" w:rsidRDefault="00831C74" w:rsidP="00831C7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Transpiración: 500ml aprox.</w:t>
      </w:r>
    </w:p>
    <w:p w:rsidR="00831C74" w:rsidRPr="00831C74" w:rsidRDefault="00831C74" w:rsidP="00831C7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Drenaje 200ml aprox.</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Total: 2800ml aprox.</w:t>
      </w:r>
    </w:p>
    <w:p w:rsidR="00831C74" w:rsidRPr="00831C74" w:rsidRDefault="00831C74" w:rsidP="00831C74">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4" w:name="registroda"/>
      <w:r w:rsidRPr="00831C74">
        <w:rPr>
          <w:rFonts w:ascii="Times New Roman" w:eastAsia="Times New Roman" w:hAnsi="Times New Roman" w:cs="Times New Roman"/>
          <w:b/>
          <w:bCs/>
          <w:sz w:val="36"/>
          <w:szCs w:val="36"/>
          <w:lang w:eastAsia="es-BO"/>
        </w:rPr>
        <w:t>Registro de enfermería</w:t>
      </w:r>
      <w:bookmarkEnd w:id="4"/>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Cama 5505</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8:00hs: Paciente masculino, de 35 años de edad, que se encuentra cursando el día 27 de su internación por secuela de fractura expuesta de tibia y maléolos en miembro inferior izquierdo. El paciente presenta vía intermitente en miembro superior izquierdo, y drenaje </w:t>
      </w:r>
      <w:proofErr w:type="spellStart"/>
      <w:r w:rsidRPr="00831C74">
        <w:rPr>
          <w:rFonts w:ascii="Times New Roman" w:eastAsia="Times New Roman" w:hAnsi="Times New Roman" w:cs="Times New Roman"/>
          <w:sz w:val="24"/>
          <w:szCs w:val="24"/>
          <w:lang w:eastAsia="es-BO"/>
        </w:rPr>
        <w:t>suctor</w:t>
      </w:r>
      <w:proofErr w:type="spellEnd"/>
      <w:r w:rsidRPr="00831C74">
        <w:rPr>
          <w:rFonts w:ascii="Times New Roman" w:eastAsia="Times New Roman" w:hAnsi="Times New Roman" w:cs="Times New Roman"/>
          <w:sz w:val="24"/>
          <w:szCs w:val="24"/>
          <w:lang w:eastAsia="es-BO"/>
        </w:rPr>
        <w:t xml:space="preserve"> al </w:t>
      </w:r>
      <w:proofErr w:type="spellStart"/>
      <w:r w:rsidRPr="00831C74">
        <w:rPr>
          <w:rFonts w:ascii="Times New Roman" w:eastAsia="Times New Roman" w:hAnsi="Times New Roman" w:cs="Times New Roman"/>
          <w:sz w:val="24"/>
          <w:szCs w:val="24"/>
          <w:lang w:eastAsia="es-BO"/>
        </w:rPr>
        <w:t>vacio</w:t>
      </w:r>
      <w:proofErr w:type="spellEnd"/>
      <w:r w:rsidRPr="00831C74">
        <w:rPr>
          <w:rFonts w:ascii="Times New Roman" w:eastAsia="Times New Roman" w:hAnsi="Times New Roman" w:cs="Times New Roman"/>
          <w:sz w:val="24"/>
          <w:szCs w:val="24"/>
          <w:lang w:eastAsia="es-BO"/>
        </w:rPr>
        <w:t xml:space="preserve"> en miembro inferior izquierdo.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El paciente se encuentra lúcido, ubicado en tiempo- espacio-persona, se muestra cooperador y se encuentra recostado sobre su cama.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lastRenderedPageBreak/>
        <w:t>CSV: TA: 110 mm de Hg – 70 mm de Hg; FR: 20 ventilaciones/minuto, FC: 76 latidos/</w:t>
      </w:r>
      <w:proofErr w:type="gramStart"/>
      <w:r w:rsidRPr="00831C74">
        <w:rPr>
          <w:rFonts w:ascii="Times New Roman" w:eastAsia="Times New Roman" w:hAnsi="Times New Roman" w:cs="Times New Roman"/>
          <w:sz w:val="24"/>
          <w:szCs w:val="24"/>
          <w:lang w:eastAsia="es-BO"/>
        </w:rPr>
        <w:t>minuto ;</w:t>
      </w:r>
      <w:proofErr w:type="gramEnd"/>
      <w:r w:rsidRPr="00831C74">
        <w:rPr>
          <w:rFonts w:ascii="Times New Roman" w:eastAsia="Times New Roman" w:hAnsi="Times New Roman" w:cs="Times New Roman"/>
          <w:sz w:val="24"/>
          <w:szCs w:val="24"/>
          <w:lang w:eastAsia="es-BO"/>
        </w:rPr>
        <w:t xml:space="preserve"> T. A: 36.0ºC</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10.00Hs: Paciente se encuentra en su habitación leyendo un </w:t>
      </w:r>
      <w:hyperlink r:id="rId46" w:history="1">
        <w:r w:rsidRPr="00831C74">
          <w:rPr>
            <w:rFonts w:ascii="Times New Roman" w:eastAsia="Times New Roman" w:hAnsi="Times New Roman" w:cs="Times New Roman"/>
            <w:color w:val="0000FF"/>
            <w:sz w:val="24"/>
            <w:szCs w:val="24"/>
            <w:u w:val="single"/>
            <w:lang w:eastAsia="es-BO"/>
          </w:rPr>
          <w:t>libro</w:t>
        </w:r>
      </w:hyperlink>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12.00Hs: Se administra: </w:t>
      </w:r>
      <w:proofErr w:type="spellStart"/>
      <w:r w:rsidRPr="00831C74">
        <w:rPr>
          <w:rFonts w:ascii="Times New Roman" w:eastAsia="Times New Roman" w:hAnsi="Times New Roman" w:cs="Times New Roman"/>
          <w:sz w:val="24"/>
          <w:szCs w:val="24"/>
          <w:lang w:eastAsia="es-BO"/>
        </w:rPr>
        <w:t>Diclofenac</w:t>
      </w:r>
      <w:proofErr w:type="spellEnd"/>
      <w:r w:rsidRPr="00831C74">
        <w:rPr>
          <w:rFonts w:ascii="Times New Roman" w:eastAsia="Times New Roman" w:hAnsi="Times New Roman" w:cs="Times New Roman"/>
          <w:sz w:val="24"/>
          <w:szCs w:val="24"/>
          <w:lang w:eastAsia="es-BO"/>
        </w:rPr>
        <w:t xml:space="preserve"> 75 mg VO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31C74">
        <w:rPr>
          <w:rFonts w:ascii="Times New Roman" w:eastAsia="Times New Roman" w:hAnsi="Times New Roman" w:cs="Times New Roman"/>
          <w:sz w:val="24"/>
          <w:szCs w:val="24"/>
          <w:lang w:eastAsia="es-BO"/>
        </w:rPr>
        <w:t>Enoxaparina</w:t>
      </w:r>
      <w:proofErr w:type="spellEnd"/>
      <w:r w:rsidRPr="00831C74">
        <w:rPr>
          <w:rFonts w:ascii="Times New Roman" w:eastAsia="Times New Roman" w:hAnsi="Times New Roman" w:cs="Times New Roman"/>
          <w:sz w:val="24"/>
          <w:szCs w:val="24"/>
          <w:lang w:eastAsia="es-BO"/>
        </w:rPr>
        <w:t xml:space="preserve"> 0.4 cc SC (no se pudo aplicar falta de insumos)</w:t>
      </w:r>
    </w:p>
    <w:p w:rsidR="00831C74" w:rsidRPr="00831C74" w:rsidRDefault="00831C74" w:rsidP="00831C74">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5" w:name="valoracioa"/>
      <w:r w:rsidRPr="00831C74">
        <w:rPr>
          <w:rFonts w:ascii="Times New Roman" w:eastAsia="Times New Roman" w:hAnsi="Times New Roman" w:cs="Times New Roman"/>
          <w:b/>
          <w:bCs/>
          <w:sz w:val="36"/>
          <w:szCs w:val="36"/>
          <w:lang w:eastAsia="es-BO"/>
        </w:rPr>
        <w:t xml:space="preserve">Valoración de las A.V. según Nancy </w:t>
      </w:r>
      <w:proofErr w:type="spellStart"/>
      <w:r w:rsidRPr="00831C74">
        <w:rPr>
          <w:rFonts w:ascii="Times New Roman" w:eastAsia="Times New Roman" w:hAnsi="Times New Roman" w:cs="Times New Roman"/>
          <w:b/>
          <w:bCs/>
          <w:sz w:val="36"/>
          <w:szCs w:val="36"/>
          <w:lang w:eastAsia="es-BO"/>
        </w:rPr>
        <w:t>Ropper</w:t>
      </w:r>
      <w:bookmarkEnd w:id="5"/>
      <w:proofErr w:type="spellEnd"/>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Alimentación y bebida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Antes del accidente presentaba un peso de 75Kg. El peso actual es de 61 Kg. Con una pérdida de peso de 17 Kg. Talla: 1.80 metros. IMC: 18.83</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Presenta piezas dentarias completas, no presenta pró</w:t>
      </w:r>
      <w:hyperlink r:id="rId47" w:history="1">
        <w:r w:rsidRPr="00831C74">
          <w:rPr>
            <w:rFonts w:ascii="Times New Roman" w:eastAsia="Times New Roman" w:hAnsi="Times New Roman" w:cs="Times New Roman"/>
            <w:color w:val="0000FF"/>
            <w:sz w:val="24"/>
            <w:szCs w:val="24"/>
            <w:u w:val="single"/>
            <w:lang w:eastAsia="es-BO"/>
          </w:rPr>
          <w:t>tesis</w:t>
        </w:r>
      </w:hyperlink>
      <w:r w:rsidRPr="00831C74">
        <w:rPr>
          <w:rFonts w:ascii="Times New Roman" w:eastAsia="Times New Roman" w:hAnsi="Times New Roman" w:cs="Times New Roman"/>
          <w:sz w:val="24"/>
          <w:szCs w:val="24"/>
          <w:lang w:eastAsia="es-BO"/>
        </w:rPr>
        <w:t>. Se hallan caries en ambos molares.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No refiere intolerancia a ningún alimento. Actualmente presenta dieta general. Se le recomendó que no consuma </w:t>
      </w:r>
      <w:hyperlink r:id="rId48" w:history="1">
        <w:r w:rsidRPr="00831C74">
          <w:rPr>
            <w:rFonts w:ascii="Times New Roman" w:eastAsia="Times New Roman" w:hAnsi="Times New Roman" w:cs="Times New Roman"/>
            <w:color w:val="0000FF"/>
            <w:sz w:val="24"/>
            <w:szCs w:val="24"/>
            <w:u w:val="single"/>
            <w:lang w:eastAsia="es-BO"/>
          </w:rPr>
          <w:t>lácteos</w:t>
        </w:r>
      </w:hyperlink>
      <w:r w:rsidRPr="00831C74">
        <w:rPr>
          <w:rFonts w:ascii="Times New Roman" w:eastAsia="Times New Roman" w:hAnsi="Times New Roman" w:cs="Times New Roman"/>
          <w:sz w:val="24"/>
          <w:szCs w:val="24"/>
          <w:lang w:eastAsia="es-BO"/>
        </w:rPr>
        <w:t>, azucares o verduras para evitar el transito acelerado y la mayor incidencia de deposiciones.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Anteriormente consumía una dieta variada, con predominio de </w:t>
      </w:r>
      <w:hyperlink r:id="rId49" w:history="1">
        <w:r w:rsidRPr="00831C74">
          <w:rPr>
            <w:rFonts w:ascii="Times New Roman" w:eastAsia="Times New Roman" w:hAnsi="Times New Roman" w:cs="Times New Roman"/>
            <w:color w:val="0000FF"/>
            <w:sz w:val="24"/>
            <w:szCs w:val="24"/>
            <w:u w:val="single"/>
            <w:lang w:eastAsia="es-BO"/>
          </w:rPr>
          <w:t>consumo</w:t>
        </w:r>
      </w:hyperlink>
      <w:r w:rsidRPr="00831C74">
        <w:rPr>
          <w:rFonts w:ascii="Times New Roman" w:eastAsia="Times New Roman" w:hAnsi="Times New Roman" w:cs="Times New Roman"/>
          <w:sz w:val="24"/>
          <w:szCs w:val="24"/>
          <w:lang w:eastAsia="es-BO"/>
        </w:rPr>
        <w:t xml:space="preserve"> de carne.</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Eliminación de Excretas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El paciente refiere </w:t>
      </w:r>
      <w:proofErr w:type="spellStart"/>
      <w:r w:rsidRPr="00831C74">
        <w:rPr>
          <w:rFonts w:ascii="Times New Roman" w:eastAsia="Times New Roman" w:hAnsi="Times New Roman" w:cs="Times New Roman"/>
          <w:sz w:val="24"/>
          <w:szCs w:val="24"/>
          <w:lang w:eastAsia="es-BO"/>
        </w:rPr>
        <w:t>haber</w:t>
      </w:r>
      <w:proofErr w:type="spellEnd"/>
      <w:r w:rsidRPr="00831C74">
        <w:rPr>
          <w:rFonts w:ascii="Times New Roman" w:eastAsia="Times New Roman" w:hAnsi="Times New Roman" w:cs="Times New Roman"/>
          <w:sz w:val="24"/>
          <w:szCs w:val="24"/>
          <w:lang w:eastAsia="es-BO"/>
        </w:rPr>
        <w:t xml:space="preserve"> orinado un promedio de 5 veces/día antes de la internación. Actualmente orina 1- 2 veces orinando al menos una vez de noche. Refiere orinar, con coloración ámbar, sin olor. No refiere dolor al orinar.</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El paciente refiere haber presentado una </w:t>
      </w:r>
      <w:hyperlink r:id="rId50" w:history="1">
        <w:r w:rsidRPr="00831C74">
          <w:rPr>
            <w:rFonts w:ascii="Times New Roman" w:eastAsia="Times New Roman" w:hAnsi="Times New Roman" w:cs="Times New Roman"/>
            <w:color w:val="0000FF"/>
            <w:sz w:val="24"/>
            <w:szCs w:val="24"/>
            <w:u w:val="single"/>
            <w:lang w:eastAsia="es-BO"/>
          </w:rPr>
          <w:t>catarsis</w:t>
        </w:r>
      </w:hyperlink>
      <w:r w:rsidRPr="00831C74">
        <w:rPr>
          <w:rFonts w:ascii="Times New Roman" w:eastAsia="Times New Roman" w:hAnsi="Times New Roman" w:cs="Times New Roman"/>
          <w:sz w:val="24"/>
          <w:szCs w:val="24"/>
          <w:lang w:eastAsia="es-BO"/>
        </w:rPr>
        <w:t xml:space="preserve"> por día antes de la internación y luego de la misma entre 2-3 deposiciones por día aproximadamente y cambios de bolsa de su </w:t>
      </w:r>
      <w:proofErr w:type="spellStart"/>
      <w:r w:rsidRPr="00831C74">
        <w:rPr>
          <w:rFonts w:ascii="Times New Roman" w:eastAsia="Times New Roman" w:hAnsi="Times New Roman" w:cs="Times New Roman"/>
          <w:sz w:val="24"/>
          <w:szCs w:val="24"/>
          <w:lang w:eastAsia="es-BO"/>
        </w:rPr>
        <w:t>ostoma</w:t>
      </w:r>
      <w:proofErr w:type="spellEnd"/>
      <w:r w:rsidRPr="00831C74">
        <w:rPr>
          <w:rFonts w:ascii="Times New Roman" w:eastAsia="Times New Roman" w:hAnsi="Times New Roman" w:cs="Times New Roman"/>
          <w:sz w:val="24"/>
          <w:szCs w:val="24"/>
          <w:lang w:eastAsia="es-BO"/>
        </w:rPr>
        <w:t xml:space="preserve">. Catarsis, de coloración amarronada clara sin olor fétido y consistencia </w:t>
      </w:r>
      <w:proofErr w:type="spellStart"/>
      <w:r w:rsidRPr="00831C74">
        <w:rPr>
          <w:rFonts w:ascii="Times New Roman" w:eastAsia="Times New Roman" w:hAnsi="Times New Roman" w:cs="Times New Roman"/>
          <w:sz w:val="24"/>
          <w:szCs w:val="24"/>
          <w:lang w:eastAsia="es-BO"/>
        </w:rPr>
        <w:t>semi</w:t>
      </w:r>
      <w:proofErr w:type="spellEnd"/>
      <w:r w:rsidRPr="00831C74">
        <w:rPr>
          <w:rFonts w:ascii="Times New Roman" w:eastAsia="Times New Roman" w:hAnsi="Times New Roman" w:cs="Times New Roman"/>
          <w:sz w:val="24"/>
          <w:szCs w:val="24"/>
          <w:lang w:eastAsia="es-BO"/>
        </w:rPr>
        <w:t xml:space="preserve"> formada. El paciente presenta </w:t>
      </w:r>
      <w:proofErr w:type="spellStart"/>
      <w:r w:rsidRPr="00831C74">
        <w:rPr>
          <w:rFonts w:ascii="Times New Roman" w:eastAsia="Times New Roman" w:hAnsi="Times New Roman" w:cs="Times New Roman"/>
          <w:sz w:val="24"/>
          <w:szCs w:val="24"/>
          <w:lang w:eastAsia="es-BO"/>
        </w:rPr>
        <w:t>ostoma</w:t>
      </w:r>
      <w:proofErr w:type="spellEnd"/>
      <w:r w:rsidRPr="00831C74">
        <w:rPr>
          <w:rFonts w:ascii="Times New Roman" w:eastAsia="Times New Roman" w:hAnsi="Times New Roman" w:cs="Times New Roman"/>
          <w:sz w:val="24"/>
          <w:szCs w:val="24"/>
          <w:lang w:eastAsia="es-BO"/>
        </w:rPr>
        <w:t xml:space="preserve"> en cuadrante superior izquierdo, el mismo es transitorio.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Movilización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El paciente realiza actividades cotidianas sin ayuda, se alimenta, viste, pero no logra realizar la higiene corporal diaria completa por estar conectado al drenaje </w:t>
      </w:r>
      <w:proofErr w:type="spellStart"/>
      <w:r w:rsidRPr="00831C74">
        <w:rPr>
          <w:rFonts w:ascii="Times New Roman" w:eastAsia="Times New Roman" w:hAnsi="Times New Roman" w:cs="Times New Roman"/>
          <w:sz w:val="24"/>
          <w:szCs w:val="24"/>
          <w:lang w:eastAsia="es-BO"/>
        </w:rPr>
        <w:t>suctor</w:t>
      </w:r>
      <w:proofErr w:type="spellEnd"/>
      <w:r w:rsidRPr="00831C74">
        <w:rPr>
          <w:rFonts w:ascii="Times New Roman" w:eastAsia="Times New Roman" w:hAnsi="Times New Roman" w:cs="Times New Roman"/>
          <w:sz w:val="24"/>
          <w:szCs w:val="24"/>
          <w:lang w:eastAsia="es-BO"/>
        </w:rPr>
        <w:t xml:space="preserve"> al </w:t>
      </w:r>
      <w:proofErr w:type="spellStart"/>
      <w:r w:rsidRPr="00831C74">
        <w:rPr>
          <w:rFonts w:ascii="Times New Roman" w:eastAsia="Times New Roman" w:hAnsi="Times New Roman" w:cs="Times New Roman"/>
          <w:sz w:val="24"/>
          <w:szCs w:val="24"/>
          <w:lang w:eastAsia="es-BO"/>
        </w:rPr>
        <w:t>vacio</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El paciente no deambula.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Refiere que cuando estaba en Tailandia los médicos le permitían deambular con muletas y no entiende por qué en este hospital no lo dejan moverse.</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lastRenderedPageBreak/>
        <w:t>El paciente no recibe asistencia kinesiológica.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Ambiente seguro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El paciente vive en un departamento de 2 </w:t>
      </w:r>
      <w:hyperlink r:id="rId51" w:history="1">
        <w:r w:rsidRPr="00831C74">
          <w:rPr>
            <w:rFonts w:ascii="Times New Roman" w:eastAsia="Times New Roman" w:hAnsi="Times New Roman" w:cs="Times New Roman"/>
            <w:color w:val="0000FF"/>
            <w:sz w:val="24"/>
            <w:szCs w:val="24"/>
            <w:u w:val="single"/>
            <w:lang w:eastAsia="es-BO"/>
          </w:rPr>
          <w:t>ambiente</w:t>
        </w:r>
      </w:hyperlink>
      <w:r w:rsidRPr="00831C74">
        <w:rPr>
          <w:rFonts w:ascii="Times New Roman" w:eastAsia="Times New Roman" w:hAnsi="Times New Roman" w:cs="Times New Roman"/>
          <w:sz w:val="24"/>
          <w:szCs w:val="24"/>
          <w:lang w:eastAsia="es-BO"/>
        </w:rPr>
        <w:t xml:space="preserve">, el cual posee baño, abastecimiento de agua, luz y </w:t>
      </w:r>
      <w:hyperlink r:id="rId52" w:history="1">
        <w:r w:rsidRPr="00831C74">
          <w:rPr>
            <w:rFonts w:ascii="Times New Roman" w:eastAsia="Times New Roman" w:hAnsi="Times New Roman" w:cs="Times New Roman"/>
            <w:color w:val="0000FF"/>
            <w:sz w:val="24"/>
            <w:szCs w:val="24"/>
            <w:u w:val="single"/>
            <w:lang w:eastAsia="es-BO"/>
          </w:rPr>
          <w:t>gas</w:t>
        </w:r>
      </w:hyperlink>
      <w:r w:rsidRPr="00831C74">
        <w:rPr>
          <w:rFonts w:ascii="Times New Roman" w:eastAsia="Times New Roman" w:hAnsi="Times New Roman" w:cs="Times New Roman"/>
          <w:sz w:val="24"/>
          <w:szCs w:val="24"/>
          <w:lang w:eastAsia="es-BO"/>
        </w:rPr>
        <w:t xml:space="preserve">. El mismo queda en un quinto piso, al cual se acede únicamente por escalera. Se detecta </w:t>
      </w:r>
      <w:hyperlink r:id="rId53" w:history="1">
        <w:r w:rsidRPr="00831C74">
          <w:rPr>
            <w:rFonts w:ascii="Times New Roman" w:eastAsia="Times New Roman" w:hAnsi="Times New Roman" w:cs="Times New Roman"/>
            <w:color w:val="0000FF"/>
            <w:sz w:val="24"/>
            <w:szCs w:val="24"/>
            <w:u w:val="single"/>
            <w:lang w:eastAsia="es-BO"/>
          </w:rPr>
          <w:t>riesgo</w:t>
        </w:r>
      </w:hyperlink>
      <w:r w:rsidRPr="00831C74">
        <w:rPr>
          <w:rFonts w:ascii="Times New Roman" w:eastAsia="Times New Roman" w:hAnsi="Times New Roman" w:cs="Times New Roman"/>
          <w:sz w:val="24"/>
          <w:szCs w:val="24"/>
          <w:lang w:eastAsia="es-BO"/>
        </w:rPr>
        <w:t xml:space="preserve"> de caídas dado que al tener una fractura el paciente no puede subir por las escaleras.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La cama del hospital no presenta las barandas colocadas.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Comunicación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El paciente se comunica de forma clara y verbal. Se encuentra ubicado en tiempo, espacio y persona, y alerta. Su </w:t>
      </w:r>
      <w:hyperlink r:id="rId54" w:history="1">
        <w:r w:rsidRPr="00831C74">
          <w:rPr>
            <w:rFonts w:ascii="Times New Roman" w:eastAsia="Times New Roman" w:hAnsi="Times New Roman" w:cs="Times New Roman"/>
            <w:color w:val="0000FF"/>
            <w:sz w:val="24"/>
            <w:szCs w:val="24"/>
            <w:u w:val="single"/>
            <w:lang w:eastAsia="es-BO"/>
          </w:rPr>
          <w:t>lenguaje</w:t>
        </w:r>
      </w:hyperlink>
      <w:r w:rsidRPr="00831C74">
        <w:rPr>
          <w:rFonts w:ascii="Times New Roman" w:eastAsia="Times New Roman" w:hAnsi="Times New Roman" w:cs="Times New Roman"/>
          <w:sz w:val="24"/>
          <w:szCs w:val="24"/>
          <w:lang w:eastAsia="es-BO"/>
        </w:rPr>
        <w:t xml:space="preserve"> es normal, muestra una </w:t>
      </w:r>
      <w:hyperlink r:id="rId55" w:history="1">
        <w:r w:rsidRPr="00831C74">
          <w:rPr>
            <w:rFonts w:ascii="Times New Roman" w:eastAsia="Times New Roman" w:hAnsi="Times New Roman" w:cs="Times New Roman"/>
            <w:color w:val="0000FF"/>
            <w:sz w:val="24"/>
            <w:szCs w:val="24"/>
            <w:u w:val="single"/>
            <w:lang w:eastAsia="es-BO"/>
          </w:rPr>
          <w:t>conducta</w:t>
        </w:r>
      </w:hyperlink>
      <w:r w:rsidRPr="00831C74">
        <w:rPr>
          <w:rFonts w:ascii="Times New Roman" w:eastAsia="Times New Roman" w:hAnsi="Times New Roman" w:cs="Times New Roman"/>
          <w:sz w:val="24"/>
          <w:szCs w:val="24"/>
          <w:lang w:eastAsia="es-BO"/>
        </w:rPr>
        <w:t xml:space="preserve"> cooperadora y es poco demandante. Se muestra muy ansioso por que le retiren el </w:t>
      </w:r>
      <w:proofErr w:type="spellStart"/>
      <w:r w:rsidRPr="00831C74">
        <w:rPr>
          <w:rFonts w:ascii="Times New Roman" w:eastAsia="Times New Roman" w:hAnsi="Times New Roman" w:cs="Times New Roman"/>
          <w:sz w:val="24"/>
          <w:szCs w:val="24"/>
          <w:lang w:eastAsia="es-BO"/>
        </w:rPr>
        <w:t>ostoma</w:t>
      </w:r>
      <w:proofErr w:type="spellEnd"/>
      <w:r w:rsidRPr="00831C74">
        <w:rPr>
          <w:rFonts w:ascii="Times New Roman" w:eastAsia="Times New Roman" w:hAnsi="Times New Roman" w:cs="Times New Roman"/>
          <w:sz w:val="24"/>
          <w:szCs w:val="24"/>
          <w:lang w:eastAsia="es-BO"/>
        </w:rPr>
        <w:t xml:space="preserve"> y por caminar. El paciente refiere no soportar estar todo el tiempo en el cuarto.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No refiere dolor, pero es consciente que no lo presenta dado que recibe analgésicos.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Visión normal, no utiliza dispositivos accesorios.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Audición, olfato y tacto sin alteraciones.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Puntuación según escala de Glasgow: 15/15</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Al paciente lo visita todos los días su madre, el paciente refiere que a menudo lo vienen a ver sus amigos y hermanos.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Expresión de la sexualidad</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Durante la anamnesis se </w:t>
      </w:r>
      <w:proofErr w:type="spellStart"/>
      <w:r w:rsidRPr="00831C74">
        <w:rPr>
          <w:rFonts w:ascii="Times New Roman" w:eastAsia="Times New Roman" w:hAnsi="Times New Roman" w:cs="Times New Roman"/>
          <w:sz w:val="24"/>
          <w:szCs w:val="24"/>
          <w:lang w:eastAsia="es-BO"/>
        </w:rPr>
        <w:t>observo</w:t>
      </w:r>
      <w:proofErr w:type="spellEnd"/>
      <w:r w:rsidRPr="00831C74">
        <w:rPr>
          <w:rFonts w:ascii="Times New Roman" w:eastAsia="Times New Roman" w:hAnsi="Times New Roman" w:cs="Times New Roman"/>
          <w:sz w:val="24"/>
          <w:szCs w:val="24"/>
          <w:lang w:eastAsia="es-BO"/>
        </w:rPr>
        <w:t xml:space="preserve"> que el paciente continuamente se estaba tapando el abdomen en especial la zona del </w:t>
      </w:r>
      <w:proofErr w:type="spellStart"/>
      <w:r w:rsidRPr="00831C74">
        <w:rPr>
          <w:rFonts w:ascii="Times New Roman" w:eastAsia="Times New Roman" w:hAnsi="Times New Roman" w:cs="Times New Roman"/>
          <w:sz w:val="24"/>
          <w:szCs w:val="24"/>
          <w:lang w:eastAsia="es-BO"/>
        </w:rPr>
        <w:t>ostoma</w:t>
      </w:r>
      <w:proofErr w:type="spellEnd"/>
      <w:r w:rsidRPr="00831C74">
        <w:rPr>
          <w:rFonts w:ascii="Times New Roman" w:eastAsia="Times New Roman" w:hAnsi="Times New Roman" w:cs="Times New Roman"/>
          <w:sz w:val="24"/>
          <w:szCs w:val="24"/>
          <w:lang w:eastAsia="es-BO"/>
        </w:rPr>
        <w:t>. Cuando se le pregunto cómo se veía, el paciente refirió que perdió demasiado peso y que ahora se ve demacrado.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El paciente refiere no tener hijos, no realizarse auto examen testicular y no tener antecedentes de </w:t>
      </w:r>
      <w:hyperlink r:id="rId56" w:history="1">
        <w:r w:rsidRPr="00831C74">
          <w:rPr>
            <w:rFonts w:ascii="Times New Roman" w:eastAsia="Times New Roman" w:hAnsi="Times New Roman" w:cs="Times New Roman"/>
            <w:color w:val="0000FF"/>
            <w:sz w:val="24"/>
            <w:szCs w:val="24"/>
            <w:u w:val="single"/>
            <w:lang w:eastAsia="es-BO"/>
          </w:rPr>
          <w:t>enfermedades</w:t>
        </w:r>
      </w:hyperlink>
      <w:r w:rsidRPr="00831C74">
        <w:rPr>
          <w:rFonts w:ascii="Times New Roman" w:eastAsia="Times New Roman" w:hAnsi="Times New Roman" w:cs="Times New Roman"/>
          <w:sz w:val="24"/>
          <w:szCs w:val="24"/>
          <w:lang w:eastAsia="es-BO"/>
        </w:rPr>
        <w:t xml:space="preserve"> prostáticas ni enfermedades de transmisión sexual.</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Reposo y sueño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El paciente refirió dormir un promedio de 6hs antes de ingresar al hospital y durante la internación afirmo dormir entre 7-8 Hs, nocturnas. Si bien duerme más horas, la </w:t>
      </w:r>
      <w:hyperlink r:id="rId57" w:history="1">
        <w:r w:rsidRPr="00831C74">
          <w:rPr>
            <w:rFonts w:ascii="Times New Roman" w:eastAsia="Times New Roman" w:hAnsi="Times New Roman" w:cs="Times New Roman"/>
            <w:color w:val="0000FF"/>
            <w:sz w:val="24"/>
            <w:szCs w:val="24"/>
            <w:u w:val="single"/>
            <w:lang w:eastAsia="es-BO"/>
          </w:rPr>
          <w:t>calidad</w:t>
        </w:r>
      </w:hyperlink>
      <w:r w:rsidRPr="00831C74">
        <w:rPr>
          <w:rFonts w:ascii="Times New Roman" w:eastAsia="Times New Roman" w:hAnsi="Times New Roman" w:cs="Times New Roman"/>
          <w:sz w:val="24"/>
          <w:szCs w:val="24"/>
          <w:lang w:eastAsia="es-BO"/>
        </w:rPr>
        <w:t xml:space="preserve"> del sueño no es la misma. El paciente refirió que puede dormir únicamente de decúbito supino debido a que si se lateraliza puede golpear la zona donde tuvo la fractura o derramar el contenido de la bolsa del </w:t>
      </w:r>
      <w:proofErr w:type="spellStart"/>
      <w:r w:rsidRPr="00831C74">
        <w:rPr>
          <w:rFonts w:ascii="Times New Roman" w:eastAsia="Times New Roman" w:hAnsi="Times New Roman" w:cs="Times New Roman"/>
          <w:sz w:val="24"/>
          <w:szCs w:val="24"/>
          <w:lang w:eastAsia="es-BO"/>
        </w:rPr>
        <w:t>ostoma</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lastRenderedPageBreak/>
        <w:t>El paciente no recibe medicación para dormir.</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Trabajo y juego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El paciente de momento no trabaja. Normalmente trabaja de forma free lance, las 24 HS del día, por lo que actualmente no puede desempeñar ningún tipo de trabajo.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El paciente refiere tener estudios universitarios completos. Se le pregunto si la internación afecto su estudio, a lo que contesto que actualmente no debido a que dejo congeladas las carreras que estaba haciendo (</w:t>
      </w:r>
      <w:hyperlink r:id="rId58" w:history="1">
        <w:r w:rsidRPr="00831C74">
          <w:rPr>
            <w:rFonts w:ascii="Times New Roman" w:eastAsia="Times New Roman" w:hAnsi="Times New Roman" w:cs="Times New Roman"/>
            <w:color w:val="0000FF"/>
            <w:sz w:val="24"/>
            <w:szCs w:val="24"/>
            <w:u w:val="single"/>
            <w:lang w:eastAsia="es-BO"/>
          </w:rPr>
          <w:t>diseño gráfico</w:t>
        </w:r>
      </w:hyperlink>
      <w:r w:rsidRPr="00831C74">
        <w:rPr>
          <w:rFonts w:ascii="Times New Roman" w:eastAsia="Times New Roman" w:hAnsi="Times New Roman" w:cs="Times New Roman"/>
          <w:sz w:val="24"/>
          <w:szCs w:val="24"/>
          <w:lang w:eastAsia="es-BO"/>
        </w:rPr>
        <w:t xml:space="preserve">: 3° año – </w:t>
      </w:r>
      <w:hyperlink r:id="rId59" w:history="1">
        <w:r w:rsidRPr="00831C74">
          <w:rPr>
            <w:rFonts w:ascii="Times New Roman" w:eastAsia="Times New Roman" w:hAnsi="Times New Roman" w:cs="Times New Roman"/>
            <w:color w:val="0000FF"/>
            <w:sz w:val="24"/>
            <w:szCs w:val="24"/>
            <w:u w:val="single"/>
            <w:lang w:eastAsia="es-BO"/>
          </w:rPr>
          <w:t>Psicología</w:t>
        </w:r>
      </w:hyperlink>
      <w:r w:rsidRPr="00831C74">
        <w:rPr>
          <w:rFonts w:ascii="Times New Roman" w:eastAsia="Times New Roman" w:hAnsi="Times New Roman" w:cs="Times New Roman"/>
          <w:sz w:val="24"/>
          <w:szCs w:val="24"/>
          <w:lang w:eastAsia="es-BO"/>
        </w:rPr>
        <w:t xml:space="preserve">: 3° año- </w:t>
      </w:r>
      <w:hyperlink r:id="rId60" w:history="1">
        <w:r w:rsidRPr="00831C74">
          <w:rPr>
            <w:rFonts w:ascii="Times New Roman" w:eastAsia="Times New Roman" w:hAnsi="Times New Roman" w:cs="Times New Roman"/>
            <w:color w:val="0000FF"/>
            <w:sz w:val="24"/>
            <w:szCs w:val="24"/>
            <w:u w:val="single"/>
            <w:lang w:eastAsia="es-BO"/>
          </w:rPr>
          <w:t>Arte</w:t>
        </w:r>
      </w:hyperlink>
      <w:r w:rsidRPr="00831C74">
        <w:rPr>
          <w:rFonts w:ascii="Times New Roman" w:eastAsia="Times New Roman" w:hAnsi="Times New Roman" w:cs="Times New Roman"/>
          <w:sz w:val="24"/>
          <w:szCs w:val="24"/>
          <w:lang w:eastAsia="es-BO"/>
        </w:rPr>
        <w:t xml:space="preserve"> 2° años) para irse a vivir a España pero planea algún día continuarlas.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En su tiempo libre el paciente va al </w:t>
      </w:r>
      <w:hyperlink r:id="rId61" w:history="1">
        <w:r w:rsidRPr="00831C74">
          <w:rPr>
            <w:rFonts w:ascii="Times New Roman" w:eastAsia="Times New Roman" w:hAnsi="Times New Roman" w:cs="Times New Roman"/>
            <w:color w:val="0000FF"/>
            <w:sz w:val="24"/>
            <w:szCs w:val="24"/>
            <w:u w:val="single"/>
            <w:lang w:eastAsia="es-BO"/>
          </w:rPr>
          <w:t>cine</w:t>
        </w:r>
      </w:hyperlink>
      <w:r w:rsidRPr="00831C74">
        <w:rPr>
          <w:rFonts w:ascii="Times New Roman" w:eastAsia="Times New Roman" w:hAnsi="Times New Roman" w:cs="Times New Roman"/>
          <w:sz w:val="24"/>
          <w:szCs w:val="24"/>
          <w:lang w:eastAsia="es-BO"/>
        </w:rPr>
        <w:t xml:space="preserve">, lee </w:t>
      </w:r>
      <w:hyperlink r:id="rId62" w:anchor="libros" w:history="1">
        <w:r w:rsidRPr="00831C74">
          <w:rPr>
            <w:rFonts w:ascii="Times New Roman" w:eastAsia="Times New Roman" w:hAnsi="Times New Roman" w:cs="Times New Roman"/>
            <w:color w:val="0000FF"/>
            <w:sz w:val="24"/>
            <w:szCs w:val="24"/>
            <w:u w:val="single"/>
            <w:lang w:eastAsia="es-BO"/>
          </w:rPr>
          <w:t>libros</w:t>
        </w:r>
      </w:hyperlink>
      <w:r w:rsidRPr="00831C74">
        <w:rPr>
          <w:rFonts w:ascii="Times New Roman" w:eastAsia="Times New Roman" w:hAnsi="Times New Roman" w:cs="Times New Roman"/>
          <w:sz w:val="24"/>
          <w:szCs w:val="24"/>
          <w:lang w:eastAsia="es-BO"/>
        </w:rPr>
        <w:t xml:space="preserve"> y toca la guitarra o el piano.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Durante su estadía en el hospital el paciente se entretiene leyendo libros y mirando </w:t>
      </w:r>
      <w:hyperlink r:id="rId63" w:history="1">
        <w:r w:rsidRPr="00831C74">
          <w:rPr>
            <w:rFonts w:ascii="Times New Roman" w:eastAsia="Times New Roman" w:hAnsi="Times New Roman" w:cs="Times New Roman"/>
            <w:color w:val="0000FF"/>
            <w:sz w:val="24"/>
            <w:szCs w:val="24"/>
            <w:u w:val="single"/>
            <w:lang w:eastAsia="es-BO"/>
          </w:rPr>
          <w:t>programas</w:t>
        </w:r>
      </w:hyperlink>
      <w:r w:rsidRPr="00831C74">
        <w:rPr>
          <w:rFonts w:ascii="Times New Roman" w:eastAsia="Times New Roman" w:hAnsi="Times New Roman" w:cs="Times New Roman"/>
          <w:sz w:val="24"/>
          <w:szCs w:val="24"/>
          <w:lang w:eastAsia="es-BO"/>
        </w:rPr>
        <w:t xml:space="preserve"> de </w:t>
      </w:r>
      <w:hyperlink r:id="rId64" w:history="1">
        <w:r w:rsidRPr="00831C74">
          <w:rPr>
            <w:rFonts w:ascii="Times New Roman" w:eastAsia="Times New Roman" w:hAnsi="Times New Roman" w:cs="Times New Roman"/>
            <w:color w:val="0000FF"/>
            <w:sz w:val="24"/>
            <w:szCs w:val="24"/>
            <w:u w:val="single"/>
            <w:lang w:eastAsia="es-BO"/>
          </w:rPr>
          <w:t>televisión</w:t>
        </w:r>
      </w:hyperlink>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Respiración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Respiración bilateral regular. No utiliza músculos accesorios para respirar. Se auscultan murmullo vesicular, ruidos broncos vesiculares y traqueales. No se auscultan ruidos anómalos. El paciente refiere no fumar. Al momento del examen físico se registra 20 ventilaciones/minuto, FC: 76latidos/minuto; TA: 110 mm de Hg – 70 mm de Hg</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Se auscultan ruidos cardiacos, aórticos, pulmonares, tricúspides y mitrales. No se registran anomalías.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Control de la temperatura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La </w:t>
      </w:r>
      <w:hyperlink r:id="rId65" w:history="1">
        <w:r w:rsidRPr="00831C74">
          <w:rPr>
            <w:rFonts w:ascii="Times New Roman" w:eastAsia="Times New Roman" w:hAnsi="Times New Roman" w:cs="Times New Roman"/>
            <w:color w:val="0000FF"/>
            <w:sz w:val="24"/>
            <w:szCs w:val="24"/>
            <w:u w:val="single"/>
            <w:lang w:eastAsia="es-BO"/>
          </w:rPr>
          <w:t>temperatura</w:t>
        </w:r>
      </w:hyperlink>
      <w:r w:rsidRPr="00831C74">
        <w:rPr>
          <w:rFonts w:ascii="Times New Roman" w:eastAsia="Times New Roman" w:hAnsi="Times New Roman" w:cs="Times New Roman"/>
          <w:sz w:val="24"/>
          <w:szCs w:val="24"/>
          <w:lang w:eastAsia="es-BO"/>
        </w:rPr>
        <w:t xml:space="preserve"> del paciente se mantiene dentro de los parámetros normales (Temperatura Axilar: 36.0ºC)</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Limpieza y aseo personal</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Piel turgente. Hidratada, normo coloreada. Se observa que al momento de hacer el examen físico, el paciente se encontraba desarreglado, presentando lagañas en sus ojos y el pelo grasoso. Se le pregunto con qué frecuencia se bañaba y el paciente refirió que todos los días, afirmo que no puede bañarse solo y que no puede ingresar al baño porque está conectado al drenaje pero que utilizaba toallitas húmedas para higienizarse como podía y que para un baño en profundidad necesita que lo asistan.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Agonía y Muerte</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El paciente conoce su </w:t>
      </w:r>
      <w:proofErr w:type="spellStart"/>
      <w:r w:rsidRPr="00831C74">
        <w:rPr>
          <w:rFonts w:ascii="Times New Roman" w:eastAsia="Times New Roman" w:hAnsi="Times New Roman" w:cs="Times New Roman"/>
          <w:sz w:val="24"/>
          <w:szCs w:val="24"/>
          <w:lang w:eastAsia="es-BO"/>
        </w:rPr>
        <w:t>diagnostico</w:t>
      </w:r>
      <w:proofErr w:type="spellEnd"/>
      <w:r w:rsidRPr="00831C74">
        <w:rPr>
          <w:rFonts w:ascii="Times New Roman" w:eastAsia="Times New Roman" w:hAnsi="Times New Roman" w:cs="Times New Roman"/>
          <w:sz w:val="24"/>
          <w:szCs w:val="24"/>
          <w:lang w:eastAsia="es-BO"/>
        </w:rPr>
        <w:t xml:space="preserve"> y su pronóstico, encontrándose cursando la etapa de aceptación de la enfermedad.</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lastRenderedPageBreak/>
        <w:t>El paciente es consciente de que su colostomía es temporal y se muestra ansioso por que llegue el momento de que se remueva la misma.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Sus </w:t>
      </w:r>
      <w:hyperlink r:id="rId66" w:history="1">
        <w:r w:rsidRPr="00831C74">
          <w:rPr>
            <w:rFonts w:ascii="Times New Roman" w:eastAsia="Times New Roman" w:hAnsi="Times New Roman" w:cs="Times New Roman"/>
            <w:color w:val="0000FF"/>
            <w:sz w:val="24"/>
            <w:szCs w:val="24"/>
            <w:u w:val="single"/>
            <w:lang w:eastAsia="es-BO"/>
          </w:rPr>
          <w:t>sistemas</w:t>
        </w:r>
      </w:hyperlink>
      <w:r w:rsidRPr="00831C74">
        <w:rPr>
          <w:rFonts w:ascii="Times New Roman" w:eastAsia="Times New Roman" w:hAnsi="Times New Roman" w:cs="Times New Roman"/>
          <w:sz w:val="24"/>
          <w:szCs w:val="24"/>
          <w:lang w:eastAsia="es-BO"/>
        </w:rPr>
        <w:t xml:space="preserve"> de apoyo son su familia, la cual lo viene a visitar todos los días y sus amigos.</w:t>
      </w:r>
    </w:p>
    <w:p w:rsidR="00831C74" w:rsidRPr="00831C74" w:rsidRDefault="00831C74" w:rsidP="00831C74">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6" w:name="diagnostia"/>
      <w:r w:rsidRPr="00831C74">
        <w:rPr>
          <w:rFonts w:ascii="Times New Roman" w:eastAsia="Times New Roman" w:hAnsi="Times New Roman" w:cs="Times New Roman"/>
          <w:b/>
          <w:bCs/>
          <w:sz w:val="36"/>
          <w:szCs w:val="36"/>
          <w:lang w:eastAsia="es-BO"/>
        </w:rPr>
        <w:t xml:space="preserve">Diagnósticos, </w:t>
      </w:r>
      <w:bookmarkEnd w:id="6"/>
      <w:r w:rsidRPr="00831C74">
        <w:rPr>
          <w:rFonts w:ascii="Times New Roman" w:eastAsia="Times New Roman" w:hAnsi="Times New Roman" w:cs="Times New Roman"/>
          <w:b/>
          <w:bCs/>
          <w:sz w:val="36"/>
          <w:szCs w:val="36"/>
          <w:lang w:eastAsia="es-BO"/>
        </w:rPr>
        <w:fldChar w:fldCharType="begin"/>
      </w:r>
      <w:r w:rsidRPr="00831C74">
        <w:rPr>
          <w:rFonts w:ascii="Times New Roman" w:eastAsia="Times New Roman" w:hAnsi="Times New Roman" w:cs="Times New Roman"/>
          <w:b/>
          <w:bCs/>
          <w:sz w:val="36"/>
          <w:szCs w:val="36"/>
          <w:lang w:eastAsia="es-BO"/>
        </w:rPr>
        <w:instrText xml:space="preserve"> HYPERLINK "http://www.monografias.com/trabajos16/objetivos-educacion/objetivos-educacion.shtml" </w:instrText>
      </w:r>
      <w:r w:rsidRPr="00831C74">
        <w:rPr>
          <w:rFonts w:ascii="Times New Roman" w:eastAsia="Times New Roman" w:hAnsi="Times New Roman" w:cs="Times New Roman"/>
          <w:b/>
          <w:bCs/>
          <w:sz w:val="36"/>
          <w:szCs w:val="36"/>
          <w:lang w:eastAsia="es-BO"/>
        </w:rPr>
        <w:fldChar w:fldCharType="separate"/>
      </w:r>
      <w:r w:rsidRPr="00831C74">
        <w:rPr>
          <w:rFonts w:ascii="Times New Roman" w:eastAsia="Times New Roman" w:hAnsi="Times New Roman" w:cs="Times New Roman"/>
          <w:b/>
          <w:bCs/>
          <w:color w:val="0000FF"/>
          <w:sz w:val="36"/>
          <w:szCs w:val="36"/>
          <w:u w:val="single"/>
          <w:lang w:eastAsia="es-BO"/>
        </w:rPr>
        <w:t>objetivos</w:t>
      </w:r>
      <w:r w:rsidRPr="00831C74">
        <w:rPr>
          <w:rFonts w:ascii="Times New Roman" w:eastAsia="Times New Roman" w:hAnsi="Times New Roman" w:cs="Times New Roman"/>
          <w:b/>
          <w:bCs/>
          <w:sz w:val="36"/>
          <w:szCs w:val="36"/>
          <w:lang w:eastAsia="es-BO"/>
        </w:rPr>
        <w:fldChar w:fldCharType="end"/>
      </w:r>
      <w:r w:rsidRPr="00831C74">
        <w:rPr>
          <w:rFonts w:ascii="Times New Roman" w:eastAsia="Times New Roman" w:hAnsi="Times New Roman" w:cs="Times New Roman"/>
          <w:b/>
          <w:bCs/>
          <w:sz w:val="36"/>
          <w:szCs w:val="36"/>
          <w:lang w:eastAsia="es-BO"/>
        </w:rPr>
        <w:t xml:space="preserve">, actividades de </w:t>
      </w:r>
      <w:hyperlink r:id="rId67" w:history="1">
        <w:r w:rsidRPr="00831C74">
          <w:rPr>
            <w:rFonts w:ascii="Times New Roman" w:eastAsia="Times New Roman" w:hAnsi="Times New Roman" w:cs="Times New Roman"/>
            <w:b/>
            <w:bCs/>
            <w:color w:val="0000FF"/>
            <w:sz w:val="36"/>
            <w:szCs w:val="36"/>
            <w:u w:val="single"/>
            <w:lang w:eastAsia="es-BO"/>
          </w:rPr>
          <w:t>enfermería</w:t>
        </w:r>
      </w:hyperlink>
      <w:r w:rsidRPr="00831C74">
        <w:rPr>
          <w:rFonts w:ascii="Times New Roman" w:eastAsia="Times New Roman" w:hAnsi="Times New Roman" w:cs="Times New Roman"/>
          <w:b/>
          <w:bCs/>
          <w:sz w:val="36"/>
          <w:szCs w:val="36"/>
          <w:lang w:eastAsia="es-BO"/>
        </w:rPr>
        <w:t xml:space="preserve"> y fundamentación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Alteración de la AV reposo y sueño, manifestado Colostomía Transversal  y fractura en miembro inferior izquierdo, relacionado con ojeras y disminución en la calidad del sueño.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Objetivos: El paciente obtendrá una mejor calidad de reposo y sueño.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Acciones de Enfermería y fundamentación:</w:t>
      </w:r>
    </w:p>
    <w:p w:rsidR="00831C74" w:rsidRPr="00831C74" w:rsidRDefault="00831C74" w:rsidP="00831C7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Realizo avado de manos clínico. El lavado de manos clínico se define como un frote breve y enérgico de todas las superficies de las manos con una solución anti-microbiana, seguido de enjuague al chorro de agua. Busca remover la suciedad, el material orgánico y disminuir la concentración de la flora transitoria, adquirida por contacto reciente con pacientes o fómites. Es por eso que es sumamente importante realizarlo. Además, al utilizarlo se evita el riesgo de infecciones cruzadas.</w:t>
      </w:r>
    </w:p>
    <w:p w:rsidR="00831C74" w:rsidRPr="00831C74" w:rsidRDefault="00831C74" w:rsidP="00831C7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Valorar la posición en la que el paciente duerme evaluando, posibles derrames de la bolsa de </w:t>
      </w:r>
      <w:proofErr w:type="spellStart"/>
      <w:r w:rsidRPr="00831C74">
        <w:rPr>
          <w:rFonts w:ascii="Times New Roman" w:eastAsia="Times New Roman" w:hAnsi="Times New Roman" w:cs="Times New Roman"/>
          <w:sz w:val="24"/>
          <w:szCs w:val="24"/>
          <w:lang w:eastAsia="es-BO"/>
        </w:rPr>
        <w:t>ostoma</w:t>
      </w:r>
      <w:proofErr w:type="spellEnd"/>
      <w:r w:rsidRPr="00831C74">
        <w:rPr>
          <w:rFonts w:ascii="Times New Roman" w:eastAsia="Times New Roman" w:hAnsi="Times New Roman" w:cs="Times New Roman"/>
          <w:sz w:val="24"/>
          <w:szCs w:val="24"/>
          <w:lang w:eastAsia="es-BO"/>
        </w:rPr>
        <w:t xml:space="preserve"> e incomodidad en miembro inferior izquierdo. Al valorar en qué posición el paciente duerme se puede observar cuales son las complicaciones que el paciente presenta al dormir y de qué forma se puede mejorar la calidad del sueño.</w:t>
      </w:r>
    </w:p>
    <w:p w:rsidR="00831C74" w:rsidRPr="00831C74" w:rsidRDefault="00831C74" w:rsidP="00831C7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Sugerir que el paciente duerma utilizando dispositivos de contención como almohadas. Al utilizar almohadas para apoyarse el paciente puede conseguir una posición más có</w:t>
      </w:r>
      <w:hyperlink r:id="rId68" w:history="1">
        <w:r w:rsidRPr="00831C74">
          <w:rPr>
            <w:rFonts w:ascii="Times New Roman" w:eastAsia="Times New Roman" w:hAnsi="Times New Roman" w:cs="Times New Roman"/>
            <w:color w:val="0000FF"/>
            <w:sz w:val="24"/>
            <w:szCs w:val="24"/>
            <w:u w:val="single"/>
            <w:lang w:eastAsia="es-BO"/>
          </w:rPr>
          <w:t>moda</w:t>
        </w:r>
      </w:hyperlink>
      <w:r w:rsidRPr="00831C74">
        <w:rPr>
          <w:rFonts w:ascii="Times New Roman" w:eastAsia="Times New Roman" w:hAnsi="Times New Roman" w:cs="Times New Roman"/>
          <w:sz w:val="24"/>
          <w:szCs w:val="24"/>
          <w:lang w:eastAsia="es-BO"/>
        </w:rPr>
        <w:t xml:space="preserve"> y así </w:t>
      </w:r>
      <w:hyperlink r:id="rId69" w:history="1">
        <w:r w:rsidRPr="00831C74">
          <w:rPr>
            <w:rFonts w:ascii="Times New Roman" w:eastAsia="Times New Roman" w:hAnsi="Times New Roman" w:cs="Times New Roman"/>
            <w:color w:val="0000FF"/>
            <w:sz w:val="24"/>
            <w:szCs w:val="24"/>
            <w:u w:val="single"/>
            <w:lang w:eastAsia="es-BO"/>
          </w:rPr>
          <w:t>poder</w:t>
        </w:r>
      </w:hyperlink>
      <w:r w:rsidRPr="00831C74">
        <w:rPr>
          <w:rFonts w:ascii="Times New Roman" w:eastAsia="Times New Roman" w:hAnsi="Times New Roman" w:cs="Times New Roman"/>
          <w:sz w:val="24"/>
          <w:szCs w:val="24"/>
          <w:lang w:eastAsia="es-BO"/>
        </w:rPr>
        <w:t xml:space="preserve"> descansar.</w:t>
      </w:r>
    </w:p>
    <w:p w:rsidR="00831C74" w:rsidRPr="00831C74" w:rsidRDefault="00831C74" w:rsidP="00831C7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Corroboro la posición de descanso que el paciente adopta utilizando dispositivos para mejorar el sueño. Mediante esta táctica, valoro si la posición adoptada para dormir resulta eficiente o no.</w:t>
      </w:r>
    </w:p>
    <w:p w:rsidR="00831C74" w:rsidRPr="00831C74" w:rsidRDefault="00831C74" w:rsidP="00831C7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Fomentar la actividad del paciente durante el día, ya que junto al aumento de la actividad diaria, aumenta también el cansancio, favoreciendo la conciliación del sueño por la noche.</w:t>
      </w:r>
    </w:p>
    <w:p w:rsidR="00831C74" w:rsidRPr="00831C74" w:rsidRDefault="00831C74" w:rsidP="00831C7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Proporcionar un ambiente saludable, tranquilo y sin ruidos durante la noche para que el paciente pueda conciliar el sueño.</w:t>
      </w:r>
    </w:p>
    <w:p w:rsidR="00831C74" w:rsidRPr="00831C74" w:rsidRDefault="00831C74" w:rsidP="00831C7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Mantener una </w:t>
      </w:r>
      <w:hyperlink r:id="rId70" w:history="1">
        <w:r w:rsidRPr="00831C74">
          <w:rPr>
            <w:rFonts w:ascii="Times New Roman" w:eastAsia="Times New Roman" w:hAnsi="Times New Roman" w:cs="Times New Roman"/>
            <w:color w:val="0000FF"/>
            <w:sz w:val="24"/>
            <w:szCs w:val="24"/>
            <w:u w:val="single"/>
            <w:lang w:eastAsia="es-BO"/>
          </w:rPr>
          <w:t>comunicación</w:t>
        </w:r>
      </w:hyperlink>
      <w:r w:rsidRPr="00831C74">
        <w:rPr>
          <w:rFonts w:ascii="Times New Roman" w:eastAsia="Times New Roman" w:hAnsi="Times New Roman" w:cs="Times New Roman"/>
          <w:sz w:val="24"/>
          <w:szCs w:val="24"/>
          <w:lang w:eastAsia="es-BO"/>
        </w:rPr>
        <w:t xml:space="preserve"> terapéutica con el paciente y familia, para que puedan expresar todas sus dudas y temores.</w:t>
      </w:r>
    </w:p>
    <w:p w:rsidR="00831C74" w:rsidRPr="00831C74" w:rsidRDefault="00831C74" w:rsidP="00831C7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Registro: Se deben registrar todas las </w:t>
      </w:r>
      <w:hyperlink r:id="rId71" w:history="1">
        <w:r w:rsidRPr="00831C74">
          <w:rPr>
            <w:rFonts w:ascii="Times New Roman" w:eastAsia="Times New Roman" w:hAnsi="Times New Roman" w:cs="Times New Roman"/>
            <w:color w:val="0000FF"/>
            <w:sz w:val="24"/>
            <w:szCs w:val="24"/>
            <w:u w:val="single"/>
            <w:lang w:eastAsia="es-BO"/>
          </w:rPr>
          <w:t>acciones</w:t>
        </w:r>
      </w:hyperlink>
      <w:r w:rsidRPr="00831C74">
        <w:rPr>
          <w:rFonts w:ascii="Times New Roman" w:eastAsia="Times New Roman" w:hAnsi="Times New Roman" w:cs="Times New Roman"/>
          <w:sz w:val="24"/>
          <w:szCs w:val="24"/>
          <w:lang w:eastAsia="es-BO"/>
        </w:rPr>
        <w:t xml:space="preserve"> de enfermería, ya que es un respaldo legal frente a cualquier problemática que pueda presentarse, y es un medio de comunicación entre el </w:t>
      </w:r>
      <w:hyperlink r:id="rId72" w:history="1">
        <w:r w:rsidRPr="00831C74">
          <w:rPr>
            <w:rFonts w:ascii="Times New Roman" w:eastAsia="Times New Roman" w:hAnsi="Times New Roman" w:cs="Times New Roman"/>
            <w:color w:val="0000FF"/>
            <w:sz w:val="24"/>
            <w:szCs w:val="24"/>
            <w:u w:val="single"/>
            <w:lang w:eastAsia="es-BO"/>
          </w:rPr>
          <w:t>personal</w:t>
        </w:r>
      </w:hyperlink>
      <w:r w:rsidRPr="00831C74">
        <w:rPr>
          <w:rFonts w:ascii="Times New Roman" w:eastAsia="Times New Roman" w:hAnsi="Times New Roman" w:cs="Times New Roman"/>
          <w:sz w:val="24"/>
          <w:szCs w:val="24"/>
          <w:lang w:eastAsia="es-BO"/>
        </w:rPr>
        <w:t xml:space="preserve"> sanitario.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Evaluación: El paciente mejoro la calidad de sueño, implementando las sugerencias del personal de enfermería.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lastRenderedPageBreak/>
        <w:t>Riesgo de alteración de la integridad cutánea relacionado con reposo prolongado.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Objetivos: El paciente evitara la alteración de la integridad cutánea.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Acciones de Enfermería y fundamentación:</w:t>
      </w:r>
    </w:p>
    <w:p w:rsidR="00831C74" w:rsidRPr="00831C74" w:rsidRDefault="00831C74" w:rsidP="00831C7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Realizo avado de manos clínico. El lavado de manos clínico se define como un frote breve y enérgico de todas las superficies de las manos con una solución anti-microbiana, seguido de enjuague al chorro de agua. Busca remover la suciedad, el material orgánico y disminuir la concentración de la flora transitoria, adquirida por contacto reciente con pacientes o fómites. Es por eso que es sumamente importante realizarlo. Además, al utilizarlo se evita el riesgo de infecciones cruzadas.</w:t>
      </w:r>
    </w:p>
    <w:p w:rsidR="00831C74" w:rsidRPr="00831C74" w:rsidRDefault="00831C74" w:rsidP="00831C7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Valoro todas las aéreas predispuestas a presentar ulceras por decúbito. Las úlceras por decúbito (escaras) se definen como áreas localizadas de necrosis tisular que se desarrolla cuando un tejido blando es comprimido entre una prominencia ósea y una superficie externa por un período prolongado de tiempo. Esto compromete la circulación sanguínea de la zona con la consiguiente isquemia y </w:t>
      </w:r>
      <w:hyperlink r:id="rId73" w:history="1">
        <w:r w:rsidRPr="00831C74">
          <w:rPr>
            <w:rFonts w:ascii="Times New Roman" w:eastAsia="Times New Roman" w:hAnsi="Times New Roman" w:cs="Times New Roman"/>
            <w:color w:val="0000FF"/>
            <w:sz w:val="24"/>
            <w:szCs w:val="24"/>
            <w:u w:val="single"/>
            <w:lang w:eastAsia="es-BO"/>
          </w:rPr>
          <w:t>daño</w:t>
        </w:r>
      </w:hyperlink>
      <w:r w:rsidRPr="00831C74">
        <w:rPr>
          <w:rFonts w:ascii="Times New Roman" w:eastAsia="Times New Roman" w:hAnsi="Times New Roman" w:cs="Times New Roman"/>
          <w:sz w:val="24"/>
          <w:szCs w:val="24"/>
          <w:lang w:eastAsia="es-BO"/>
        </w:rPr>
        <w:t xml:space="preserve"> tisular, provocando una alteración en la solución de continuidad de la piel y necrosis subyacente, ambos factores favorecen la infección y con ello el mayor daño local y riesgo de sepsis.</w:t>
      </w:r>
    </w:p>
    <w:p w:rsidR="00831C74" w:rsidRPr="00831C74" w:rsidRDefault="00831C74" w:rsidP="00831C7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Utilizo la escala de </w:t>
      </w:r>
      <w:proofErr w:type="spellStart"/>
      <w:r w:rsidRPr="00831C74">
        <w:rPr>
          <w:rFonts w:ascii="Times New Roman" w:eastAsia="Times New Roman" w:hAnsi="Times New Roman" w:cs="Times New Roman"/>
          <w:sz w:val="24"/>
          <w:szCs w:val="24"/>
          <w:lang w:eastAsia="es-BO"/>
        </w:rPr>
        <w:t>Braden</w:t>
      </w:r>
      <w:proofErr w:type="spellEnd"/>
      <w:r w:rsidRPr="00831C74">
        <w:rPr>
          <w:rFonts w:ascii="Times New Roman" w:eastAsia="Times New Roman" w:hAnsi="Times New Roman" w:cs="Times New Roman"/>
          <w:sz w:val="24"/>
          <w:szCs w:val="24"/>
          <w:lang w:eastAsia="es-BO"/>
        </w:rPr>
        <w:t xml:space="preserve">- </w:t>
      </w:r>
      <w:proofErr w:type="spellStart"/>
      <w:r w:rsidRPr="00831C74">
        <w:rPr>
          <w:rFonts w:ascii="Times New Roman" w:eastAsia="Times New Roman" w:hAnsi="Times New Roman" w:cs="Times New Roman"/>
          <w:sz w:val="24"/>
          <w:szCs w:val="24"/>
          <w:lang w:eastAsia="es-BO"/>
        </w:rPr>
        <w:t>Bergstrom</w:t>
      </w:r>
      <w:proofErr w:type="spellEnd"/>
      <w:r w:rsidRPr="00831C74">
        <w:rPr>
          <w:rFonts w:ascii="Times New Roman" w:eastAsia="Times New Roman" w:hAnsi="Times New Roman" w:cs="Times New Roman"/>
          <w:sz w:val="24"/>
          <w:szCs w:val="24"/>
          <w:lang w:eastAsia="es-BO"/>
        </w:rPr>
        <w:t xml:space="preserve"> para detectar el riesgo que presenta el paciente de adquirir una ulcera por </w:t>
      </w:r>
      <w:hyperlink r:id="rId74" w:history="1">
        <w:r w:rsidRPr="00831C74">
          <w:rPr>
            <w:rFonts w:ascii="Times New Roman" w:eastAsia="Times New Roman" w:hAnsi="Times New Roman" w:cs="Times New Roman"/>
            <w:color w:val="0000FF"/>
            <w:sz w:val="24"/>
            <w:szCs w:val="24"/>
            <w:u w:val="single"/>
            <w:lang w:eastAsia="es-BO"/>
          </w:rPr>
          <w:t>presión</w:t>
        </w:r>
      </w:hyperlink>
      <w:r w:rsidRPr="00831C74">
        <w:rPr>
          <w:rFonts w:ascii="Times New Roman" w:eastAsia="Times New Roman" w:hAnsi="Times New Roman" w:cs="Times New Roman"/>
          <w:sz w:val="24"/>
          <w:szCs w:val="24"/>
          <w:lang w:eastAsia="es-BO"/>
        </w:rPr>
        <w:t xml:space="preserve">. Esta escala se utiliza para para evaluar el riesgo de padecer UPP. La misma evalúa, la precepción sensorial, </w:t>
      </w:r>
      <w:hyperlink r:id="rId75" w:history="1">
        <w:r w:rsidRPr="00831C74">
          <w:rPr>
            <w:rFonts w:ascii="Times New Roman" w:eastAsia="Times New Roman" w:hAnsi="Times New Roman" w:cs="Times New Roman"/>
            <w:color w:val="0000FF"/>
            <w:sz w:val="24"/>
            <w:szCs w:val="24"/>
            <w:u w:val="single"/>
            <w:lang w:eastAsia="es-BO"/>
          </w:rPr>
          <w:t>exposición</w:t>
        </w:r>
      </w:hyperlink>
      <w:r w:rsidRPr="00831C74">
        <w:rPr>
          <w:rFonts w:ascii="Times New Roman" w:eastAsia="Times New Roman" w:hAnsi="Times New Roman" w:cs="Times New Roman"/>
          <w:sz w:val="24"/>
          <w:szCs w:val="24"/>
          <w:lang w:eastAsia="es-BO"/>
        </w:rPr>
        <w:t xml:space="preserve"> a la humedad, actividad, movilidad, </w:t>
      </w:r>
      <w:hyperlink r:id="rId76" w:history="1">
        <w:r w:rsidRPr="00831C74">
          <w:rPr>
            <w:rFonts w:ascii="Times New Roman" w:eastAsia="Times New Roman" w:hAnsi="Times New Roman" w:cs="Times New Roman"/>
            <w:color w:val="0000FF"/>
            <w:sz w:val="24"/>
            <w:szCs w:val="24"/>
            <w:u w:val="single"/>
            <w:lang w:eastAsia="es-BO"/>
          </w:rPr>
          <w:t>nutrición</w:t>
        </w:r>
      </w:hyperlink>
      <w:r w:rsidRPr="00831C74">
        <w:rPr>
          <w:rFonts w:ascii="Times New Roman" w:eastAsia="Times New Roman" w:hAnsi="Times New Roman" w:cs="Times New Roman"/>
          <w:sz w:val="24"/>
          <w:szCs w:val="24"/>
          <w:lang w:eastAsia="es-BO"/>
        </w:rPr>
        <w:t xml:space="preserve"> y los </w:t>
      </w:r>
      <w:hyperlink r:id="rId77" w:history="1">
        <w:r w:rsidRPr="00831C74">
          <w:rPr>
            <w:rFonts w:ascii="Times New Roman" w:eastAsia="Times New Roman" w:hAnsi="Times New Roman" w:cs="Times New Roman"/>
            <w:color w:val="0000FF"/>
            <w:sz w:val="24"/>
            <w:szCs w:val="24"/>
            <w:u w:val="single"/>
            <w:lang w:eastAsia="es-BO"/>
          </w:rPr>
          <w:t>riesgos</w:t>
        </w:r>
      </w:hyperlink>
      <w:r w:rsidRPr="00831C74">
        <w:rPr>
          <w:rFonts w:ascii="Times New Roman" w:eastAsia="Times New Roman" w:hAnsi="Times New Roman" w:cs="Times New Roman"/>
          <w:sz w:val="24"/>
          <w:szCs w:val="24"/>
          <w:lang w:eastAsia="es-BO"/>
        </w:rPr>
        <w:t xml:space="preserve"> de lesiones cutáneas. A cada una de estas características se las evalúa teniendo en cuenta </w:t>
      </w:r>
      <w:hyperlink r:id="rId78" w:history="1">
        <w:r w:rsidRPr="00831C74">
          <w:rPr>
            <w:rFonts w:ascii="Times New Roman" w:eastAsia="Times New Roman" w:hAnsi="Times New Roman" w:cs="Times New Roman"/>
            <w:color w:val="0000FF"/>
            <w:sz w:val="24"/>
            <w:szCs w:val="24"/>
            <w:u w:val="single"/>
            <w:lang w:eastAsia="es-BO"/>
          </w:rPr>
          <w:t>el estado</w:t>
        </w:r>
      </w:hyperlink>
      <w:r w:rsidRPr="00831C74">
        <w:rPr>
          <w:rFonts w:ascii="Times New Roman" w:eastAsia="Times New Roman" w:hAnsi="Times New Roman" w:cs="Times New Roman"/>
          <w:sz w:val="24"/>
          <w:szCs w:val="24"/>
          <w:lang w:eastAsia="es-BO"/>
        </w:rPr>
        <w:t xml:space="preserve"> del paciente. </w:t>
      </w:r>
      <w:proofErr w:type="spellStart"/>
      <w:r w:rsidRPr="00831C74">
        <w:rPr>
          <w:rFonts w:ascii="Times New Roman" w:eastAsia="Times New Roman" w:hAnsi="Times New Roman" w:cs="Times New Roman"/>
          <w:sz w:val="24"/>
          <w:szCs w:val="24"/>
          <w:lang w:eastAsia="es-BO"/>
        </w:rPr>
        <w:t>Ej</w:t>
      </w:r>
      <w:proofErr w:type="spellEnd"/>
      <w:r w:rsidRPr="00831C74">
        <w:rPr>
          <w:rFonts w:ascii="Times New Roman" w:eastAsia="Times New Roman" w:hAnsi="Times New Roman" w:cs="Times New Roman"/>
          <w:sz w:val="24"/>
          <w:szCs w:val="24"/>
          <w:lang w:eastAsia="es-BO"/>
        </w:rPr>
        <w:t xml:space="preserve">: En la </w:t>
      </w:r>
      <w:hyperlink r:id="rId79" w:history="1">
        <w:r w:rsidRPr="00831C74">
          <w:rPr>
            <w:rFonts w:ascii="Times New Roman" w:eastAsia="Times New Roman" w:hAnsi="Times New Roman" w:cs="Times New Roman"/>
            <w:color w:val="0000FF"/>
            <w:sz w:val="24"/>
            <w:szCs w:val="24"/>
            <w:u w:val="single"/>
            <w:lang w:eastAsia="es-BO"/>
          </w:rPr>
          <w:t>percepción</w:t>
        </w:r>
      </w:hyperlink>
      <w:r w:rsidRPr="00831C74">
        <w:rPr>
          <w:rFonts w:ascii="Times New Roman" w:eastAsia="Times New Roman" w:hAnsi="Times New Roman" w:cs="Times New Roman"/>
          <w:sz w:val="24"/>
          <w:szCs w:val="24"/>
          <w:lang w:eastAsia="es-BO"/>
        </w:rPr>
        <w:t xml:space="preserve"> sensorial, se le atribuye el </w:t>
      </w:r>
      <w:hyperlink r:id="rId80" w:history="1">
        <w:r w:rsidRPr="00831C74">
          <w:rPr>
            <w:rFonts w:ascii="Times New Roman" w:eastAsia="Times New Roman" w:hAnsi="Times New Roman" w:cs="Times New Roman"/>
            <w:color w:val="0000FF"/>
            <w:sz w:val="24"/>
            <w:szCs w:val="24"/>
            <w:u w:val="single"/>
            <w:lang w:eastAsia="es-BO"/>
          </w:rPr>
          <w:t>valor</w:t>
        </w:r>
      </w:hyperlink>
      <w:r w:rsidRPr="00831C74">
        <w:rPr>
          <w:rFonts w:ascii="Times New Roman" w:eastAsia="Times New Roman" w:hAnsi="Times New Roman" w:cs="Times New Roman"/>
          <w:sz w:val="24"/>
          <w:szCs w:val="24"/>
          <w:lang w:eastAsia="es-BO"/>
        </w:rPr>
        <w:t xml:space="preserve"> de 1, 2, 3, 4 según sea completamente limitada, muy limitada, ligeramente limitada o sin limitaciones. Si al sumar todos </w:t>
      </w:r>
      <w:hyperlink r:id="rId81" w:history="1">
        <w:r w:rsidRPr="00831C74">
          <w:rPr>
            <w:rFonts w:ascii="Times New Roman" w:eastAsia="Times New Roman" w:hAnsi="Times New Roman" w:cs="Times New Roman"/>
            <w:color w:val="0000FF"/>
            <w:sz w:val="24"/>
            <w:szCs w:val="24"/>
            <w:u w:val="single"/>
            <w:lang w:eastAsia="es-BO"/>
          </w:rPr>
          <w:t>los valores</w:t>
        </w:r>
      </w:hyperlink>
      <w:r w:rsidRPr="00831C74">
        <w:rPr>
          <w:rFonts w:ascii="Times New Roman" w:eastAsia="Times New Roman" w:hAnsi="Times New Roman" w:cs="Times New Roman"/>
          <w:sz w:val="24"/>
          <w:szCs w:val="24"/>
          <w:lang w:eastAsia="es-BO"/>
        </w:rPr>
        <w:t xml:space="preserve"> de cada una de las características a evaluar obtenemos menos de trece puntos, la escala nos indica que hay alto riesgo de que ese paciente sufra una UPP, si en </w:t>
      </w:r>
      <w:hyperlink r:id="rId82" w:history="1">
        <w:r w:rsidRPr="00831C74">
          <w:rPr>
            <w:rFonts w:ascii="Times New Roman" w:eastAsia="Times New Roman" w:hAnsi="Times New Roman" w:cs="Times New Roman"/>
            <w:color w:val="0000FF"/>
            <w:sz w:val="24"/>
            <w:szCs w:val="24"/>
            <w:u w:val="single"/>
            <w:lang w:eastAsia="es-BO"/>
          </w:rPr>
          <w:t>cambio</w:t>
        </w:r>
      </w:hyperlink>
      <w:r w:rsidRPr="00831C74">
        <w:rPr>
          <w:rFonts w:ascii="Times New Roman" w:eastAsia="Times New Roman" w:hAnsi="Times New Roman" w:cs="Times New Roman"/>
          <w:sz w:val="24"/>
          <w:szCs w:val="24"/>
          <w:lang w:eastAsia="es-BO"/>
        </w:rPr>
        <w:t xml:space="preserve"> obtuvimos entre trece y catorce puntos, el riesgo es moderado y si obtuvimos un puntaje mayor a catorce hay un bajo riesgo de que ese paciente sufra UPP.</w:t>
      </w:r>
    </w:p>
    <w:p w:rsidR="00831C74" w:rsidRPr="00831C74" w:rsidRDefault="00831C74" w:rsidP="00831C7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Explico el mecanismo por el cual se producen las ulceras al paciente para que el mismo comprenda como se generan. Las ulceras se producen por una presión externa prolongada y constante sobre una prominencia ósea y un plano duro , que origina una isquemia de la membrana vascular ,  lo que origina vasodilatación de la zona (aspecto enrojecido ) , extravasación de los líquidos e infiltración celular . Si la presión no disminuye , se produce una isquemia local intensa en los </w:t>
      </w:r>
      <w:hyperlink r:id="rId83" w:history="1">
        <w:r w:rsidRPr="00831C74">
          <w:rPr>
            <w:rFonts w:ascii="Times New Roman" w:eastAsia="Times New Roman" w:hAnsi="Times New Roman" w:cs="Times New Roman"/>
            <w:color w:val="0000FF"/>
            <w:sz w:val="24"/>
            <w:szCs w:val="24"/>
            <w:u w:val="single"/>
            <w:lang w:eastAsia="es-BO"/>
          </w:rPr>
          <w:t>tejidos</w:t>
        </w:r>
      </w:hyperlink>
      <w:r w:rsidRPr="00831C74">
        <w:rPr>
          <w:rFonts w:ascii="Times New Roman" w:eastAsia="Times New Roman" w:hAnsi="Times New Roman" w:cs="Times New Roman"/>
          <w:sz w:val="24"/>
          <w:szCs w:val="24"/>
          <w:lang w:eastAsia="es-BO"/>
        </w:rPr>
        <w:t xml:space="preserve"> subyacentes , trombosis venosa y alteraciones degenerativas , que desembocan en necrosis y ulceración .Este </w:t>
      </w:r>
      <w:hyperlink r:id="rId84" w:anchor="PROCE" w:history="1">
        <w:r w:rsidRPr="00831C74">
          <w:rPr>
            <w:rFonts w:ascii="Times New Roman" w:eastAsia="Times New Roman" w:hAnsi="Times New Roman" w:cs="Times New Roman"/>
            <w:color w:val="0000FF"/>
            <w:sz w:val="24"/>
            <w:szCs w:val="24"/>
            <w:u w:val="single"/>
            <w:lang w:eastAsia="es-BO"/>
          </w:rPr>
          <w:t>proceso</w:t>
        </w:r>
      </w:hyperlink>
      <w:r w:rsidRPr="00831C74">
        <w:rPr>
          <w:rFonts w:ascii="Times New Roman" w:eastAsia="Times New Roman" w:hAnsi="Times New Roman" w:cs="Times New Roman"/>
          <w:sz w:val="24"/>
          <w:szCs w:val="24"/>
          <w:lang w:eastAsia="es-BO"/>
        </w:rPr>
        <w:t xml:space="preserve"> puede continuar y alcanzar planos más profundos, con destrucción de músculos , aponeurosis , </w:t>
      </w:r>
      <w:hyperlink r:id="rId85" w:history="1">
        <w:r w:rsidRPr="00831C74">
          <w:rPr>
            <w:rFonts w:ascii="Times New Roman" w:eastAsia="Times New Roman" w:hAnsi="Times New Roman" w:cs="Times New Roman"/>
            <w:color w:val="0000FF"/>
            <w:sz w:val="24"/>
            <w:szCs w:val="24"/>
            <w:u w:val="single"/>
            <w:lang w:eastAsia="es-BO"/>
          </w:rPr>
          <w:t>huesos</w:t>
        </w:r>
      </w:hyperlink>
      <w:r w:rsidRPr="00831C74">
        <w:rPr>
          <w:rFonts w:ascii="Times New Roman" w:eastAsia="Times New Roman" w:hAnsi="Times New Roman" w:cs="Times New Roman"/>
          <w:sz w:val="24"/>
          <w:szCs w:val="24"/>
          <w:lang w:eastAsia="es-BO"/>
        </w:rPr>
        <w:t xml:space="preserve"> , vasos sanguíneos y nervios.</w:t>
      </w:r>
    </w:p>
    <w:p w:rsidR="00831C74" w:rsidRPr="00831C74" w:rsidRDefault="00831C74" w:rsidP="00831C7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Sugiero cambios de posición frecuentes al paciente. Aliviar la presión se evita la isquemia tisular, incrementando de esta manera, la viabilidad de tejidos blandos y situando o la lesión en unas condiciones óptimas para su curación.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Cada actuación estará dirigida a disminuir el grado de presión, rozamiento y cizallamiento.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lastRenderedPageBreak/>
        <w:t xml:space="preserve">Esta disminución de la presión puede obtenerse mediante la utilización de </w:t>
      </w:r>
      <w:hyperlink r:id="rId86" w:history="1">
        <w:r w:rsidRPr="00831C74">
          <w:rPr>
            <w:rFonts w:ascii="Times New Roman" w:eastAsia="Times New Roman" w:hAnsi="Times New Roman" w:cs="Times New Roman"/>
            <w:color w:val="0000FF"/>
            <w:sz w:val="24"/>
            <w:szCs w:val="24"/>
            <w:u w:val="single"/>
            <w:lang w:eastAsia="es-BO"/>
          </w:rPr>
          <w:t>técnicas</w:t>
        </w:r>
      </w:hyperlink>
      <w:r w:rsidRPr="00831C74">
        <w:rPr>
          <w:rFonts w:ascii="Times New Roman" w:eastAsia="Times New Roman" w:hAnsi="Times New Roman" w:cs="Times New Roman"/>
          <w:sz w:val="24"/>
          <w:szCs w:val="24"/>
          <w:lang w:eastAsia="es-BO"/>
        </w:rPr>
        <w:t xml:space="preserve"> de posición (encamado o sentado) y la elección de una adecuada superficie de apoyo. Es por eso que mediante los cambios de posiciones se restablece la circulación de la zona que sufre presión.</w:t>
      </w:r>
    </w:p>
    <w:p w:rsidR="00831C74" w:rsidRPr="00831C74" w:rsidRDefault="00831C74" w:rsidP="00831C74">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Registro: Se deben registrar todas las acciones de enfermería, ya que es un respaldo legal frente a cualquier problemática que pueda presentarse, y es un medio de comunicación entre el personal sanitario.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Evaluación: El paciente comprendió que medidas debe adoptar para evitar alteraciones en la integridad cutánea.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 xml:space="preserve">Alteración de la integridad cutánea, relacionado con Colostomía Transversal, manifestado por presencia de coloración e irritación en la zona </w:t>
      </w:r>
      <w:proofErr w:type="spellStart"/>
      <w:r w:rsidRPr="00831C74">
        <w:rPr>
          <w:rFonts w:ascii="Times New Roman" w:eastAsia="Times New Roman" w:hAnsi="Times New Roman" w:cs="Times New Roman"/>
          <w:b/>
          <w:bCs/>
          <w:sz w:val="24"/>
          <w:szCs w:val="24"/>
          <w:lang w:eastAsia="es-BO"/>
        </w:rPr>
        <w:t>periostoma</w:t>
      </w:r>
      <w:proofErr w:type="spellEnd"/>
      <w:r w:rsidRPr="00831C74">
        <w:rPr>
          <w:rFonts w:ascii="Times New Roman" w:eastAsia="Times New Roman" w:hAnsi="Times New Roman" w:cs="Times New Roman"/>
          <w:b/>
          <w:bCs/>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Objetivos: El paciente mejorara la integridad cutánea del área </w:t>
      </w:r>
      <w:proofErr w:type="spellStart"/>
      <w:r w:rsidRPr="00831C74">
        <w:rPr>
          <w:rFonts w:ascii="Times New Roman" w:eastAsia="Times New Roman" w:hAnsi="Times New Roman" w:cs="Times New Roman"/>
          <w:sz w:val="24"/>
          <w:szCs w:val="24"/>
          <w:lang w:eastAsia="es-BO"/>
        </w:rPr>
        <w:t>periostomica</w:t>
      </w:r>
      <w:proofErr w:type="spellEnd"/>
      <w:r w:rsidRPr="00831C74">
        <w:rPr>
          <w:rFonts w:ascii="Times New Roman" w:eastAsia="Times New Roman" w:hAnsi="Times New Roman" w:cs="Times New Roman"/>
          <w:sz w:val="24"/>
          <w:szCs w:val="24"/>
          <w:lang w:eastAsia="es-BO"/>
        </w:rPr>
        <w:t xml:space="preserve"> y se reforzaran los cuidados de la misma.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Acciones de Enfermería y fundamentación:</w:t>
      </w:r>
    </w:p>
    <w:p w:rsidR="00831C74" w:rsidRPr="00831C74" w:rsidRDefault="00831C74" w:rsidP="00831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Realizo avado de manos clínico. El lavado de manos clínico se define como un frote breve y enérgico de todas las superficies de las manos con una solución anti-microbiana, seguido de enjuague al chorro de agua. Busca remover la suciedad, el material orgánico y disminuir la concentración de la flora transitoria, adquirida por contacto reciente con pacientes o fómites. Es por eso que es sumamente importante realizarlo. Además, al utilizarlo se evita el riesgo de infecciones cruzadas.</w:t>
      </w:r>
    </w:p>
    <w:p w:rsidR="00831C74" w:rsidRPr="00831C74" w:rsidRDefault="00831C74" w:rsidP="00831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Valoro de que forma el paciente cuida su </w:t>
      </w:r>
      <w:proofErr w:type="spellStart"/>
      <w:r w:rsidRPr="00831C74">
        <w:rPr>
          <w:rFonts w:ascii="Times New Roman" w:eastAsia="Times New Roman" w:hAnsi="Times New Roman" w:cs="Times New Roman"/>
          <w:sz w:val="24"/>
          <w:szCs w:val="24"/>
          <w:lang w:eastAsia="es-BO"/>
        </w:rPr>
        <w:t>ostoma</w:t>
      </w:r>
      <w:proofErr w:type="spellEnd"/>
      <w:r w:rsidRPr="00831C74">
        <w:rPr>
          <w:rFonts w:ascii="Times New Roman" w:eastAsia="Times New Roman" w:hAnsi="Times New Roman" w:cs="Times New Roman"/>
          <w:sz w:val="24"/>
          <w:szCs w:val="24"/>
          <w:lang w:eastAsia="es-BO"/>
        </w:rPr>
        <w:t xml:space="preserve">. Es importante conocer qué tipo de conocimientos presenta el paciente para adecuar la </w:t>
      </w:r>
      <w:hyperlink r:id="rId87" w:history="1">
        <w:r w:rsidRPr="00831C74">
          <w:rPr>
            <w:rFonts w:ascii="Times New Roman" w:eastAsia="Times New Roman" w:hAnsi="Times New Roman" w:cs="Times New Roman"/>
            <w:color w:val="0000FF"/>
            <w:sz w:val="24"/>
            <w:szCs w:val="24"/>
            <w:u w:val="single"/>
            <w:lang w:eastAsia="es-BO"/>
          </w:rPr>
          <w:t>educación</w:t>
        </w:r>
      </w:hyperlink>
      <w:r w:rsidRPr="00831C74">
        <w:rPr>
          <w:rFonts w:ascii="Times New Roman" w:eastAsia="Times New Roman" w:hAnsi="Times New Roman" w:cs="Times New Roman"/>
          <w:sz w:val="24"/>
          <w:szCs w:val="24"/>
          <w:lang w:eastAsia="es-BO"/>
        </w:rPr>
        <w:t xml:space="preserve"> del mismo.</w:t>
      </w:r>
    </w:p>
    <w:p w:rsidR="00831C74" w:rsidRPr="00831C74" w:rsidRDefault="00831C74" w:rsidP="00831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Explico la importancia de mantener la zona </w:t>
      </w:r>
      <w:proofErr w:type="spellStart"/>
      <w:r w:rsidRPr="00831C74">
        <w:rPr>
          <w:rFonts w:ascii="Times New Roman" w:eastAsia="Times New Roman" w:hAnsi="Times New Roman" w:cs="Times New Roman"/>
          <w:sz w:val="24"/>
          <w:szCs w:val="24"/>
          <w:lang w:eastAsia="es-BO"/>
        </w:rPr>
        <w:t>periostomica</w:t>
      </w:r>
      <w:proofErr w:type="spellEnd"/>
      <w:r w:rsidRPr="00831C74">
        <w:rPr>
          <w:rFonts w:ascii="Times New Roman" w:eastAsia="Times New Roman" w:hAnsi="Times New Roman" w:cs="Times New Roman"/>
          <w:sz w:val="24"/>
          <w:szCs w:val="24"/>
          <w:lang w:eastAsia="es-BO"/>
        </w:rPr>
        <w:t xml:space="preserve"> limpia e integra. El paciente debe conocer que una alteración de la integridad cutánea implica un foco de infección y comprender que debe cuidar su </w:t>
      </w:r>
      <w:proofErr w:type="spellStart"/>
      <w:r w:rsidRPr="00831C74">
        <w:rPr>
          <w:rFonts w:ascii="Times New Roman" w:eastAsia="Times New Roman" w:hAnsi="Times New Roman" w:cs="Times New Roman"/>
          <w:sz w:val="24"/>
          <w:szCs w:val="24"/>
          <w:lang w:eastAsia="es-BO"/>
        </w:rPr>
        <w:t>ostoma</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Explico la técnica de higiene que debe realizar en la zona peri </w:t>
      </w:r>
      <w:proofErr w:type="spellStart"/>
      <w:r w:rsidRPr="00831C74">
        <w:rPr>
          <w:rFonts w:ascii="Times New Roman" w:eastAsia="Times New Roman" w:hAnsi="Times New Roman" w:cs="Times New Roman"/>
          <w:sz w:val="24"/>
          <w:szCs w:val="24"/>
          <w:lang w:eastAsia="es-BO"/>
        </w:rPr>
        <w:t>ostoma</w:t>
      </w:r>
      <w:proofErr w:type="spellEnd"/>
      <w:r w:rsidRPr="00831C74">
        <w:rPr>
          <w:rFonts w:ascii="Times New Roman" w:eastAsia="Times New Roman" w:hAnsi="Times New Roman" w:cs="Times New Roman"/>
          <w:sz w:val="24"/>
          <w:szCs w:val="24"/>
          <w:lang w:eastAsia="es-BO"/>
        </w:rPr>
        <w:t>. Poniendo especial énfasis en el tipo de jabón que debe utilizar. Es preciso explicar que debe utilizar jabón neutro y no de tocador dado que los mismos pueden irritar la piel.</w:t>
      </w:r>
    </w:p>
    <w:p w:rsidR="00831C74" w:rsidRPr="00831C74" w:rsidRDefault="00831C74" w:rsidP="00831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Corroboro que realice bien la técnica y que me ha entendido. Clarifico dudas si las hubiera y verifico que el paciente realice la técnica correctamente</w:t>
      </w:r>
    </w:p>
    <w:p w:rsidR="00831C74" w:rsidRPr="00831C74" w:rsidRDefault="00831C74" w:rsidP="00831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Refuerzo conocimientos de la técnica y le recuerdo que debe utilizarla cada vez que se realiza un cambio de bolsa. Es necesario reforzar para clarificar cualquier tipo de duda que haya surgido posterior a la explicación inicial.</w:t>
      </w:r>
    </w:p>
    <w:p w:rsidR="00831C74" w:rsidRPr="00831C74" w:rsidRDefault="00831C74" w:rsidP="00831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Valoro la colocación de la bolsa por parte del paciente. Muchas veces los pacientes no saben colocar correctamente la bolsa, por eso es preciso observar la colocación de la misma.</w:t>
      </w:r>
    </w:p>
    <w:p w:rsidR="00831C74" w:rsidRPr="00831C74" w:rsidRDefault="00831C74" w:rsidP="00831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Explico que el orificio de la bolsa de </w:t>
      </w:r>
      <w:proofErr w:type="spellStart"/>
      <w:r w:rsidRPr="00831C74">
        <w:rPr>
          <w:rFonts w:ascii="Times New Roman" w:eastAsia="Times New Roman" w:hAnsi="Times New Roman" w:cs="Times New Roman"/>
          <w:sz w:val="24"/>
          <w:szCs w:val="24"/>
          <w:lang w:eastAsia="es-BO"/>
        </w:rPr>
        <w:t>ostomia</w:t>
      </w:r>
      <w:proofErr w:type="spellEnd"/>
      <w:r w:rsidRPr="00831C74">
        <w:rPr>
          <w:rFonts w:ascii="Times New Roman" w:eastAsia="Times New Roman" w:hAnsi="Times New Roman" w:cs="Times New Roman"/>
          <w:sz w:val="24"/>
          <w:szCs w:val="24"/>
          <w:lang w:eastAsia="es-BO"/>
        </w:rPr>
        <w:t xml:space="preserve"> debe tener entre 2-3 cm de abertura alrededor del </w:t>
      </w:r>
      <w:proofErr w:type="spellStart"/>
      <w:r w:rsidRPr="00831C74">
        <w:rPr>
          <w:rFonts w:ascii="Times New Roman" w:eastAsia="Times New Roman" w:hAnsi="Times New Roman" w:cs="Times New Roman"/>
          <w:sz w:val="24"/>
          <w:szCs w:val="24"/>
          <w:lang w:eastAsia="es-BO"/>
        </w:rPr>
        <w:t>ostoma</w:t>
      </w:r>
      <w:proofErr w:type="spellEnd"/>
      <w:r w:rsidRPr="00831C74">
        <w:rPr>
          <w:rFonts w:ascii="Times New Roman" w:eastAsia="Times New Roman" w:hAnsi="Times New Roman" w:cs="Times New Roman"/>
          <w:sz w:val="24"/>
          <w:szCs w:val="24"/>
          <w:lang w:eastAsia="es-BO"/>
        </w:rPr>
        <w:t>, para evitar compresión del mismo.</w:t>
      </w:r>
    </w:p>
    <w:p w:rsidR="00831C74" w:rsidRPr="00831C74" w:rsidRDefault="00831C74" w:rsidP="00831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Aconsejo colocar pomadas para mejorar la integridad cutánea de la zona </w:t>
      </w:r>
      <w:proofErr w:type="spellStart"/>
      <w:r w:rsidRPr="00831C74">
        <w:rPr>
          <w:rFonts w:ascii="Times New Roman" w:eastAsia="Times New Roman" w:hAnsi="Times New Roman" w:cs="Times New Roman"/>
          <w:sz w:val="24"/>
          <w:szCs w:val="24"/>
          <w:lang w:eastAsia="es-BO"/>
        </w:rPr>
        <w:t>periostoma</w:t>
      </w:r>
      <w:proofErr w:type="spellEnd"/>
      <w:r w:rsidRPr="00831C74">
        <w:rPr>
          <w:rFonts w:ascii="Times New Roman" w:eastAsia="Times New Roman" w:hAnsi="Times New Roman" w:cs="Times New Roman"/>
          <w:sz w:val="24"/>
          <w:szCs w:val="24"/>
          <w:lang w:eastAsia="es-BO"/>
        </w:rPr>
        <w:t xml:space="preserve">. El paciente debe conocer que existen crema </w:t>
      </w:r>
      <w:proofErr w:type="spellStart"/>
      <w:r w:rsidRPr="00831C74">
        <w:rPr>
          <w:rFonts w:ascii="Times New Roman" w:eastAsia="Times New Roman" w:hAnsi="Times New Roman" w:cs="Times New Roman"/>
          <w:sz w:val="24"/>
          <w:szCs w:val="24"/>
          <w:lang w:eastAsia="es-BO"/>
        </w:rPr>
        <w:t>topicas</w:t>
      </w:r>
      <w:proofErr w:type="spellEnd"/>
      <w:r w:rsidRPr="00831C74">
        <w:rPr>
          <w:rFonts w:ascii="Times New Roman" w:eastAsia="Times New Roman" w:hAnsi="Times New Roman" w:cs="Times New Roman"/>
          <w:sz w:val="24"/>
          <w:szCs w:val="24"/>
          <w:lang w:eastAsia="es-BO"/>
        </w:rPr>
        <w:t xml:space="preserve"> para proteger la piel.</w:t>
      </w:r>
    </w:p>
    <w:p w:rsidR="00831C74" w:rsidRPr="00831C74" w:rsidRDefault="00831C74" w:rsidP="00831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lastRenderedPageBreak/>
        <w:t>Registro: Se deben registrar todas las acciones de enfermería, ya que es un respaldo legal frente a cualquier problemática que pueda presentarse, y es un medio de comunicación entre el personal sanitario.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Evaluación: El paciente comprendió cuales son los cuidados del </w:t>
      </w:r>
      <w:proofErr w:type="spellStart"/>
      <w:r w:rsidRPr="00831C74">
        <w:rPr>
          <w:rFonts w:ascii="Times New Roman" w:eastAsia="Times New Roman" w:hAnsi="Times New Roman" w:cs="Times New Roman"/>
          <w:sz w:val="24"/>
          <w:szCs w:val="24"/>
          <w:lang w:eastAsia="es-BO"/>
        </w:rPr>
        <w:t>ostoma</w:t>
      </w:r>
      <w:proofErr w:type="spellEnd"/>
      <w:r w:rsidRPr="00831C74">
        <w:rPr>
          <w:rFonts w:ascii="Times New Roman" w:eastAsia="Times New Roman" w:hAnsi="Times New Roman" w:cs="Times New Roman"/>
          <w:sz w:val="24"/>
          <w:szCs w:val="24"/>
          <w:lang w:eastAsia="es-BO"/>
        </w:rPr>
        <w:t xml:space="preserve"> y que debe tener en cuenta para cuidar la zona </w:t>
      </w:r>
      <w:proofErr w:type="spellStart"/>
      <w:r w:rsidRPr="00831C74">
        <w:rPr>
          <w:rFonts w:ascii="Times New Roman" w:eastAsia="Times New Roman" w:hAnsi="Times New Roman" w:cs="Times New Roman"/>
          <w:sz w:val="24"/>
          <w:szCs w:val="24"/>
          <w:lang w:eastAsia="es-BO"/>
        </w:rPr>
        <w:t>periostoma</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Alteración de la AV. Movilización relacionado con fractura expuesta de pilón tibial, manifestado por disminución de tono muscular y fuerza muscular.</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Objetivo: El paciente recobrara tono y fuerza muscular en ambos miembros inferiores.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Acciones de Enfermería y fundamentación:</w:t>
      </w:r>
    </w:p>
    <w:p w:rsidR="00831C74" w:rsidRPr="00831C74" w:rsidRDefault="00831C74" w:rsidP="00831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Valorar amplitud de movimientos que el paciente puede realizar. La valoración nos permitirá saber qué tipo de movimientos en </w:t>
      </w:r>
      <w:hyperlink r:id="rId88" w:history="1">
        <w:r w:rsidRPr="00831C74">
          <w:rPr>
            <w:rFonts w:ascii="Times New Roman" w:eastAsia="Times New Roman" w:hAnsi="Times New Roman" w:cs="Times New Roman"/>
            <w:color w:val="0000FF"/>
            <w:sz w:val="24"/>
            <w:szCs w:val="24"/>
            <w:u w:val="single"/>
            <w:lang w:eastAsia="es-BO"/>
          </w:rPr>
          <w:t>concreto</w:t>
        </w:r>
      </w:hyperlink>
      <w:r w:rsidRPr="00831C74">
        <w:rPr>
          <w:rFonts w:ascii="Times New Roman" w:eastAsia="Times New Roman" w:hAnsi="Times New Roman" w:cs="Times New Roman"/>
          <w:sz w:val="24"/>
          <w:szCs w:val="24"/>
          <w:lang w:eastAsia="es-BO"/>
        </w:rPr>
        <w:t xml:space="preserve"> el paciente puede o no realizar, con estos datos se planearan distintos tipos de ejercicios que el paciente aprenderá a realizar.</w:t>
      </w:r>
    </w:p>
    <w:p w:rsidR="00831C74" w:rsidRPr="00831C74" w:rsidRDefault="00831C74" w:rsidP="00831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Explicar al paciente la finalidad de los ejercicios que se realizara. El paciente debe conocer la finalidad de los ejercicios a fin de que comprenda que los mismos le ayudaran a obtener el tono y la fuerza muscular perdidos.</w:t>
      </w:r>
    </w:p>
    <w:p w:rsidR="00831C74" w:rsidRPr="00831C74" w:rsidRDefault="00831C74" w:rsidP="00831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Realizo ejercicios de movilidad pasiva. Este tipo de ejercicios Consisten en la realización por parte del personal sanitario de movimientos de las diferentes </w:t>
      </w:r>
      <w:hyperlink r:id="rId89" w:anchor="arti" w:history="1">
        <w:r w:rsidRPr="00831C74">
          <w:rPr>
            <w:rFonts w:ascii="Times New Roman" w:eastAsia="Times New Roman" w:hAnsi="Times New Roman" w:cs="Times New Roman"/>
            <w:color w:val="0000FF"/>
            <w:sz w:val="24"/>
            <w:szCs w:val="24"/>
            <w:u w:val="single"/>
            <w:lang w:eastAsia="es-BO"/>
          </w:rPr>
          <w:t>articulaciones</w:t>
        </w:r>
      </w:hyperlink>
      <w:r w:rsidRPr="00831C74">
        <w:rPr>
          <w:rFonts w:ascii="Times New Roman" w:eastAsia="Times New Roman" w:hAnsi="Times New Roman" w:cs="Times New Roman"/>
          <w:sz w:val="24"/>
          <w:szCs w:val="24"/>
          <w:lang w:eastAsia="es-BO"/>
        </w:rPr>
        <w:t xml:space="preserve"> sin la participación del paciente por lo que no hay actividad voluntaria del mismo. Tienen por objeto mantener la movilidad articular y flexibilidad muscular.</w:t>
      </w:r>
    </w:p>
    <w:p w:rsidR="00831C74" w:rsidRPr="00831C74" w:rsidRDefault="00831C74" w:rsidP="00831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Instruyo al paciente para que el mismo efectué ejercicios de movilidad activa. La movilización activa consiste en una serie de ejercicios programados destinados a mover todas las articulaciones del cuerpo de forma activa, realizando con la mayor amplitud posible, favoreciendo el reconocimiento del propio cuerpo y su relación con el espacio y tiempo. Practicando esta actividad de forma regular, el enfermo irá tomando </w:t>
      </w:r>
      <w:hyperlink r:id="rId90" w:history="1">
        <w:r w:rsidRPr="00831C74">
          <w:rPr>
            <w:rFonts w:ascii="Times New Roman" w:eastAsia="Times New Roman" w:hAnsi="Times New Roman" w:cs="Times New Roman"/>
            <w:color w:val="0000FF"/>
            <w:sz w:val="24"/>
            <w:szCs w:val="24"/>
            <w:u w:val="single"/>
            <w:lang w:eastAsia="es-BO"/>
          </w:rPr>
          <w:t>conciencia</w:t>
        </w:r>
      </w:hyperlink>
      <w:r w:rsidRPr="00831C74">
        <w:rPr>
          <w:rFonts w:ascii="Times New Roman" w:eastAsia="Times New Roman" w:hAnsi="Times New Roman" w:cs="Times New Roman"/>
          <w:sz w:val="24"/>
          <w:szCs w:val="24"/>
          <w:lang w:eastAsia="es-BO"/>
        </w:rPr>
        <w:t xml:space="preserve"> de su propio cuerpo y de los movimientos que es capaz de realizar con cada segmento corporal. Además, repitiendo la misma tabla de forma rutinaria, siempre en el mismo orden, podemos conseguir que el enfermo llegue a aprender los ejercicios y los realice de forma automática. Así, tendrá la sensación de ser capaz de ejecutar con </w:t>
      </w:r>
      <w:hyperlink r:id="rId91" w:history="1">
        <w:r w:rsidRPr="00831C74">
          <w:rPr>
            <w:rFonts w:ascii="Times New Roman" w:eastAsia="Times New Roman" w:hAnsi="Times New Roman" w:cs="Times New Roman"/>
            <w:color w:val="0000FF"/>
            <w:sz w:val="24"/>
            <w:szCs w:val="24"/>
            <w:u w:val="single"/>
            <w:lang w:eastAsia="es-BO"/>
          </w:rPr>
          <w:t>éxito</w:t>
        </w:r>
      </w:hyperlink>
      <w:r w:rsidRPr="00831C74">
        <w:rPr>
          <w:rFonts w:ascii="Times New Roman" w:eastAsia="Times New Roman" w:hAnsi="Times New Roman" w:cs="Times New Roman"/>
          <w:sz w:val="24"/>
          <w:szCs w:val="24"/>
          <w:lang w:eastAsia="es-BO"/>
        </w:rPr>
        <w:t xml:space="preserve"> la actividad con cierta </w:t>
      </w:r>
      <w:hyperlink r:id="rId92" w:history="1">
        <w:r w:rsidRPr="00831C74">
          <w:rPr>
            <w:rFonts w:ascii="Times New Roman" w:eastAsia="Times New Roman" w:hAnsi="Times New Roman" w:cs="Times New Roman"/>
            <w:color w:val="0000FF"/>
            <w:sz w:val="24"/>
            <w:szCs w:val="24"/>
            <w:u w:val="single"/>
            <w:lang w:eastAsia="es-BO"/>
          </w:rPr>
          <w:t>independencia</w:t>
        </w:r>
      </w:hyperlink>
      <w:r w:rsidRPr="00831C74">
        <w:rPr>
          <w:rFonts w:ascii="Times New Roman" w:eastAsia="Times New Roman" w:hAnsi="Times New Roman" w:cs="Times New Roman"/>
          <w:sz w:val="24"/>
          <w:szCs w:val="24"/>
          <w:lang w:eastAsia="es-BO"/>
        </w:rPr>
        <w:t xml:space="preserve">, aportándole </w:t>
      </w:r>
      <w:hyperlink r:id="rId93" w:history="1">
        <w:r w:rsidRPr="00831C74">
          <w:rPr>
            <w:rFonts w:ascii="Times New Roman" w:eastAsia="Times New Roman" w:hAnsi="Times New Roman" w:cs="Times New Roman"/>
            <w:color w:val="0000FF"/>
            <w:sz w:val="24"/>
            <w:szCs w:val="24"/>
            <w:u w:val="single"/>
            <w:lang w:eastAsia="es-BO"/>
          </w:rPr>
          <w:t>seguridad</w:t>
        </w:r>
      </w:hyperlink>
      <w:r w:rsidRPr="00831C74">
        <w:rPr>
          <w:rFonts w:ascii="Times New Roman" w:eastAsia="Times New Roman" w:hAnsi="Times New Roman" w:cs="Times New Roman"/>
          <w:sz w:val="24"/>
          <w:szCs w:val="24"/>
          <w:lang w:eastAsia="es-BO"/>
        </w:rPr>
        <w:t xml:space="preserve"> en sí mismo y aumentando su </w:t>
      </w:r>
      <w:hyperlink r:id="rId94" w:history="1">
        <w:r w:rsidRPr="00831C74">
          <w:rPr>
            <w:rFonts w:ascii="Times New Roman" w:eastAsia="Times New Roman" w:hAnsi="Times New Roman" w:cs="Times New Roman"/>
            <w:color w:val="0000FF"/>
            <w:sz w:val="24"/>
            <w:szCs w:val="24"/>
            <w:u w:val="single"/>
            <w:lang w:eastAsia="es-BO"/>
          </w:rPr>
          <w:t>autoestima</w:t>
        </w:r>
      </w:hyperlink>
      <w:r w:rsidRPr="00831C74">
        <w:rPr>
          <w:rFonts w:ascii="Times New Roman" w:eastAsia="Times New Roman" w:hAnsi="Times New Roman" w:cs="Times New Roman"/>
          <w:sz w:val="24"/>
          <w:szCs w:val="24"/>
          <w:lang w:eastAsia="es-BO"/>
        </w:rPr>
        <w:t>.</w:t>
      </w:r>
    </w:p>
    <w:p w:rsidR="00831C74" w:rsidRPr="00831C74" w:rsidRDefault="00831C74" w:rsidP="00831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Valoro la técnica enseñada al paciente, corrigiendo al paciente en caso de detectar errores en la técnica.</w:t>
      </w:r>
    </w:p>
    <w:p w:rsidR="00831C74" w:rsidRPr="00831C74" w:rsidRDefault="00831C74" w:rsidP="00831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Instruyo al paciente para que el mismo efectué ejercicios isotónicos. Los ejercicios isométricos ponen los músculos en </w:t>
      </w:r>
      <w:hyperlink r:id="rId95" w:history="1">
        <w:r w:rsidRPr="00831C74">
          <w:rPr>
            <w:rFonts w:ascii="Times New Roman" w:eastAsia="Times New Roman" w:hAnsi="Times New Roman" w:cs="Times New Roman"/>
            <w:color w:val="0000FF"/>
            <w:sz w:val="24"/>
            <w:szCs w:val="24"/>
            <w:u w:val="single"/>
            <w:lang w:eastAsia="es-BO"/>
          </w:rPr>
          <w:t>acción</w:t>
        </w:r>
      </w:hyperlink>
      <w:r w:rsidRPr="00831C74">
        <w:rPr>
          <w:rFonts w:ascii="Times New Roman" w:eastAsia="Times New Roman" w:hAnsi="Times New Roman" w:cs="Times New Roman"/>
          <w:sz w:val="24"/>
          <w:szCs w:val="24"/>
          <w:lang w:eastAsia="es-BO"/>
        </w:rPr>
        <w:t xml:space="preserve"> y fortalecen los huesos. El incremento de masa muscular eleva el </w:t>
      </w:r>
      <w:hyperlink r:id="rId96" w:history="1">
        <w:r w:rsidRPr="00831C74">
          <w:rPr>
            <w:rFonts w:ascii="Times New Roman" w:eastAsia="Times New Roman" w:hAnsi="Times New Roman" w:cs="Times New Roman"/>
            <w:color w:val="0000FF"/>
            <w:sz w:val="24"/>
            <w:szCs w:val="24"/>
            <w:u w:val="single"/>
            <w:lang w:eastAsia="es-BO"/>
          </w:rPr>
          <w:t>metabolismo</w:t>
        </w:r>
      </w:hyperlink>
      <w:r w:rsidRPr="00831C74">
        <w:rPr>
          <w:rFonts w:ascii="Times New Roman" w:eastAsia="Times New Roman" w:hAnsi="Times New Roman" w:cs="Times New Roman"/>
          <w:sz w:val="24"/>
          <w:szCs w:val="24"/>
          <w:lang w:eastAsia="es-BO"/>
        </w:rPr>
        <w:t xml:space="preserve"> que, a su vez, quema grasa. </w:t>
      </w:r>
    </w:p>
    <w:p w:rsidR="00831C74" w:rsidRPr="00831C74" w:rsidRDefault="00831C74" w:rsidP="00831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Valoro los ejercicios isotónicos realizador por el paciente, corrigiéndolo en caso de hallar errores.</w:t>
      </w:r>
    </w:p>
    <w:p w:rsidR="00831C74" w:rsidRPr="00831C74" w:rsidRDefault="00831C74" w:rsidP="00831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Instruyo al paciente para que el mismo efectué ejercicios isométricos. Los ejercicios isométricos son ejercicios que aumentan la tensión muscular sin provocar variantes en la elongación del musculo, poniendo los músculos en acción y fortaleciendo los </w:t>
      </w:r>
      <w:r w:rsidRPr="00831C74">
        <w:rPr>
          <w:rFonts w:ascii="Times New Roman" w:eastAsia="Times New Roman" w:hAnsi="Times New Roman" w:cs="Times New Roman"/>
          <w:sz w:val="24"/>
          <w:szCs w:val="24"/>
          <w:lang w:eastAsia="es-BO"/>
        </w:rPr>
        <w:lastRenderedPageBreak/>
        <w:t xml:space="preserve">huesos. Se utilizan para incrementar </w:t>
      </w:r>
      <w:proofErr w:type="spellStart"/>
      <w:proofErr w:type="gramStart"/>
      <w:r w:rsidRPr="00831C74">
        <w:rPr>
          <w:rFonts w:ascii="Times New Roman" w:eastAsia="Times New Roman" w:hAnsi="Times New Roman" w:cs="Times New Roman"/>
          <w:sz w:val="24"/>
          <w:szCs w:val="24"/>
          <w:lang w:eastAsia="es-BO"/>
        </w:rPr>
        <w:t>al</w:t>
      </w:r>
      <w:proofErr w:type="spellEnd"/>
      <w:proofErr w:type="gramEnd"/>
      <w:r w:rsidRPr="00831C74">
        <w:rPr>
          <w:rFonts w:ascii="Times New Roman" w:eastAsia="Times New Roman" w:hAnsi="Times New Roman" w:cs="Times New Roman"/>
          <w:sz w:val="24"/>
          <w:szCs w:val="24"/>
          <w:lang w:eastAsia="es-BO"/>
        </w:rPr>
        <w:t xml:space="preserve"> masa muscular, aumentar la fuerza muscular, elevar el metabolismo y quemar grasa.</w:t>
      </w:r>
    </w:p>
    <w:p w:rsidR="00831C74" w:rsidRPr="00831C74" w:rsidRDefault="00831C74" w:rsidP="00831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Valoro los ejercicios isométricos realizados por el paciente, corrigiéndolo en caso de hallar errores.</w:t>
      </w:r>
    </w:p>
    <w:p w:rsidR="00831C74" w:rsidRPr="00831C74" w:rsidRDefault="00831C74" w:rsidP="00831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Instruyo al paciente para que el mismo realice contracciones y relajaciones de los distintos paquetes musculares para mejorar la circulación y aumentar el tono muscular. Al contraer los músculos se bombea </w:t>
      </w:r>
      <w:hyperlink r:id="rId97" w:history="1">
        <w:r w:rsidRPr="00831C74">
          <w:rPr>
            <w:rFonts w:ascii="Times New Roman" w:eastAsia="Times New Roman" w:hAnsi="Times New Roman" w:cs="Times New Roman"/>
            <w:color w:val="0000FF"/>
            <w:sz w:val="24"/>
            <w:szCs w:val="24"/>
            <w:u w:val="single"/>
            <w:lang w:eastAsia="es-BO"/>
          </w:rPr>
          <w:t>sangre</w:t>
        </w:r>
      </w:hyperlink>
      <w:r w:rsidRPr="00831C74">
        <w:rPr>
          <w:rFonts w:ascii="Times New Roman" w:eastAsia="Times New Roman" w:hAnsi="Times New Roman" w:cs="Times New Roman"/>
          <w:sz w:val="24"/>
          <w:szCs w:val="24"/>
          <w:lang w:eastAsia="es-BO"/>
        </w:rPr>
        <w:t xml:space="preserve"> hasta las áreas distales de las extremidades, lo que mejora la circulación sanguínea.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Evaluación: El paciente comprendió como efectuar los ejercicios y logro obtener tono y la fuerza muscular.</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 xml:space="preserve">Alteración de la AV. </w:t>
      </w:r>
      <w:hyperlink r:id="rId98" w:history="1">
        <w:r w:rsidRPr="00831C74">
          <w:rPr>
            <w:rFonts w:ascii="Times New Roman" w:eastAsia="Times New Roman" w:hAnsi="Times New Roman" w:cs="Times New Roman"/>
            <w:b/>
            <w:bCs/>
            <w:color w:val="0000FF"/>
            <w:sz w:val="24"/>
            <w:szCs w:val="24"/>
            <w:u w:val="single"/>
            <w:lang w:eastAsia="es-BO"/>
          </w:rPr>
          <w:t>Alimentación</w:t>
        </w:r>
      </w:hyperlink>
      <w:r w:rsidRPr="00831C74">
        <w:rPr>
          <w:rFonts w:ascii="Times New Roman" w:eastAsia="Times New Roman" w:hAnsi="Times New Roman" w:cs="Times New Roman"/>
          <w:b/>
          <w:bCs/>
          <w:sz w:val="24"/>
          <w:szCs w:val="24"/>
          <w:lang w:eastAsia="es-BO"/>
        </w:rPr>
        <w:t xml:space="preserve"> y bebida relacionado con Colostomía Transversal,  manifestado por restricción del consumo de lácteos, verduras de hojas, disminución del consumo de azucares.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Objetivo: El paciente comprenderá que alimentos debe consumir y cuales debe evitar.</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Acciones de Enfermería y fundamentación:</w:t>
      </w:r>
    </w:p>
    <w:p w:rsidR="00831C74" w:rsidRPr="00831C74" w:rsidRDefault="00831C74" w:rsidP="00831C7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Establecer una comunicación terapéutica</w:t>
      </w:r>
      <w:r w:rsidRPr="00831C74">
        <w:rPr>
          <w:rFonts w:ascii="Times New Roman" w:eastAsia="Times New Roman" w:hAnsi="Times New Roman" w:cs="Times New Roman"/>
          <w:b/>
          <w:bCs/>
          <w:sz w:val="24"/>
          <w:szCs w:val="24"/>
          <w:lang w:eastAsia="es-BO"/>
        </w:rPr>
        <w:t>.</w:t>
      </w:r>
      <w:r w:rsidRPr="00831C74">
        <w:rPr>
          <w:rFonts w:ascii="Times New Roman" w:eastAsia="Times New Roman" w:hAnsi="Times New Roman" w:cs="Times New Roman"/>
          <w:sz w:val="24"/>
          <w:szCs w:val="24"/>
          <w:lang w:eastAsia="es-BO"/>
        </w:rPr>
        <w:t xml:space="preserve"> </w:t>
      </w:r>
      <w:hyperlink r:id="rId99" w:history="1">
        <w:r w:rsidRPr="00831C74">
          <w:rPr>
            <w:rFonts w:ascii="Times New Roman" w:eastAsia="Times New Roman" w:hAnsi="Times New Roman" w:cs="Times New Roman"/>
            <w:color w:val="0000FF"/>
            <w:sz w:val="24"/>
            <w:szCs w:val="24"/>
            <w:u w:val="single"/>
            <w:lang w:eastAsia="es-BO"/>
          </w:rPr>
          <w:t>La comunicación</w:t>
        </w:r>
      </w:hyperlink>
      <w:r w:rsidRPr="00831C74">
        <w:rPr>
          <w:rFonts w:ascii="Times New Roman" w:eastAsia="Times New Roman" w:hAnsi="Times New Roman" w:cs="Times New Roman"/>
          <w:sz w:val="24"/>
          <w:szCs w:val="24"/>
          <w:lang w:eastAsia="es-BO"/>
        </w:rPr>
        <w:t xml:space="preserve"> terapéutica favorece la compresión y ayuda a establecer una relación constructiva entre la enfermera y el paciente.</w:t>
      </w:r>
    </w:p>
    <w:p w:rsidR="00831C74" w:rsidRPr="00831C74" w:rsidRDefault="00831C74" w:rsidP="00831C7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Valorar los conocimientos que presenta el paciente con respecto a su dieta y el </w:t>
      </w:r>
      <w:proofErr w:type="spellStart"/>
      <w:r w:rsidRPr="00831C74">
        <w:rPr>
          <w:rFonts w:ascii="Times New Roman" w:eastAsia="Times New Roman" w:hAnsi="Times New Roman" w:cs="Times New Roman"/>
          <w:sz w:val="24"/>
          <w:szCs w:val="24"/>
          <w:lang w:eastAsia="es-BO"/>
        </w:rPr>
        <w:t>por qué</w:t>
      </w:r>
      <w:proofErr w:type="spellEnd"/>
      <w:r w:rsidRPr="00831C74">
        <w:rPr>
          <w:rFonts w:ascii="Times New Roman" w:eastAsia="Times New Roman" w:hAnsi="Times New Roman" w:cs="Times New Roman"/>
          <w:sz w:val="24"/>
          <w:szCs w:val="24"/>
          <w:lang w:eastAsia="es-BO"/>
        </w:rPr>
        <w:t xml:space="preserve"> de la misma. Muchas veces sucede que el paciente respeta la dieta o no, sin saber el </w:t>
      </w:r>
      <w:proofErr w:type="spellStart"/>
      <w:r w:rsidRPr="00831C74">
        <w:rPr>
          <w:rFonts w:ascii="Times New Roman" w:eastAsia="Times New Roman" w:hAnsi="Times New Roman" w:cs="Times New Roman"/>
          <w:sz w:val="24"/>
          <w:szCs w:val="24"/>
          <w:lang w:eastAsia="es-BO"/>
        </w:rPr>
        <w:t>por qué</w:t>
      </w:r>
      <w:proofErr w:type="spellEnd"/>
      <w:r w:rsidRPr="00831C74">
        <w:rPr>
          <w:rFonts w:ascii="Times New Roman" w:eastAsia="Times New Roman" w:hAnsi="Times New Roman" w:cs="Times New Roman"/>
          <w:sz w:val="24"/>
          <w:szCs w:val="24"/>
          <w:lang w:eastAsia="es-BO"/>
        </w:rPr>
        <w:t xml:space="preserve"> de la misma. Es por eso que se debe evaluar el tipo de </w:t>
      </w:r>
      <w:hyperlink r:id="rId100" w:history="1">
        <w:r w:rsidRPr="00831C74">
          <w:rPr>
            <w:rFonts w:ascii="Times New Roman" w:eastAsia="Times New Roman" w:hAnsi="Times New Roman" w:cs="Times New Roman"/>
            <w:color w:val="0000FF"/>
            <w:sz w:val="24"/>
            <w:szCs w:val="24"/>
            <w:u w:val="single"/>
            <w:lang w:eastAsia="es-BO"/>
          </w:rPr>
          <w:t>conocimiento</w:t>
        </w:r>
      </w:hyperlink>
      <w:r w:rsidRPr="00831C74">
        <w:rPr>
          <w:rFonts w:ascii="Times New Roman" w:eastAsia="Times New Roman" w:hAnsi="Times New Roman" w:cs="Times New Roman"/>
          <w:sz w:val="24"/>
          <w:szCs w:val="24"/>
          <w:lang w:eastAsia="es-BO"/>
        </w:rPr>
        <w:t xml:space="preserve"> y la amplitud de los mismos.</w:t>
      </w:r>
    </w:p>
    <w:p w:rsidR="00831C74" w:rsidRPr="00831C74" w:rsidRDefault="00831C74" w:rsidP="00831C7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Explicar el motivo por el cual hay ciertos alimentos que el paciente no debe consumir. El paciente debe ser consciente que hay determinados alimentos, como las verduras de hojas verdes, que fomentan la formación de heces y por ende las deposiciones. Es por eso que se debe explicar que tipos de alimentos aumentan la </w:t>
      </w:r>
      <w:hyperlink r:id="rId101" w:anchor="TEORICO" w:history="1">
        <w:r w:rsidRPr="00831C74">
          <w:rPr>
            <w:rFonts w:ascii="Times New Roman" w:eastAsia="Times New Roman" w:hAnsi="Times New Roman" w:cs="Times New Roman"/>
            <w:color w:val="0000FF"/>
            <w:sz w:val="24"/>
            <w:szCs w:val="24"/>
            <w:u w:val="single"/>
            <w:lang w:eastAsia="es-BO"/>
          </w:rPr>
          <w:t>velocidad</w:t>
        </w:r>
      </w:hyperlink>
      <w:r w:rsidRPr="00831C74">
        <w:rPr>
          <w:rFonts w:ascii="Times New Roman" w:eastAsia="Times New Roman" w:hAnsi="Times New Roman" w:cs="Times New Roman"/>
          <w:sz w:val="24"/>
          <w:szCs w:val="24"/>
          <w:lang w:eastAsia="es-BO"/>
        </w:rPr>
        <w:t xml:space="preserve"> de deposiciones para que el los evites a fin de disminuir el </w:t>
      </w:r>
      <w:proofErr w:type="spellStart"/>
      <w:r w:rsidRPr="00831C74">
        <w:rPr>
          <w:rFonts w:ascii="Times New Roman" w:eastAsia="Times New Roman" w:hAnsi="Times New Roman" w:cs="Times New Roman"/>
          <w:sz w:val="24"/>
          <w:szCs w:val="24"/>
          <w:lang w:eastAsia="es-BO"/>
        </w:rPr>
        <w:t>debito</w:t>
      </w:r>
      <w:proofErr w:type="spellEnd"/>
      <w:r w:rsidRPr="00831C74">
        <w:rPr>
          <w:rFonts w:ascii="Times New Roman" w:eastAsia="Times New Roman" w:hAnsi="Times New Roman" w:cs="Times New Roman"/>
          <w:sz w:val="24"/>
          <w:szCs w:val="24"/>
          <w:lang w:eastAsia="es-BO"/>
        </w:rPr>
        <w:t xml:space="preserve"> de la colostomía y la incomodidad que la misma conlleva.</w:t>
      </w:r>
    </w:p>
    <w:p w:rsidR="00831C74" w:rsidRPr="00831C74" w:rsidRDefault="00831C74" w:rsidP="00831C7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Verificar que el paciente haya comprendido lo explicado y permitirle efectuar preguntas si las hubiese.</w:t>
      </w:r>
    </w:p>
    <w:p w:rsidR="00831C74" w:rsidRPr="00831C74" w:rsidRDefault="00831C74" w:rsidP="00831C7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Explicar y dar ejemplos sobre cuáles son los tipos de alimentos que puede consumir. Al explicar con ejemplos se tiene una idea </w:t>
      </w:r>
      <w:proofErr w:type="spellStart"/>
      <w:r w:rsidRPr="00831C74">
        <w:rPr>
          <w:rFonts w:ascii="Times New Roman" w:eastAsia="Times New Roman" w:hAnsi="Times New Roman" w:cs="Times New Roman"/>
          <w:sz w:val="24"/>
          <w:szCs w:val="24"/>
          <w:lang w:eastAsia="es-BO"/>
        </w:rPr>
        <w:t>mas</w:t>
      </w:r>
      <w:proofErr w:type="spellEnd"/>
      <w:r w:rsidRPr="00831C74">
        <w:rPr>
          <w:rFonts w:ascii="Times New Roman" w:eastAsia="Times New Roman" w:hAnsi="Times New Roman" w:cs="Times New Roman"/>
          <w:sz w:val="24"/>
          <w:szCs w:val="24"/>
          <w:lang w:eastAsia="es-BO"/>
        </w:rPr>
        <w:t xml:space="preserve"> clara de lo que se </w:t>
      </w:r>
      <w:proofErr w:type="spellStart"/>
      <w:r w:rsidRPr="00831C74">
        <w:rPr>
          <w:rFonts w:ascii="Times New Roman" w:eastAsia="Times New Roman" w:hAnsi="Times New Roman" w:cs="Times New Roman"/>
          <w:sz w:val="24"/>
          <w:szCs w:val="24"/>
          <w:lang w:eastAsia="es-BO"/>
        </w:rPr>
        <w:t>esta</w:t>
      </w:r>
      <w:proofErr w:type="spellEnd"/>
      <w:r w:rsidRPr="00831C74">
        <w:rPr>
          <w:rFonts w:ascii="Times New Roman" w:eastAsia="Times New Roman" w:hAnsi="Times New Roman" w:cs="Times New Roman"/>
          <w:sz w:val="24"/>
          <w:szCs w:val="24"/>
          <w:lang w:eastAsia="es-BO"/>
        </w:rPr>
        <w:t xml:space="preserve"> hablando. Es por eso que si bien se explica se debe ejemplificar.</w:t>
      </w:r>
    </w:p>
    <w:p w:rsidR="00831C74" w:rsidRPr="00831C74" w:rsidRDefault="00831C74" w:rsidP="00831C7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Pedir al paciente que de ejemplos de alimentos que puede consumir. Se hace esto para verificar si el paciente presenta o no dudas.</w:t>
      </w:r>
    </w:p>
    <w:p w:rsidR="00831C74" w:rsidRPr="00831C74" w:rsidRDefault="00831C74" w:rsidP="00831C7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Explicar al paciente que si bien su colostomía es temporal, debe mantener una dieta luego de que la misma sea removida. Muchas veces los pacientes creen que por que la colostomía son removidas pueden consumir lo que deseen y esto no es cierto. Es por eso que debe se debe explicar, a modo de prevención.</w:t>
      </w:r>
    </w:p>
    <w:p w:rsidR="00831C74" w:rsidRPr="00831C74" w:rsidRDefault="00831C74" w:rsidP="00831C7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Sugerir </w:t>
      </w:r>
      <w:hyperlink r:id="rId102" w:history="1">
        <w:r w:rsidRPr="00831C74">
          <w:rPr>
            <w:rFonts w:ascii="Times New Roman" w:eastAsia="Times New Roman" w:hAnsi="Times New Roman" w:cs="Times New Roman"/>
            <w:color w:val="0000FF"/>
            <w:sz w:val="24"/>
            <w:szCs w:val="24"/>
            <w:u w:val="single"/>
            <w:lang w:eastAsia="es-BO"/>
          </w:rPr>
          <w:t>bibliografía</w:t>
        </w:r>
      </w:hyperlink>
      <w:r w:rsidRPr="00831C74">
        <w:rPr>
          <w:rFonts w:ascii="Times New Roman" w:eastAsia="Times New Roman" w:hAnsi="Times New Roman" w:cs="Times New Roman"/>
          <w:sz w:val="24"/>
          <w:szCs w:val="24"/>
          <w:lang w:eastAsia="es-BO"/>
        </w:rPr>
        <w:t xml:space="preserve">. El paciente debe conocer que lo que se le explico </w:t>
      </w:r>
      <w:proofErr w:type="spellStart"/>
      <w:r w:rsidRPr="00831C74">
        <w:rPr>
          <w:rFonts w:ascii="Times New Roman" w:eastAsia="Times New Roman" w:hAnsi="Times New Roman" w:cs="Times New Roman"/>
          <w:sz w:val="24"/>
          <w:szCs w:val="24"/>
          <w:lang w:eastAsia="es-BO"/>
        </w:rPr>
        <w:t>esta</w:t>
      </w:r>
      <w:proofErr w:type="spellEnd"/>
      <w:r w:rsidRPr="00831C74">
        <w:rPr>
          <w:rFonts w:ascii="Times New Roman" w:eastAsia="Times New Roman" w:hAnsi="Times New Roman" w:cs="Times New Roman"/>
          <w:sz w:val="24"/>
          <w:szCs w:val="24"/>
          <w:lang w:eastAsia="es-BO"/>
        </w:rPr>
        <w:t xml:space="preserve"> respaldado bibliográficamente y que si </w:t>
      </w:r>
      <w:proofErr w:type="spellStart"/>
      <w:r w:rsidRPr="00831C74">
        <w:rPr>
          <w:rFonts w:ascii="Times New Roman" w:eastAsia="Times New Roman" w:hAnsi="Times New Roman" w:cs="Times New Roman"/>
          <w:sz w:val="24"/>
          <w:szCs w:val="24"/>
          <w:lang w:eastAsia="es-BO"/>
        </w:rPr>
        <w:t>el</w:t>
      </w:r>
      <w:proofErr w:type="spellEnd"/>
      <w:r w:rsidRPr="00831C74">
        <w:rPr>
          <w:rFonts w:ascii="Times New Roman" w:eastAsia="Times New Roman" w:hAnsi="Times New Roman" w:cs="Times New Roman"/>
          <w:sz w:val="24"/>
          <w:szCs w:val="24"/>
          <w:lang w:eastAsia="es-BO"/>
        </w:rPr>
        <w:t xml:space="preserve"> lo desea puede acudir a la misma para comprobarlo.</w:t>
      </w:r>
    </w:p>
    <w:p w:rsidR="00831C74" w:rsidRPr="00831C74" w:rsidRDefault="00831C74" w:rsidP="00831C7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lastRenderedPageBreak/>
        <w:t>Registrar. Se deben registrar todas las acciones de enfermería, ya que es un respaldo legal frente a cualquier problemática que pueda presentarse, y es un medio de comunicación entre el personal sanitario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Evaluación: El paciente sabrá que alimentos puede consumir y cuáles no, sabiendo el </w:t>
      </w:r>
      <w:proofErr w:type="spellStart"/>
      <w:r w:rsidRPr="00831C74">
        <w:rPr>
          <w:rFonts w:ascii="Times New Roman" w:eastAsia="Times New Roman" w:hAnsi="Times New Roman" w:cs="Times New Roman"/>
          <w:sz w:val="24"/>
          <w:szCs w:val="24"/>
          <w:lang w:eastAsia="es-BO"/>
        </w:rPr>
        <w:t>por qué</w:t>
      </w:r>
      <w:proofErr w:type="spellEnd"/>
      <w:r w:rsidRPr="00831C74">
        <w:rPr>
          <w:rFonts w:ascii="Times New Roman" w:eastAsia="Times New Roman" w:hAnsi="Times New Roman" w:cs="Times New Roman"/>
          <w:sz w:val="24"/>
          <w:szCs w:val="24"/>
          <w:lang w:eastAsia="es-BO"/>
        </w:rPr>
        <w:t xml:space="preserve"> de los mismos.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 xml:space="preserve">Alteración de la </w:t>
      </w:r>
      <w:hyperlink r:id="rId103" w:history="1">
        <w:r w:rsidRPr="00831C74">
          <w:rPr>
            <w:rFonts w:ascii="Times New Roman" w:eastAsia="Times New Roman" w:hAnsi="Times New Roman" w:cs="Times New Roman"/>
            <w:b/>
            <w:bCs/>
            <w:color w:val="0000FF"/>
            <w:sz w:val="24"/>
            <w:szCs w:val="24"/>
            <w:u w:val="single"/>
            <w:lang w:eastAsia="es-BO"/>
          </w:rPr>
          <w:t>imagen</w:t>
        </w:r>
      </w:hyperlink>
      <w:r w:rsidRPr="00831C74">
        <w:rPr>
          <w:rFonts w:ascii="Times New Roman" w:eastAsia="Times New Roman" w:hAnsi="Times New Roman" w:cs="Times New Roman"/>
          <w:b/>
          <w:bCs/>
          <w:sz w:val="24"/>
          <w:szCs w:val="24"/>
          <w:lang w:eastAsia="es-BO"/>
        </w:rPr>
        <w:t xml:space="preserve"> corporal relacionado con Colostomía Transversal, manifestado por imagen negativa.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Objetivos: El paciente comprenderá que no debe sentirse apenado por poseer un </w:t>
      </w:r>
      <w:proofErr w:type="spellStart"/>
      <w:r w:rsidRPr="00831C74">
        <w:rPr>
          <w:rFonts w:ascii="Times New Roman" w:eastAsia="Times New Roman" w:hAnsi="Times New Roman" w:cs="Times New Roman"/>
          <w:sz w:val="24"/>
          <w:szCs w:val="24"/>
          <w:lang w:eastAsia="es-BO"/>
        </w:rPr>
        <w:t>ostoma</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Acciones de Enfermería y fundamentación:</w:t>
      </w:r>
    </w:p>
    <w:p w:rsidR="00831C74" w:rsidRPr="00831C74" w:rsidRDefault="00831C74" w:rsidP="00831C74">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Realizo avado de manos clínico. El lavado de manos clínico se define como un frote breve y enérgico de todas las superficies de las manos con una solución anti-microbiana, seguido de enjuague al chorro de agua. Busca remover la suciedad, el material orgánico y disminuir la concentración de la flora transitoria, adquirida por contacto reciente con pacientes o fómites. Es por eso que es sumamente importante realizarlo. Además, al utilizarlo se evita el riesgo de infecciones cruzadas.</w:t>
      </w:r>
    </w:p>
    <w:p w:rsidR="00831C74" w:rsidRPr="00831C74" w:rsidRDefault="00831C74" w:rsidP="00831C74">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Presentarse ante el paciente para fomentar una relación empática.</w:t>
      </w:r>
    </w:p>
    <w:p w:rsidR="00831C74" w:rsidRPr="00831C74" w:rsidRDefault="00831C74" w:rsidP="00831C74">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Valorar como se siente el paciente respecto a su colostomía transversal. Es importante evaluar la amplitud de la alteración corporal en el paciente, a fin de poder planificar de manera eficaz la forma en que se lo puede ayudar.</w:t>
      </w:r>
    </w:p>
    <w:p w:rsidR="00831C74" w:rsidRPr="00831C74" w:rsidRDefault="00831C74" w:rsidP="00831C74">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Brindar ayuda emocional al paciente: La comprensión y la empatía del personal sanitario es muy importante, dado que la presencia de un </w:t>
      </w:r>
      <w:proofErr w:type="spellStart"/>
      <w:r w:rsidRPr="00831C74">
        <w:rPr>
          <w:rFonts w:ascii="Times New Roman" w:eastAsia="Times New Roman" w:hAnsi="Times New Roman" w:cs="Times New Roman"/>
          <w:sz w:val="24"/>
          <w:szCs w:val="24"/>
          <w:lang w:eastAsia="es-BO"/>
        </w:rPr>
        <w:t>ostoma</w:t>
      </w:r>
      <w:proofErr w:type="spellEnd"/>
      <w:r w:rsidRPr="00831C74">
        <w:rPr>
          <w:rFonts w:ascii="Times New Roman" w:eastAsia="Times New Roman" w:hAnsi="Times New Roman" w:cs="Times New Roman"/>
          <w:sz w:val="24"/>
          <w:szCs w:val="24"/>
          <w:lang w:eastAsia="es-BO"/>
        </w:rPr>
        <w:t xml:space="preserve"> es una alteración en la imagen corporal importante.</w:t>
      </w:r>
    </w:p>
    <w:p w:rsidR="00831C74" w:rsidRPr="00831C74" w:rsidRDefault="00831C74" w:rsidP="00831C74">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Calmar al paciente brindando información y asesoramiento: Es importante explicarle al paciente que la presencia de su </w:t>
      </w:r>
      <w:proofErr w:type="spellStart"/>
      <w:r w:rsidRPr="00831C74">
        <w:rPr>
          <w:rFonts w:ascii="Times New Roman" w:eastAsia="Times New Roman" w:hAnsi="Times New Roman" w:cs="Times New Roman"/>
          <w:sz w:val="24"/>
          <w:szCs w:val="24"/>
          <w:lang w:eastAsia="es-BO"/>
        </w:rPr>
        <w:t>ostoma</w:t>
      </w:r>
      <w:proofErr w:type="spellEnd"/>
      <w:r w:rsidRPr="00831C74">
        <w:rPr>
          <w:rFonts w:ascii="Times New Roman" w:eastAsia="Times New Roman" w:hAnsi="Times New Roman" w:cs="Times New Roman"/>
          <w:sz w:val="24"/>
          <w:szCs w:val="24"/>
          <w:lang w:eastAsia="es-BO"/>
        </w:rPr>
        <w:t xml:space="preserve"> es temporal.</w:t>
      </w:r>
    </w:p>
    <w:p w:rsidR="00831C74" w:rsidRPr="00831C74" w:rsidRDefault="00831C74" w:rsidP="00831C74">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Registrar</w:t>
      </w:r>
    </w:p>
    <w:p w:rsidR="00831C74" w:rsidRPr="00831C74" w:rsidRDefault="00831C74" w:rsidP="00831C74">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7" w:name="resenadepa"/>
      <w:r w:rsidRPr="00831C74">
        <w:rPr>
          <w:rFonts w:ascii="Times New Roman" w:eastAsia="Times New Roman" w:hAnsi="Times New Roman" w:cs="Times New Roman"/>
          <w:b/>
          <w:bCs/>
          <w:sz w:val="36"/>
          <w:szCs w:val="36"/>
          <w:lang w:eastAsia="es-BO"/>
        </w:rPr>
        <w:t>Reseña de patología</w:t>
      </w:r>
      <w:bookmarkEnd w:id="7"/>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Fracturas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Una fractura es una rotura de la continuidad del hueso. Esta interrupción de la continuidad puede ser completa o incompleta, o puede consistir en una anulación del hueso.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Fisiopatología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Las fracturas se producen cuando el hueso es sometido a un traumatismo en forma de sobrecarga excesiva ejercida sobre él. Los tipos de sobrecarga son: 1)un golpe directo en el hueso, 2) un </w:t>
      </w:r>
      <w:hyperlink r:id="rId104" w:history="1">
        <w:r w:rsidRPr="00831C74">
          <w:rPr>
            <w:rFonts w:ascii="Times New Roman" w:eastAsia="Times New Roman" w:hAnsi="Times New Roman" w:cs="Times New Roman"/>
            <w:color w:val="0000FF"/>
            <w:sz w:val="24"/>
            <w:szCs w:val="24"/>
            <w:u w:val="single"/>
            <w:lang w:eastAsia="es-BO"/>
          </w:rPr>
          <w:t>movimiento</w:t>
        </w:r>
      </w:hyperlink>
      <w:r w:rsidRPr="00831C74">
        <w:rPr>
          <w:rFonts w:ascii="Times New Roman" w:eastAsia="Times New Roman" w:hAnsi="Times New Roman" w:cs="Times New Roman"/>
          <w:sz w:val="24"/>
          <w:szCs w:val="24"/>
          <w:lang w:eastAsia="es-BO"/>
        </w:rPr>
        <w:t xml:space="preserve"> de giro indirecto (</w:t>
      </w:r>
      <w:hyperlink r:id="rId105" w:history="1">
        <w:r w:rsidRPr="00831C74">
          <w:rPr>
            <w:rFonts w:ascii="Times New Roman" w:eastAsia="Times New Roman" w:hAnsi="Times New Roman" w:cs="Times New Roman"/>
            <w:color w:val="0000FF"/>
            <w:sz w:val="24"/>
            <w:szCs w:val="24"/>
            <w:u w:val="single"/>
            <w:lang w:eastAsia="es-BO"/>
          </w:rPr>
          <w:t>torsión</w:t>
        </w:r>
      </w:hyperlink>
      <w:r w:rsidRPr="00831C74">
        <w:rPr>
          <w:rFonts w:ascii="Times New Roman" w:eastAsia="Times New Roman" w:hAnsi="Times New Roman" w:cs="Times New Roman"/>
          <w:sz w:val="24"/>
          <w:szCs w:val="24"/>
          <w:lang w:eastAsia="es-BO"/>
        </w:rPr>
        <w:t xml:space="preserve"> o una contracción muscular intensa), 3) lesiones por aplastamiento, a) fracturas por fatiga o sobrecarga o 5) enfermedades como </w:t>
      </w:r>
      <w:hyperlink r:id="rId106" w:history="1">
        <w:r w:rsidRPr="00831C74">
          <w:rPr>
            <w:rFonts w:ascii="Times New Roman" w:eastAsia="Times New Roman" w:hAnsi="Times New Roman" w:cs="Times New Roman"/>
            <w:color w:val="0000FF"/>
            <w:sz w:val="24"/>
            <w:szCs w:val="24"/>
            <w:u w:val="single"/>
            <w:lang w:eastAsia="es-BO"/>
          </w:rPr>
          <w:t>el cáncer</w:t>
        </w:r>
      </w:hyperlink>
      <w:r w:rsidRPr="00831C74">
        <w:rPr>
          <w:rFonts w:ascii="Times New Roman" w:eastAsia="Times New Roman" w:hAnsi="Times New Roman" w:cs="Times New Roman"/>
          <w:sz w:val="24"/>
          <w:szCs w:val="24"/>
          <w:lang w:eastAsia="es-BO"/>
        </w:rPr>
        <w:t xml:space="preserve">,. Cuando el hueso </w:t>
      </w:r>
      <w:proofErr w:type="spellStart"/>
      <w:r w:rsidRPr="00831C74">
        <w:rPr>
          <w:rFonts w:ascii="Times New Roman" w:eastAsia="Times New Roman" w:hAnsi="Times New Roman" w:cs="Times New Roman"/>
          <w:sz w:val="24"/>
          <w:szCs w:val="24"/>
          <w:lang w:eastAsia="es-BO"/>
        </w:rPr>
        <w:t>esta</w:t>
      </w:r>
      <w:proofErr w:type="spellEnd"/>
      <w:r w:rsidRPr="00831C74">
        <w:rPr>
          <w:rFonts w:ascii="Times New Roman" w:eastAsia="Times New Roman" w:hAnsi="Times New Roman" w:cs="Times New Roman"/>
          <w:sz w:val="24"/>
          <w:szCs w:val="24"/>
          <w:lang w:eastAsia="es-BO"/>
        </w:rPr>
        <w:t xml:space="preserve"> enfermo pueden "desmigajarse" como el pan seco, lo que origina una fractura patológica. Cuando se produce una fractura se rompe la integridad del </w:t>
      </w:r>
      <w:r w:rsidRPr="00831C74">
        <w:rPr>
          <w:rFonts w:ascii="Times New Roman" w:eastAsia="Times New Roman" w:hAnsi="Times New Roman" w:cs="Times New Roman"/>
          <w:sz w:val="24"/>
          <w:szCs w:val="24"/>
          <w:lang w:eastAsia="es-BO"/>
        </w:rPr>
        <w:lastRenderedPageBreak/>
        <w:t xml:space="preserve">hueso masi como el </w:t>
      </w:r>
      <w:hyperlink r:id="rId107" w:history="1">
        <w:r w:rsidRPr="00831C74">
          <w:rPr>
            <w:rFonts w:ascii="Times New Roman" w:eastAsia="Times New Roman" w:hAnsi="Times New Roman" w:cs="Times New Roman"/>
            <w:color w:val="0000FF"/>
            <w:sz w:val="24"/>
            <w:szCs w:val="24"/>
            <w:u w:val="single"/>
            <w:lang w:eastAsia="es-BO"/>
          </w:rPr>
          <w:t>sistema</w:t>
        </w:r>
      </w:hyperlink>
      <w:r w:rsidRPr="00831C74">
        <w:rPr>
          <w:rFonts w:ascii="Times New Roman" w:eastAsia="Times New Roman" w:hAnsi="Times New Roman" w:cs="Times New Roman"/>
          <w:sz w:val="24"/>
          <w:szCs w:val="24"/>
          <w:lang w:eastAsia="es-BO"/>
        </w:rPr>
        <w:t xml:space="preserve"> vascular que </w:t>
      </w:r>
      <w:proofErr w:type="spellStart"/>
      <w:r w:rsidRPr="00831C74">
        <w:rPr>
          <w:rFonts w:ascii="Times New Roman" w:eastAsia="Times New Roman" w:hAnsi="Times New Roman" w:cs="Times New Roman"/>
          <w:sz w:val="24"/>
          <w:szCs w:val="24"/>
          <w:lang w:eastAsia="es-BO"/>
        </w:rPr>
        <w:t>esta</w:t>
      </w:r>
      <w:proofErr w:type="spellEnd"/>
      <w:r w:rsidRPr="00831C74">
        <w:rPr>
          <w:rFonts w:ascii="Times New Roman" w:eastAsia="Times New Roman" w:hAnsi="Times New Roman" w:cs="Times New Roman"/>
          <w:sz w:val="24"/>
          <w:szCs w:val="24"/>
          <w:lang w:eastAsia="es-BO"/>
        </w:rPr>
        <w:t xml:space="preserve"> dentro y lo abastece. Las fracturas se identifican según a) integridad de la piel, 2) el tipo, 3) la localización y 4) la lineación.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Clasificación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La clasificación amplia basada en la integridad de la piel determina si la </w:t>
      </w:r>
      <w:r w:rsidRPr="00831C74">
        <w:rPr>
          <w:rFonts w:ascii="Times New Roman" w:eastAsia="Times New Roman" w:hAnsi="Times New Roman" w:cs="Times New Roman"/>
          <w:b/>
          <w:bCs/>
          <w:sz w:val="24"/>
          <w:szCs w:val="24"/>
          <w:lang w:eastAsia="es-BO"/>
        </w:rPr>
        <w:t>fractura</w:t>
      </w:r>
      <w:r w:rsidRPr="00831C74">
        <w:rPr>
          <w:rFonts w:ascii="Times New Roman" w:eastAsia="Times New Roman" w:hAnsi="Times New Roman" w:cs="Times New Roman"/>
          <w:sz w:val="24"/>
          <w:szCs w:val="24"/>
          <w:lang w:eastAsia="es-BO"/>
        </w:rPr>
        <w:t xml:space="preserve"> es </w:t>
      </w:r>
      <w:r w:rsidRPr="00831C74">
        <w:rPr>
          <w:rFonts w:ascii="Times New Roman" w:eastAsia="Times New Roman" w:hAnsi="Times New Roman" w:cs="Times New Roman"/>
          <w:b/>
          <w:bCs/>
          <w:sz w:val="24"/>
          <w:szCs w:val="24"/>
          <w:lang w:eastAsia="es-BO"/>
        </w:rPr>
        <w:t>cerrada</w:t>
      </w:r>
      <w:r w:rsidRPr="00831C74">
        <w:rPr>
          <w:rFonts w:ascii="Times New Roman" w:eastAsia="Times New Roman" w:hAnsi="Times New Roman" w:cs="Times New Roman"/>
          <w:sz w:val="24"/>
          <w:szCs w:val="24"/>
          <w:lang w:eastAsia="es-BO"/>
        </w:rPr>
        <w:t xml:space="preserve"> o abierta. Una fractura cerrada existe cuando no hay rotura de piel, también se puede denominar fractura simple. Una </w:t>
      </w:r>
      <w:r w:rsidRPr="00831C74">
        <w:rPr>
          <w:rFonts w:ascii="Times New Roman" w:eastAsia="Times New Roman" w:hAnsi="Times New Roman" w:cs="Times New Roman"/>
          <w:b/>
          <w:bCs/>
          <w:sz w:val="24"/>
          <w:szCs w:val="24"/>
          <w:lang w:eastAsia="es-BO"/>
        </w:rPr>
        <w:t>fractura abierta</w:t>
      </w:r>
      <w:r w:rsidRPr="00831C74">
        <w:rPr>
          <w:rFonts w:ascii="Times New Roman" w:eastAsia="Times New Roman" w:hAnsi="Times New Roman" w:cs="Times New Roman"/>
          <w:sz w:val="24"/>
          <w:szCs w:val="24"/>
          <w:lang w:eastAsia="es-BO"/>
        </w:rPr>
        <w:t xml:space="preserve"> o fractura compuesta, se produce cuando los extremos del hueso sobresalen a través de la piel. En la abertura de la piel y en el lugar de rotura del hueso se pueden producir infecciones.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Las fracturas se pueden clasificar según el sector en que se produjo la lesión del hueso.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Así, en los huesos largos se pueden dividir anatómicamente en tres partes principales:</w:t>
      </w:r>
    </w:p>
    <w:p w:rsidR="00831C74" w:rsidRPr="00831C74" w:rsidRDefault="00831C74" w:rsidP="00831C7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La diáfisis es la parte más extensa del hueso, que corresponde a su zona media.</w:t>
      </w:r>
    </w:p>
    <w:p w:rsidR="00831C74" w:rsidRPr="00831C74" w:rsidRDefault="00831C74" w:rsidP="00831C7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Las epífisis son los dos extremos, más gruesos, en los que se encuentran las superficies articulares del hueso. En ellas se insertan gran cantidad de ligamentos y tendones, que refuerzan la articulación.</w:t>
      </w:r>
    </w:p>
    <w:p w:rsidR="00831C74" w:rsidRPr="00831C74" w:rsidRDefault="00831C74" w:rsidP="00831C7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Las </w:t>
      </w:r>
      <w:proofErr w:type="spellStart"/>
      <w:r w:rsidRPr="00831C74">
        <w:rPr>
          <w:rFonts w:ascii="Times New Roman" w:eastAsia="Times New Roman" w:hAnsi="Times New Roman" w:cs="Times New Roman"/>
          <w:sz w:val="24"/>
          <w:szCs w:val="24"/>
          <w:lang w:eastAsia="es-BO"/>
        </w:rPr>
        <w:t>metáfisis</w:t>
      </w:r>
      <w:proofErr w:type="spellEnd"/>
      <w:r w:rsidRPr="00831C74">
        <w:rPr>
          <w:rFonts w:ascii="Times New Roman" w:eastAsia="Times New Roman" w:hAnsi="Times New Roman" w:cs="Times New Roman"/>
          <w:sz w:val="24"/>
          <w:szCs w:val="24"/>
          <w:lang w:eastAsia="es-BO"/>
        </w:rPr>
        <w:t xml:space="preserve"> son unas pequeñas zonas rectangulares comprendidas entre las epífisis y la diáfisis. Sobre ellas se encuentra el cartílago de crecimiento de los </w:t>
      </w:r>
      <w:hyperlink r:id="rId108" w:history="1">
        <w:r w:rsidRPr="00831C74">
          <w:rPr>
            <w:rFonts w:ascii="Times New Roman" w:eastAsia="Times New Roman" w:hAnsi="Times New Roman" w:cs="Times New Roman"/>
            <w:color w:val="0000FF"/>
            <w:sz w:val="24"/>
            <w:szCs w:val="24"/>
            <w:u w:val="single"/>
            <w:lang w:eastAsia="es-BO"/>
          </w:rPr>
          <w:t>niños</w:t>
        </w:r>
      </w:hyperlink>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Así, las fracturas pueden ser, </w:t>
      </w:r>
      <w:r w:rsidRPr="00831C74">
        <w:rPr>
          <w:rFonts w:ascii="Times New Roman" w:eastAsia="Times New Roman" w:hAnsi="Times New Roman" w:cs="Times New Roman"/>
          <w:b/>
          <w:bCs/>
          <w:sz w:val="24"/>
          <w:szCs w:val="24"/>
          <w:lang w:eastAsia="es-BO"/>
        </w:rPr>
        <w:t>según su localización</w:t>
      </w:r>
      <w:r w:rsidRPr="00831C74">
        <w:rPr>
          <w:rFonts w:ascii="Times New Roman" w:eastAsia="Times New Roman" w:hAnsi="Times New Roman" w:cs="Times New Roman"/>
          <w:sz w:val="24"/>
          <w:szCs w:val="24"/>
          <w:lang w:eastAsia="es-BO"/>
        </w:rPr>
        <w:t>:</w:t>
      </w:r>
    </w:p>
    <w:p w:rsidR="00831C74" w:rsidRPr="00831C74" w:rsidRDefault="00831C74" w:rsidP="00831C7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31C74">
        <w:rPr>
          <w:rFonts w:ascii="Times New Roman" w:eastAsia="Times New Roman" w:hAnsi="Times New Roman" w:cs="Times New Roman"/>
          <w:b/>
          <w:bCs/>
          <w:sz w:val="24"/>
          <w:szCs w:val="24"/>
          <w:lang w:eastAsia="es-BO"/>
        </w:rPr>
        <w:t>Epifisarias</w:t>
      </w:r>
      <w:proofErr w:type="spellEnd"/>
      <w:r w:rsidRPr="00831C74">
        <w:rPr>
          <w:rFonts w:ascii="Times New Roman" w:eastAsia="Times New Roman" w:hAnsi="Times New Roman" w:cs="Times New Roman"/>
          <w:b/>
          <w:bCs/>
          <w:sz w:val="24"/>
          <w:szCs w:val="24"/>
          <w:lang w:eastAsia="es-BO"/>
        </w:rPr>
        <w:t>:</w:t>
      </w:r>
      <w:r w:rsidRPr="00831C74">
        <w:rPr>
          <w:rFonts w:ascii="Times New Roman" w:eastAsia="Times New Roman" w:hAnsi="Times New Roman" w:cs="Times New Roman"/>
          <w:sz w:val="24"/>
          <w:szCs w:val="24"/>
          <w:lang w:eastAsia="es-BO"/>
        </w:rPr>
        <w:t xml:space="preserve"> (Localizadas en las epífisis). Si afectan a la superficie articular, se denominan fracturas articulares y, si aquélla no se ve afectada por el trazo de fractura, se denominan </w:t>
      </w:r>
      <w:proofErr w:type="spellStart"/>
      <w:r w:rsidRPr="00831C74">
        <w:rPr>
          <w:rFonts w:ascii="Times New Roman" w:eastAsia="Times New Roman" w:hAnsi="Times New Roman" w:cs="Times New Roman"/>
          <w:sz w:val="24"/>
          <w:szCs w:val="24"/>
          <w:lang w:eastAsia="es-BO"/>
        </w:rPr>
        <w:t>extraarticulares</w:t>
      </w:r>
      <w:proofErr w:type="spellEnd"/>
      <w:r w:rsidRPr="00831C74">
        <w:rPr>
          <w:rFonts w:ascii="Times New Roman" w:eastAsia="Times New Roman" w:hAnsi="Times New Roman" w:cs="Times New Roman"/>
          <w:sz w:val="24"/>
          <w:szCs w:val="24"/>
          <w:lang w:eastAsia="es-BO"/>
        </w:rPr>
        <w:t xml:space="preserve">. Cuando la fractura </w:t>
      </w:r>
      <w:proofErr w:type="spellStart"/>
      <w:r w:rsidRPr="00831C74">
        <w:rPr>
          <w:rFonts w:ascii="Times New Roman" w:eastAsia="Times New Roman" w:hAnsi="Times New Roman" w:cs="Times New Roman"/>
          <w:sz w:val="24"/>
          <w:szCs w:val="24"/>
          <w:lang w:eastAsia="es-BO"/>
        </w:rPr>
        <w:t>epifisaria</w:t>
      </w:r>
      <w:proofErr w:type="spellEnd"/>
      <w:r w:rsidRPr="00831C74">
        <w:rPr>
          <w:rFonts w:ascii="Times New Roman" w:eastAsia="Times New Roman" w:hAnsi="Times New Roman" w:cs="Times New Roman"/>
          <w:sz w:val="24"/>
          <w:szCs w:val="24"/>
          <w:lang w:eastAsia="es-BO"/>
        </w:rPr>
        <w:t xml:space="preserve"> se produce en un niño e involucra al cartílago de crecimiento, recibe el nombre de </w:t>
      </w:r>
      <w:proofErr w:type="spellStart"/>
      <w:r w:rsidRPr="00831C74">
        <w:rPr>
          <w:rFonts w:ascii="Times New Roman" w:eastAsia="Times New Roman" w:hAnsi="Times New Roman" w:cs="Times New Roman"/>
          <w:sz w:val="24"/>
          <w:szCs w:val="24"/>
          <w:lang w:eastAsia="es-BO"/>
        </w:rPr>
        <w:t>epifisiólisis</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31C74">
        <w:rPr>
          <w:rFonts w:ascii="Times New Roman" w:eastAsia="Times New Roman" w:hAnsi="Times New Roman" w:cs="Times New Roman"/>
          <w:b/>
          <w:bCs/>
          <w:sz w:val="24"/>
          <w:szCs w:val="24"/>
          <w:lang w:eastAsia="es-BO"/>
        </w:rPr>
        <w:t>Diafisarias</w:t>
      </w:r>
      <w:proofErr w:type="spellEnd"/>
      <w:r w:rsidRPr="00831C74">
        <w:rPr>
          <w:rFonts w:ascii="Times New Roman" w:eastAsia="Times New Roman" w:hAnsi="Times New Roman" w:cs="Times New Roman"/>
          <w:b/>
          <w:bCs/>
          <w:sz w:val="24"/>
          <w:szCs w:val="24"/>
          <w:lang w:eastAsia="es-BO"/>
        </w:rPr>
        <w:t>:</w:t>
      </w:r>
      <w:r w:rsidRPr="00831C74">
        <w:rPr>
          <w:rFonts w:ascii="Times New Roman" w:eastAsia="Times New Roman" w:hAnsi="Times New Roman" w:cs="Times New Roman"/>
          <w:sz w:val="24"/>
          <w:szCs w:val="24"/>
          <w:lang w:eastAsia="es-BO"/>
        </w:rPr>
        <w:t xml:space="preserve"> (Localizadas en la diáfisis). Pueden afectar a los tercios superior, medio o inferior.</w:t>
      </w:r>
    </w:p>
    <w:p w:rsidR="00831C74" w:rsidRPr="00831C74" w:rsidRDefault="00831C74" w:rsidP="00831C74">
      <w:pPr>
        <w:shd w:val="clear" w:color="auto" w:fill="FFFFFF"/>
        <w:spacing w:after="0" w:line="240" w:lineRule="auto"/>
        <w:rPr>
          <w:rFonts w:ascii="Times New Roman" w:eastAsia="Times New Roman" w:hAnsi="Times New Roman" w:cs="Times New Roman"/>
          <w:color w:val="000000"/>
          <w:sz w:val="24"/>
          <w:szCs w:val="24"/>
          <w:lang w:eastAsia="es-BO"/>
        </w:rPr>
      </w:pPr>
      <w:r w:rsidRPr="00831C74">
        <w:rPr>
          <w:rFonts w:ascii="Times New Roman" w:eastAsia="Times New Roman" w:hAnsi="Times New Roman" w:cs="Times New Roman"/>
          <w:color w:val="000000"/>
          <w:sz w:val="24"/>
          <w:szCs w:val="24"/>
          <w:lang w:eastAsia="es-BO"/>
        </w:rPr>
        <w:br/>
        <w:t xml:space="preserve">Leer más: </w:t>
      </w:r>
      <w:hyperlink r:id="rId109" w:anchor="ixzz2g2ey8Vpx" w:history="1">
        <w:r w:rsidRPr="00831C74">
          <w:rPr>
            <w:rFonts w:ascii="Times New Roman" w:eastAsia="Times New Roman" w:hAnsi="Times New Roman" w:cs="Times New Roman"/>
            <w:color w:val="003399"/>
            <w:sz w:val="24"/>
            <w:szCs w:val="24"/>
            <w:u w:val="single"/>
            <w:lang w:eastAsia="es-BO"/>
          </w:rPr>
          <w:t>http://www.monografias.com/trabajos91/pae-enfermeria-quirurgica-uba/pae-enfermeria-quirurgica-uba.shtml#ixzz2g2ey8Vpx</w:t>
        </w:r>
      </w:hyperlink>
    </w:p>
    <w:p w:rsidR="00887ACA" w:rsidRDefault="00887ACA"/>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Symbol" w:cs="Times New Roman"/>
          <w:sz w:val="24"/>
          <w:szCs w:val="24"/>
          <w:lang w:eastAsia="es-BO"/>
        </w:rPr>
        <w:t></w:t>
      </w:r>
      <w:r w:rsidRPr="00831C74">
        <w:rPr>
          <w:rFonts w:ascii="Times New Roman" w:eastAsia="Times New Roman" w:hAnsi="Times New Roman" w:cs="Times New Roman"/>
          <w:sz w:val="24"/>
          <w:szCs w:val="24"/>
          <w:lang w:eastAsia="es-BO"/>
        </w:rPr>
        <w:t xml:space="preserve">  </w:t>
      </w:r>
      <w:proofErr w:type="spellStart"/>
      <w:r w:rsidRPr="00831C74">
        <w:rPr>
          <w:rFonts w:ascii="Times New Roman" w:eastAsia="Times New Roman" w:hAnsi="Times New Roman" w:cs="Times New Roman"/>
          <w:b/>
          <w:bCs/>
          <w:sz w:val="24"/>
          <w:szCs w:val="24"/>
          <w:lang w:eastAsia="es-BO"/>
        </w:rPr>
        <w:t>Metafisarias</w:t>
      </w:r>
      <w:proofErr w:type="spellEnd"/>
      <w:r w:rsidRPr="00831C74">
        <w:rPr>
          <w:rFonts w:ascii="Times New Roman" w:eastAsia="Times New Roman" w:hAnsi="Times New Roman" w:cs="Times New Roman"/>
          <w:b/>
          <w:bCs/>
          <w:sz w:val="24"/>
          <w:szCs w:val="24"/>
          <w:lang w:eastAsia="es-BO"/>
        </w:rPr>
        <w:t>:</w:t>
      </w:r>
      <w:r w:rsidRPr="00831C74">
        <w:rPr>
          <w:rFonts w:ascii="Times New Roman" w:eastAsia="Times New Roman" w:hAnsi="Times New Roman" w:cs="Times New Roman"/>
          <w:sz w:val="24"/>
          <w:szCs w:val="24"/>
          <w:lang w:eastAsia="es-BO"/>
        </w:rPr>
        <w:t xml:space="preserve"> (localizadas en la </w:t>
      </w:r>
      <w:proofErr w:type="spellStart"/>
      <w:r w:rsidRPr="00831C74">
        <w:rPr>
          <w:rFonts w:ascii="Times New Roman" w:eastAsia="Times New Roman" w:hAnsi="Times New Roman" w:cs="Times New Roman"/>
          <w:sz w:val="24"/>
          <w:szCs w:val="24"/>
          <w:lang w:eastAsia="es-BO"/>
        </w:rPr>
        <w:t>metáfisis</w:t>
      </w:r>
      <w:proofErr w:type="spellEnd"/>
      <w:r w:rsidRPr="00831C74">
        <w:rPr>
          <w:rFonts w:ascii="Times New Roman" w:eastAsia="Times New Roman" w:hAnsi="Times New Roman" w:cs="Times New Roman"/>
          <w:sz w:val="24"/>
          <w:szCs w:val="24"/>
          <w:lang w:eastAsia="es-BO"/>
        </w:rPr>
        <w:t xml:space="preserve">). Pueden afectar a las </w:t>
      </w:r>
      <w:proofErr w:type="spellStart"/>
      <w:r w:rsidRPr="00831C74">
        <w:rPr>
          <w:rFonts w:ascii="Times New Roman" w:eastAsia="Times New Roman" w:hAnsi="Times New Roman" w:cs="Times New Roman"/>
          <w:sz w:val="24"/>
          <w:szCs w:val="24"/>
          <w:lang w:eastAsia="es-BO"/>
        </w:rPr>
        <w:t>metáfisis</w:t>
      </w:r>
      <w:proofErr w:type="spellEnd"/>
      <w:r w:rsidRPr="00831C74">
        <w:rPr>
          <w:rFonts w:ascii="Times New Roman" w:eastAsia="Times New Roman" w:hAnsi="Times New Roman" w:cs="Times New Roman"/>
          <w:sz w:val="24"/>
          <w:szCs w:val="24"/>
          <w:lang w:eastAsia="es-BO"/>
        </w:rPr>
        <w:t xml:space="preserve"> superior o inferior del hueso.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 xml:space="preserve">Según la </w:t>
      </w:r>
      <w:hyperlink r:id="rId110" w:history="1">
        <w:r w:rsidRPr="00831C74">
          <w:rPr>
            <w:rFonts w:ascii="Times New Roman" w:eastAsia="Times New Roman" w:hAnsi="Times New Roman" w:cs="Times New Roman"/>
            <w:b/>
            <w:bCs/>
            <w:color w:val="0000FF"/>
            <w:sz w:val="24"/>
            <w:szCs w:val="24"/>
            <w:u w:val="single"/>
            <w:lang w:eastAsia="es-BO"/>
          </w:rPr>
          <w:t>dirección</w:t>
        </w:r>
      </w:hyperlink>
      <w:r w:rsidRPr="00831C74">
        <w:rPr>
          <w:rFonts w:ascii="Times New Roman" w:eastAsia="Times New Roman" w:hAnsi="Times New Roman" w:cs="Times New Roman"/>
          <w:b/>
          <w:bCs/>
          <w:sz w:val="24"/>
          <w:szCs w:val="24"/>
          <w:lang w:eastAsia="es-BO"/>
        </w:rPr>
        <w:t xml:space="preserve"> de la línea de fractura y el aspecto de esta última</w:t>
      </w:r>
      <w:r w:rsidRPr="00831C74">
        <w:rPr>
          <w:rFonts w:ascii="Times New Roman" w:eastAsia="Times New Roman" w:hAnsi="Times New Roman" w:cs="Times New Roman"/>
          <w:sz w:val="24"/>
          <w:szCs w:val="24"/>
          <w:lang w:eastAsia="es-BO"/>
        </w:rPr>
        <w:t>. La línea de la fractura depende de la dirección de la sobrecarga que provoca la lesión y el tipo de hueso afectado. Los cinco tipos son los siguientes:</w:t>
      </w:r>
    </w:p>
    <w:p w:rsidR="00831C74" w:rsidRPr="00831C74" w:rsidRDefault="00831C74" w:rsidP="00831C7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1. Transversa:</w:t>
      </w:r>
      <w:r w:rsidRPr="00831C74">
        <w:rPr>
          <w:rFonts w:ascii="Times New Roman" w:eastAsia="Times New Roman" w:hAnsi="Times New Roman" w:cs="Times New Roman"/>
          <w:sz w:val="24"/>
          <w:szCs w:val="24"/>
          <w:lang w:eastAsia="es-BO"/>
        </w:rPr>
        <w:t xml:space="preserve"> perpendicular al eje.</w:t>
      </w:r>
    </w:p>
    <w:p w:rsidR="00831C74" w:rsidRPr="00831C74" w:rsidRDefault="00831C74" w:rsidP="00831C7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2. Oblicua</w:t>
      </w:r>
      <w:r w:rsidRPr="00831C74">
        <w:rPr>
          <w:rFonts w:ascii="Times New Roman" w:eastAsia="Times New Roman" w:hAnsi="Times New Roman" w:cs="Times New Roman"/>
          <w:sz w:val="24"/>
          <w:szCs w:val="24"/>
          <w:lang w:eastAsia="es-BO"/>
        </w:rPr>
        <w:t>: se inclina en la dirección del hueso.</w:t>
      </w:r>
    </w:p>
    <w:p w:rsidR="00831C74" w:rsidRPr="00831C74" w:rsidRDefault="00831C74" w:rsidP="00831C7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3. Espiral:</w:t>
      </w:r>
      <w:r w:rsidRPr="00831C74">
        <w:rPr>
          <w:rFonts w:ascii="Times New Roman" w:eastAsia="Times New Roman" w:hAnsi="Times New Roman" w:cs="Times New Roman"/>
          <w:sz w:val="24"/>
          <w:szCs w:val="24"/>
          <w:lang w:eastAsia="es-BO"/>
        </w:rPr>
        <w:t xml:space="preserve"> sigue un trazado en espiral alrededor del hueso.</w:t>
      </w:r>
    </w:p>
    <w:p w:rsidR="00831C74" w:rsidRPr="00831C74" w:rsidRDefault="00831C74" w:rsidP="00831C7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lastRenderedPageBreak/>
        <w:t>4. Conminuta:</w:t>
      </w:r>
      <w:r w:rsidRPr="00831C74">
        <w:rPr>
          <w:rFonts w:ascii="Times New Roman" w:eastAsia="Times New Roman" w:hAnsi="Times New Roman" w:cs="Times New Roman"/>
          <w:sz w:val="24"/>
          <w:szCs w:val="24"/>
          <w:lang w:eastAsia="es-BO"/>
        </w:rPr>
        <w:t xml:space="preserve"> tiene tres o más fragmentos</w:t>
      </w:r>
    </w:p>
    <w:p w:rsidR="00831C74" w:rsidRPr="00831C74" w:rsidRDefault="00831C74" w:rsidP="00831C7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5. Segmentaria</w:t>
      </w:r>
      <w:r w:rsidRPr="00831C74">
        <w:rPr>
          <w:rFonts w:ascii="Times New Roman" w:eastAsia="Times New Roman" w:hAnsi="Times New Roman" w:cs="Times New Roman"/>
          <w:sz w:val="24"/>
          <w:szCs w:val="24"/>
          <w:lang w:eastAsia="es-BO"/>
        </w:rPr>
        <w:t>: tiene un segmento del hueso fracturado y desprendido.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Según la desviación de los fragmentos</w:t>
      </w:r>
    </w:p>
    <w:p w:rsidR="00831C74" w:rsidRPr="00831C74" w:rsidRDefault="00831C74" w:rsidP="00831C7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Anguladas</w:t>
      </w:r>
      <w:r w:rsidRPr="00831C74">
        <w:rPr>
          <w:rFonts w:ascii="Times New Roman" w:eastAsia="Times New Roman" w:hAnsi="Times New Roman" w:cs="Times New Roman"/>
          <w:sz w:val="24"/>
          <w:szCs w:val="24"/>
          <w:lang w:eastAsia="es-BO"/>
        </w:rPr>
        <w:t>: Los dos fragmentos en que ha quedado dividido el hueso a causa de la fractura forman un ángulo.</w:t>
      </w:r>
    </w:p>
    <w:p w:rsidR="00831C74" w:rsidRPr="00831C74" w:rsidRDefault="00831C74" w:rsidP="00831C7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Con desplazamiento lateral</w:t>
      </w:r>
      <w:r w:rsidRPr="00831C74">
        <w:rPr>
          <w:rFonts w:ascii="Times New Roman" w:eastAsia="Times New Roman" w:hAnsi="Times New Roman" w:cs="Times New Roman"/>
          <w:sz w:val="24"/>
          <w:szCs w:val="24"/>
          <w:lang w:eastAsia="es-BO"/>
        </w:rPr>
        <w:t xml:space="preserve">: Las dos superficies correspondientes a la línea de fractura no quedan confrontadas entre </w:t>
      </w:r>
      <w:proofErr w:type="spellStart"/>
      <w:r w:rsidRPr="00831C74">
        <w:rPr>
          <w:rFonts w:ascii="Times New Roman" w:eastAsia="Times New Roman" w:hAnsi="Times New Roman" w:cs="Times New Roman"/>
          <w:sz w:val="24"/>
          <w:szCs w:val="24"/>
          <w:lang w:eastAsia="es-BO"/>
        </w:rPr>
        <w:t>si</w:t>
      </w:r>
      <w:proofErr w:type="spellEnd"/>
      <w:r w:rsidRPr="00831C74">
        <w:rPr>
          <w:rFonts w:ascii="Times New Roman" w:eastAsia="Times New Roman" w:hAnsi="Times New Roman" w:cs="Times New Roman"/>
          <w:sz w:val="24"/>
          <w:szCs w:val="24"/>
          <w:lang w:eastAsia="es-BO"/>
        </w:rPr>
        <w:t>, por haberse desplazado lateralmente uno o los dos fragmentos.</w:t>
      </w:r>
    </w:p>
    <w:p w:rsidR="00831C74" w:rsidRPr="00831C74" w:rsidRDefault="00831C74" w:rsidP="00831C7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31C74">
        <w:rPr>
          <w:rFonts w:ascii="Times New Roman" w:eastAsia="Times New Roman" w:hAnsi="Times New Roman" w:cs="Times New Roman"/>
          <w:b/>
          <w:bCs/>
          <w:sz w:val="24"/>
          <w:szCs w:val="24"/>
          <w:lang w:eastAsia="es-BO"/>
        </w:rPr>
        <w:t>Acabalgadas</w:t>
      </w:r>
      <w:proofErr w:type="spellEnd"/>
      <w:r w:rsidRPr="00831C74">
        <w:rPr>
          <w:rFonts w:ascii="Times New Roman" w:eastAsia="Times New Roman" w:hAnsi="Times New Roman" w:cs="Times New Roman"/>
          <w:sz w:val="24"/>
          <w:szCs w:val="24"/>
          <w:lang w:eastAsia="es-BO"/>
        </w:rPr>
        <w:t>: Uno de los fragmentos queda situado sobre el otro, con lo cual se produce un acortamiento del hueso afectado.</w:t>
      </w:r>
    </w:p>
    <w:p w:rsidR="00831C74" w:rsidRPr="00831C74" w:rsidRDefault="00831C74" w:rsidP="00831C7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Engranadas</w:t>
      </w:r>
      <w:r w:rsidRPr="00831C74">
        <w:rPr>
          <w:rFonts w:ascii="Times New Roman" w:eastAsia="Times New Roman" w:hAnsi="Times New Roman" w:cs="Times New Roman"/>
          <w:sz w:val="24"/>
          <w:szCs w:val="24"/>
          <w:lang w:eastAsia="es-BO"/>
        </w:rPr>
        <w:t>: Uno de los fragmentos ha quedado empotrado en el otro.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Según el mecanismo de producción</w:t>
      </w:r>
    </w:p>
    <w:p w:rsidR="00831C74" w:rsidRPr="00831C74" w:rsidRDefault="00831C74" w:rsidP="00831C7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Traumatismo directo</w:t>
      </w:r>
      <w:r w:rsidRPr="00831C74">
        <w:rPr>
          <w:rFonts w:ascii="Times New Roman" w:eastAsia="Times New Roman" w:hAnsi="Times New Roman" w:cs="Times New Roman"/>
          <w:sz w:val="24"/>
          <w:szCs w:val="24"/>
          <w:lang w:eastAsia="es-BO"/>
        </w:rPr>
        <w:t>: La fractura se produce en el punto sobre el cual ha actuado el agente traumático. Por ejemplo: fractura de cúbito por un golpe fuerte en el brazo.</w:t>
      </w:r>
    </w:p>
    <w:p w:rsidR="00831C74" w:rsidRPr="00831C74" w:rsidRDefault="00831C74" w:rsidP="00831C7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Traumatismo indirecto</w:t>
      </w:r>
      <w:r w:rsidRPr="00831C74">
        <w:rPr>
          <w:rFonts w:ascii="Times New Roman" w:eastAsia="Times New Roman" w:hAnsi="Times New Roman" w:cs="Times New Roman"/>
          <w:sz w:val="24"/>
          <w:szCs w:val="24"/>
          <w:lang w:eastAsia="es-BO"/>
        </w:rPr>
        <w:t>: La fractura se produce a distancia del lugar donde ha actuado el agente traumático. Por ejemplo: fractura del codo por una caída sobre las palmas de las manos.</w:t>
      </w:r>
    </w:p>
    <w:p w:rsidR="00831C74" w:rsidRPr="00831C74" w:rsidRDefault="00831C74" w:rsidP="00831C7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Contracción muscular brusca</w:t>
      </w:r>
      <w:r w:rsidRPr="00831C74">
        <w:rPr>
          <w:rFonts w:ascii="Times New Roman" w:eastAsia="Times New Roman" w:hAnsi="Times New Roman" w:cs="Times New Roman"/>
          <w:sz w:val="24"/>
          <w:szCs w:val="24"/>
          <w:lang w:eastAsia="es-BO"/>
        </w:rPr>
        <w:t xml:space="preserve">: En deportistas y personas con un gran </w:t>
      </w:r>
      <w:hyperlink r:id="rId111" w:history="1">
        <w:r w:rsidRPr="00831C74">
          <w:rPr>
            <w:rFonts w:ascii="Times New Roman" w:eastAsia="Times New Roman" w:hAnsi="Times New Roman" w:cs="Times New Roman"/>
            <w:color w:val="0000FF"/>
            <w:sz w:val="24"/>
            <w:szCs w:val="24"/>
            <w:u w:val="single"/>
            <w:lang w:eastAsia="es-BO"/>
          </w:rPr>
          <w:t>desarrollo</w:t>
        </w:r>
      </w:hyperlink>
      <w:r w:rsidRPr="00831C74">
        <w:rPr>
          <w:rFonts w:ascii="Times New Roman" w:eastAsia="Times New Roman" w:hAnsi="Times New Roman" w:cs="Times New Roman"/>
          <w:sz w:val="24"/>
          <w:szCs w:val="24"/>
          <w:lang w:eastAsia="es-BO"/>
        </w:rPr>
        <w:t xml:space="preserve"> muscular se pueden producir fracturas por arrancamiento óseo al contraerse brusca y fuertemente un músculo determinado.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Se deben considerar los siguientes términos que describen en </w:t>
      </w:r>
      <w:hyperlink r:id="rId112" w:history="1">
        <w:r w:rsidRPr="00831C74">
          <w:rPr>
            <w:rFonts w:ascii="Times New Roman" w:eastAsia="Times New Roman" w:hAnsi="Times New Roman" w:cs="Times New Roman"/>
            <w:color w:val="0000FF"/>
            <w:sz w:val="24"/>
            <w:szCs w:val="24"/>
            <w:u w:val="single"/>
            <w:lang w:eastAsia="es-BO"/>
          </w:rPr>
          <w:t>estado</w:t>
        </w:r>
      </w:hyperlink>
      <w:r w:rsidRPr="00831C74">
        <w:rPr>
          <w:rFonts w:ascii="Times New Roman" w:eastAsia="Times New Roman" w:hAnsi="Times New Roman" w:cs="Times New Roman"/>
          <w:sz w:val="24"/>
          <w:szCs w:val="24"/>
          <w:lang w:eastAsia="es-BO"/>
        </w:rPr>
        <w:t xml:space="preserve"> de la fractura en relación con los extremos óseos.</w:t>
      </w:r>
    </w:p>
    <w:p w:rsidR="00831C74" w:rsidRPr="00831C74" w:rsidRDefault="00831C74" w:rsidP="00831C7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Impactada:</w:t>
      </w:r>
      <w:r w:rsidRPr="00831C74">
        <w:rPr>
          <w:rFonts w:ascii="Times New Roman" w:eastAsia="Times New Roman" w:hAnsi="Times New Roman" w:cs="Times New Roman"/>
          <w:sz w:val="24"/>
          <w:szCs w:val="24"/>
          <w:lang w:eastAsia="es-BO"/>
        </w:rPr>
        <w:t xml:space="preserve"> un extremo del hueso es empujado hacia el otro cuando se produce una gran </w:t>
      </w:r>
      <w:hyperlink r:id="rId113" w:history="1">
        <w:r w:rsidRPr="00831C74">
          <w:rPr>
            <w:rFonts w:ascii="Times New Roman" w:eastAsia="Times New Roman" w:hAnsi="Times New Roman" w:cs="Times New Roman"/>
            <w:color w:val="0000FF"/>
            <w:sz w:val="24"/>
            <w:szCs w:val="24"/>
            <w:u w:val="single"/>
            <w:lang w:eastAsia="es-BO"/>
          </w:rPr>
          <w:t>fuerza</w:t>
        </w:r>
      </w:hyperlink>
      <w:r w:rsidRPr="00831C74">
        <w:rPr>
          <w:rFonts w:ascii="Times New Roman" w:eastAsia="Times New Roman" w:hAnsi="Times New Roman" w:cs="Times New Roman"/>
          <w:sz w:val="24"/>
          <w:szCs w:val="24"/>
          <w:lang w:eastAsia="es-BO"/>
        </w:rPr>
        <w:t>.</w:t>
      </w:r>
    </w:p>
    <w:p w:rsidR="00831C74" w:rsidRPr="00831C74" w:rsidRDefault="00831C74" w:rsidP="00831C7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Hundida:</w:t>
      </w:r>
      <w:r w:rsidRPr="00831C74">
        <w:rPr>
          <w:rFonts w:ascii="Times New Roman" w:eastAsia="Times New Roman" w:hAnsi="Times New Roman" w:cs="Times New Roman"/>
          <w:sz w:val="24"/>
          <w:szCs w:val="24"/>
          <w:lang w:eastAsia="es-BO"/>
        </w:rPr>
        <w:t xml:space="preserve"> los extremos óseos son comprimidos hacia dentro y por tanto están hundidos</w:t>
      </w:r>
    </w:p>
    <w:p w:rsidR="00831C74" w:rsidRPr="00831C74" w:rsidRDefault="00831C74" w:rsidP="00831C7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Longitudinal</w:t>
      </w:r>
      <w:r w:rsidRPr="00831C74">
        <w:rPr>
          <w:rFonts w:ascii="Times New Roman" w:eastAsia="Times New Roman" w:hAnsi="Times New Roman" w:cs="Times New Roman"/>
          <w:sz w:val="24"/>
          <w:szCs w:val="24"/>
          <w:lang w:eastAsia="es-BO"/>
        </w:rPr>
        <w:t>: la fractura es paralela al hueso (b es decir, discurre en sentido longitudinal en lugar de horizontal)</w:t>
      </w:r>
    </w:p>
    <w:p w:rsidR="00831C74" w:rsidRPr="00831C74" w:rsidRDefault="00831C74" w:rsidP="00831C7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Compresiva:</w:t>
      </w:r>
      <w:r w:rsidRPr="00831C74">
        <w:rPr>
          <w:rFonts w:ascii="Times New Roman" w:eastAsia="Times New Roman" w:hAnsi="Times New Roman" w:cs="Times New Roman"/>
          <w:sz w:val="24"/>
          <w:szCs w:val="24"/>
          <w:lang w:eastAsia="es-BO"/>
        </w:rPr>
        <w:t xml:space="preserve"> habitualmente describe un hueso que esta aplastada; suele referirse al colapso de una vértebra.</w:t>
      </w:r>
    </w:p>
    <w:p w:rsidR="00831C74" w:rsidRPr="00831C74" w:rsidRDefault="00831C74" w:rsidP="00831C7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Fracturas por sobrecarga:</w:t>
      </w:r>
      <w:r w:rsidRPr="00831C74">
        <w:rPr>
          <w:rFonts w:ascii="Times New Roman" w:eastAsia="Times New Roman" w:hAnsi="Times New Roman" w:cs="Times New Roman"/>
          <w:sz w:val="24"/>
          <w:szCs w:val="24"/>
          <w:lang w:eastAsia="es-BO"/>
        </w:rPr>
        <w:t xml:space="preserve"> se producen por la sobrecarga repetida en un hueso (ej. Al correr)</w:t>
      </w:r>
    </w:p>
    <w:p w:rsidR="00831C74" w:rsidRPr="00831C74" w:rsidRDefault="00831C74" w:rsidP="00831C7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Fracturas patológicas</w:t>
      </w:r>
      <w:r w:rsidRPr="00831C74">
        <w:rPr>
          <w:rFonts w:ascii="Times New Roman" w:eastAsia="Times New Roman" w:hAnsi="Times New Roman" w:cs="Times New Roman"/>
          <w:sz w:val="24"/>
          <w:szCs w:val="24"/>
          <w:lang w:eastAsia="es-BO"/>
        </w:rPr>
        <w:t xml:space="preserve">: se deben a una sobrecarga mínima en un hueso debilitado por una causa patológica (ej.: la </w:t>
      </w:r>
      <w:hyperlink r:id="rId114" w:history="1">
        <w:r w:rsidRPr="00831C74">
          <w:rPr>
            <w:rFonts w:ascii="Times New Roman" w:eastAsia="Times New Roman" w:hAnsi="Times New Roman" w:cs="Times New Roman"/>
            <w:color w:val="0000FF"/>
            <w:sz w:val="24"/>
            <w:szCs w:val="24"/>
            <w:u w:val="single"/>
            <w:lang w:eastAsia="es-BO"/>
          </w:rPr>
          <w:t>osteoporosis</w:t>
        </w:r>
      </w:hyperlink>
      <w:r w:rsidRPr="00831C74">
        <w:rPr>
          <w:rFonts w:ascii="Times New Roman" w:eastAsia="Times New Roman" w:hAnsi="Times New Roman" w:cs="Times New Roman"/>
          <w:sz w:val="24"/>
          <w:szCs w:val="24"/>
          <w:lang w:eastAsia="es-BO"/>
        </w:rPr>
        <w:t xml:space="preserve"> o el cáncer óseo)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Manifestaciones clínicas:</w:t>
      </w:r>
    </w:p>
    <w:p w:rsidR="00831C74" w:rsidRPr="00831C74" w:rsidRDefault="00831C74" w:rsidP="00831C7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Dolor (es continuo y se intensifica hasta que se inmovilizan los fragmentos </w:t>
      </w:r>
      <w:proofErr w:type="spellStart"/>
      <w:r w:rsidRPr="00831C74">
        <w:rPr>
          <w:rFonts w:ascii="Times New Roman" w:eastAsia="Times New Roman" w:hAnsi="Times New Roman" w:cs="Times New Roman"/>
          <w:sz w:val="24"/>
          <w:szCs w:val="24"/>
          <w:lang w:eastAsia="es-BO"/>
        </w:rPr>
        <w:t>oseos</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Perdida de la función</w:t>
      </w:r>
    </w:p>
    <w:p w:rsidR="00831C74" w:rsidRPr="00831C74" w:rsidRDefault="00831C74" w:rsidP="00831C7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Deformidad (que puede generar edema de </w:t>
      </w:r>
      <w:hyperlink r:id="rId115" w:history="1">
        <w:r w:rsidRPr="00831C74">
          <w:rPr>
            <w:rFonts w:ascii="Times New Roman" w:eastAsia="Times New Roman" w:hAnsi="Times New Roman" w:cs="Times New Roman"/>
            <w:color w:val="0000FF"/>
            <w:sz w:val="24"/>
            <w:szCs w:val="24"/>
            <w:u w:val="single"/>
            <w:lang w:eastAsia="es-BO"/>
          </w:rPr>
          <w:t>tejidos</w:t>
        </w:r>
      </w:hyperlink>
      <w:r w:rsidRPr="00831C74">
        <w:rPr>
          <w:rFonts w:ascii="Times New Roman" w:eastAsia="Times New Roman" w:hAnsi="Times New Roman" w:cs="Times New Roman"/>
          <w:sz w:val="24"/>
          <w:szCs w:val="24"/>
          <w:lang w:eastAsia="es-BO"/>
        </w:rPr>
        <w:t xml:space="preserve"> blandos)</w:t>
      </w:r>
    </w:p>
    <w:p w:rsidR="00831C74" w:rsidRPr="00831C74" w:rsidRDefault="00831C74" w:rsidP="00831C7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Acortamiento de la extremidad</w:t>
      </w:r>
    </w:p>
    <w:p w:rsidR="00831C74" w:rsidRPr="00831C74" w:rsidRDefault="00831C74" w:rsidP="00831C7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lastRenderedPageBreak/>
        <w:t>Crepitación</w:t>
      </w:r>
    </w:p>
    <w:p w:rsidR="00831C74" w:rsidRPr="00831C74" w:rsidRDefault="00831C74" w:rsidP="00831C7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Hinchazón local</w:t>
      </w:r>
    </w:p>
    <w:p w:rsidR="00831C74" w:rsidRPr="00831C74" w:rsidRDefault="00831C74" w:rsidP="00831C7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Decoloración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No todos los síntomas y </w:t>
      </w:r>
      <w:hyperlink r:id="rId116" w:history="1">
        <w:r w:rsidRPr="00831C74">
          <w:rPr>
            <w:rFonts w:ascii="Times New Roman" w:eastAsia="Times New Roman" w:hAnsi="Times New Roman" w:cs="Times New Roman"/>
            <w:color w:val="0000FF"/>
            <w:sz w:val="24"/>
            <w:szCs w:val="24"/>
            <w:u w:val="single"/>
            <w:lang w:eastAsia="es-BO"/>
          </w:rPr>
          <w:t>signos</w:t>
        </w:r>
      </w:hyperlink>
      <w:r w:rsidRPr="00831C74">
        <w:rPr>
          <w:rFonts w:ascii="Times New Roman" w:eastAsia="Times New Roman" w:hAnsi="Times New Roman" w:cs="Times New Roman"/>
          <w:sz w:val="24"/>
          <w:szCs w:val="24"/>
          <w:lang w:eastAsia="es-BO"/>
        </w:rPr>
        <w:t xml:space="preserve"> señalaos están siempre presentes en una fractura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31C74">
        <w:rPr>
          <w:rFonts w:ascii="Times New Roman" w:eastAsia="Times New Roman" w:hAnsi="Times New Roman" w:cs="Times New Roman"/>
          <w:b/>
          <w:bCs/>
          <w:sz w:val="24"/>
          <w:szCs w:val="24"/>
          <w:lang w:eastAsia="es-BO"/>
        </w:rPr>
        <w:t>Diagnostico</w:t>
      </w:r>
      <w:proofErr w:type="spellEnd"/>
      <w:r w:rsidRPr="00831C74">
        <w:rPr>
          <w:rFonts w:ascii="Times New Roman" w:eastAsia="Times New Roman" w:hAnsi="Times New Roman" w:cs="Times New Roman"/>
          <w:b/>
          <w:bCs/>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Los </w:t>
      </w:r>
      <w:hyperlink r:id="rId117" w:history="1">
        <w:r w:rsidRPr="00831C74">
          <w:rPr>
            <w:rFonts w:ascii="Times New Roman" w:eastAsia="Times New Roman" w:hAnsi="Times New Roman" w:cs="Times New Roman"/>
            <w:color w:val="0000FF"/>
            <w:sz w:val="24"/>
            <w:szCs w:val="24"/>
            <w:u w:val="single"/>
            <w:lang w:eastAsia="es-BO"/>
          </w:rPr>
          <w:t>procedimientos</w:t>
        </w:r>
      </w:hyperlink>
      <w:r w:rsidRPr="00831C74">
        <w:rPr>
          <w:rFonts w:ascii="Times New Roman" w:eastAsia="Times New Roman" w:hAnsi="Times New Roman" w:cs="Times New Roman"/>
          <w:sz w:val="24"/>
          <w:szCs w:val="24"/>
          <w:lang w:eastAsia="es-BO"/>
        </w:rPr>
        <w:t xml:space="preserve"> de </w:t>
      </w:r>
      <w:hyperlink r:id="rId118" w:history="1">
        <w:r w:rsidRPr="00831C74">
          <w:rPr>
            <w:rFonts w:ascii="Times New Roman" w:eastAsia="Times New Roman" w:hAnsi="Times New Roman" w:cs="Times New Roman"/>
            <w:color w:val="0000FF"/>
            <w:sz w:val="24"/>
            <w:szCs w:val="24"/>
            <w:u w:val="single"/>
            <w:lang w:eastAsia="es-BO"/>
          </w:rPr>
          <w:t>diagnóstico</w:t>
        </w:r>
      </w:hyperlink>
      <w:r w:rsidRPr="00831C74">
        <w:rPr>
          <w:rFonts w:ascii="Times New Roman" w:eastAsia="Times New Roman" w:hAnsi="Times New Roman" w:cs="Times New Roman"/>
          <w:sz w:val="24"/>
          <w:szCs w:val="24"/>
          <w:lang w:eastAsia="es-BO"/>
        </w:rPr>
        <w:t xml:space="preserve"> pueden incluir, </w:t>
      </w:r>
      <w:hyperlink r:id="rId119" w:history="1">
        <w:r w:rsidRPr="00831C74">
          <w:rPr>
            <w:rFonts w:ascii="Times New Roman" w:eastAsia="Times New Roman" w:hAnsi="Times New Roman" w:cs="Times New Roman"/>
            <w:color w:val="0000FF"/>
            <w:sz w:val="24"/>
            <w:szCs w:val="24"/>
            <w:u w:val="single"/>
            <w:lang w:eastAsia="es-BO"/>
          </w:rPr>
          <w:t>rayos x</w:t>
        </w:r>
      </w:hyperlink>
      <w:r w:rsidRPr="00831C74">
        <w:rPr>
          <w:rFonts w:ascii="Times New Roman" w:eastAsia="Times New Roman" w:hAnsi="Times New Roman" w:cs="Times New Roman"/>
          <w:sz w:val="24"/>
          <w:szCs w:val="24"/>
          <w:lang w:eastAsia="es-BO"/>
        </w:rPr>
        <w:t xml:space="preserve">, tomografías computarizadas, </w:t>
      </w:r>
      <w:hyperlink r:id="rId120" w:history="1">
        <w:r w:rsidRPr="00831C74">
          <w:rPr>
            <w:rFonts w:ascii="Times New Roman" w:eastAsia="Times New Roman" w:hAnsi="Times New Roman" w:cs="Times New Roman"/>
            <w:color w:val="0000FF"/>
            <w:sz w:val="24"/>
            <w:szCs w:val="24"/>
            <w:u w:val="single"/>
            <w:lang w:eastAsia="es-BO"/>
          </w:rPr>
          <w:t>imágenes</w:t>
        </w:r>
      </w:hyperlink>
      <w:r w:rsidRPr="00831C74">
        <w:rPr>
          <w:rFonts w:ascii="Times New Roman" w:eastAsia="Times New Roman" w:hAnsi="Times New Roman" w:cs="Times New Roman"/>
          <w:sz w:val="24"/>
          <w:szCs w:val="24"/>
          <w:lang w:eastAsia="es-BO"/>
        </w:rPr>
        <w:t xml:space="preserve"> por resonancia magnéticas y el examen físico junto con la anamnesis.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No es tan obvio como parece. Para que el diagnóstico sea completo, debe considerarse:</w:t>
      </w:r>
    </w:p>
    <w:p w:rsidR="00831C74" w:rsidRPr="00831C74" w:rsidRDefault="00831C74" w:rsidP="00831C7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Anamnesis: debe ser consignado cómo, dónde y cuándo ocurrió el accidente, con absoluta precisión, usando los </w:t>
      </w:r>
      <w:hyperlink r:id="rId121" w:history="1">
        <w:r w:rsidRPr="00831C74">
          <w:rPr>
            <w:rFonts w:ascii="Times New Roman" w:eastAsia="Times New Roman" w:hAnsi="Times New Roman" w:cs="Times New Roman"/>
            <w:color w:val="0000FF"/>
            <w:sz w:val="24"/>
            <w:szCs w:val="24"/>
            <w:u w:val="single"/>
            <w:lang w:eastAsia="es-BO"/>
          </w:rPr>
          <w:t>datos</w:t>
        </w:r>
      </w:hyperlink>
      <w:r w:rsidRPr="00831C74">
        <w:rPr>
          <w:rFonts w:ascii="Times New Roman" w:eastAsia="Times New Roman" w:hAnsi="Times New Roman" w:cs="Times New Roman"/>
          <w:sz w:val="24"/>
          <w:szCs w:val="24"/>
          <w:lang w:eastAsia="es-BO"/>
        </w:rPr>
        <w:t xml:space="preserve"> ofrecidos por el mismo enfermo o sus testigos. La magnitud de los daños locales y la posibilidad inmediata de la existencia de otras lesiones (</w:t>
      </w:r>
      <w:proofErr w:type="spellStart"/>
      <w:r w:rsidRPr="00831C74">
        <w:rPr>
          <w:rFonts w:ascii="Times New Roman" w:eastAsia="Times New Roman" w:hAnsi="Times New Roman" w:cs="Times New Roman"/>
          <w:sz w:val="24"/>
          <w:szCs w:val="24"/>
          <w:lang w:eastAsia="es-BO"/>
        </w:rPr>
        <w:t>polifracturado</w:t>
      </w:r>
      <w:proofErr w:type="spellEnd"/>
      <w:r w:rsidRPr="00831C74">
        <w:rPr>
          <w:rFonts w:ascii="Times New Roman" w:eastAsia="Times New Roman" w:hAnsi="Times New Roman" w:cs="Times New Roman"/>
          <w:sz w:val="24"/>
          <w:szCs w:val="24"/>
          <w:lang w:eastAsia="es-BO"/>
        </w:rPr>
        <w:t xml:space="preserve"> o </w:t>
      </w:r>
      <w:proofErr w:type="spellStart"/>
      <w:r w:rsidRPr="00831C74">
        <w:rPr>
          <w:rFonts w:ascii="Times New Roman" w:eastAsia="Times New Roman" w:hAnsi="Times New Roman" w:cs="Times New Roman"/>
          <w:sz w:val="24"/>
          <w:szCs w:val="24"/>
          <w:lang w:eastAsia="es-BO"/>
        </w:rPr>
        <w:t>politraumatizado</w:t>
      </w:r>
      <w:proofErr w:type="spellEnd"/>
      <w:r w:rsidRPr="00831C74">
        <w:rPr>
          <w:rFonts w:ascii="Times New Roman" w:eastAsia="Times New Roman" w:hAnsi="Times New Roman" w:cs="Times New Roman"/>
          <w:sz w:val="24"/>
          <w:szCs w:val="24"/>
          <w:lang w:eastAsia="es-BO"/>
        </w:rPr>
        <w:t xml:space="preserve">) puede ser inferida con mucha aproximación de estos hechos </w:t>
      </w:r>
      <w:proofErr w:type="spellStart"/>
      <w:r w:rsidRPr="00831C74">
        <w:rPr>
          <w:rFonts w:ascii="Times New Roman" w:eastAsia="Times New Roman" w:hAnsi="Times New Roman" w:cs="Times New Roman"/>
          <w:sz w:val="24"/>
          <w:szCs w:val="24"/>
          <w:lang w:eastAsia="es-BO"/>
        </w:rPr>
        <w:t>anamnésticos.Datos</w:t>
      </w:r>
      <w:proofErr w:type="spellEnd"/>
      <w:r w:rsidRPr="00831C74">
        <w:rPr>
          <w:rFonts w:ascii="Times New Roman" w:eastAsia="Times New Roman" w:hAnsi="Times New Roman" w:cs="Times New Roman"/>
          <w:sz w:val="24"/>
          <w:szCs w:val="24"/>
          <w:lang w:eastAsia="es-BO"/>
        </w:rPr>
        <w:t xml:space="preserve"> como altura de la caída, consistencia y </w:t>
      </w:r>
      <w:hyperlink r:id="rId122" w:history="1">
        <w:r w:rsidRPr="00831C74">
          <w:rPr>
            <w:rFonts w:ascii="Times New Roman" w:eastAsia="Times New Roman" w:hAnsi="Times New Roman" w:cs="Times New Roman"/>
            <w:color w:val="0000FF"/>
            <w:sz w:val="24"/>
            <w:szCs w:val="24"/>
            <w:u w:val="single"/>
            <w:lang w:eastAsia="es-BO"/>
          </w:rPr>
          <w:t>naturaleza</w:t>
        </w:r>
      </w:hyperlink>
      <w:r w:rsidRPr="00831C74">
        <w:rPr>
          <w:rFonts w:ascii="Times New Roman" w:eastAsia="Times New Roman" w:hAnsi="Times New Roman" w:cs="Times New Roman"/>
          <w:sz w:val="24"/>
          <w:szCs w:val="24"/>
          <w:lang w:eastAsia="es-BO"/>
        </w:rPr>
        <w:t xml:space="preserve"> del </w:t>
      </w:r>
      <w:hyperlink r:id="rId123" w:history="1">
        <w:r w:rsidRPr="00831C74">
          <w:rPr>
            <w:rFonts w:ascii="Times New Roman" w:eastAsia="Times New Roman" w:hAnsi="Times New Roman" w:cs="Times New Roman"/>
            <w:color w:val="0000FF"/>
            <w:sz w:val="24"/>
            <w:szCs w:val="24"/>
            <w:u w:val="single"/>
            <w:lang w:eastAsia="es-BO"/>
          </w:rPr>
          <w:t>suelo</w:t>
        </w:r>
      </w:hyperlink>
      <w:r w:rsidRPr="00831C74">
        <w:rPr>
          <w:rFonts w:ascii="Times New Roman" w:eastAsia="Times New Roman" w:hAnsi="Times New Roman" w:cs="Times New Roman"/>
          <w:sz w:val="24"/>
          <w:szCs w:val="24"/>
          <w:lang w:eastAsia="es-BO"/>
        </w:rPr>
        <w:t xml:space="preserve">, </w:t>
      </w:r>
      <w:hyperlink r:id="rId124" w:anchor="TEORICO" w:history="1">
        <w:r w:rsidRPr="00831C74">
          <w:rPr>
            <w:rFonts w:ascii="Times New Roman" w:eastAsia="Times New Roman" w:hAnsi="Times New Roman" w:cs="Times New Roman"/>
            <w:color w:val="0000FF"/>
            <w:sz w:val="24"/>
            <w:szCs w:val="24"/>
            <w:u w:val="single"/>
            <w:lang w:eastAsia="es-BO"/>
          </w:rPr>
          <w:t>velocidad</w:t>
        </w:r>
      </w:hyperlink>
      <w:r w:rsidRPr="00831C74">
        <w:rPr>
          <w:rFonts w:ascii="Times New Roman" w:eastAsia="Times New Roman" w:hAnsi="Times New Roman" w:cs="Times New Roman"/>
          <w:sz w:val="24"/>
          <w:szCs w:val="24"/>
          <w:lang w:eastAsia="es-BO"/>
        </w:rPr>
        <w:t xml:space="preserve"> del vehículo que provocó el atropello, existencia de estado de ebriedad, </w:t>
      </w:r>
      <w:hyperlink r:id="rId125" w:history="1">
        <w:r w:rsidRPr="00831C74">
          <w:rPr>
            <w:rFonts w:ascii="Times New Roman" w:eastAsia="Times New Roman" w:hAnsi="Times New Roman" w:cs="Times New Roman"/>
            <w:color w:val="0000FF"/>
            <w:sz w:val="24"/>
            <w:szCs w:val="24"/>
            <w:u w:val="single"/>
            <w:lang w:eastAsia="es-BO"/>
          </w:rPr>
          <w:t>tiempo</w:t>
        </w:r>
      </w:hyperlink>
      <w:r w:rsidRPr="00831C74">
        <w:rPr>
          <w:rFonts w:ascii="Times New Roman" w:eastAsia="Times New Roman" w:hAnsi="Times New Roman" w:cs="Times New Roman"/>
          <w:sz w:val="24"/>
          <w:szCs w:val="24"/>
          <w:lang w:eastAsia="es-BO"/>
        </w:rPr>
        <w:t xml:space="preserve"> exacto transcurrido, etc., son datos de enorme </w:t>
      </w:r>
      <w:hyperlink r:id="rId126" w:history="1">
        <w:r w:rsidRPr="00831C74">
          <w:rPr>
            <w:rFonts w:ascii="Times New Roman" w:eastAsia="Times New Roman" w:hAnsi="Times New Roman" w:cs="Times New Roman"/>
            <w:color w:val="0000FF"/>
            <w:sz w:val="24"/>
            <w:szCs w:val="24"/>
            <w:u w:val="single"/>
            <w:lang w:eastAsia="es-BO"/>
          </w:rPr>
          <w:t>valor</w:t>
        </w:r>
      </w:hyperlink>
      <w:r w:rsidRPr="00831C74">
        <w:rPr>
          <w:rFonts w:ascii="Times New Roman" w:eastAsia="Times New Roman" w:hAnsi="Times New Roman" w:cs="Times New Roman"/>
          <w:sz w:val="24"/>
          <w:szCs w:val="24"/>
          <w:lang w:eastAsia="es-BO"/>
        </w:rPr>
        <w:t xml:space="preserve"> médico y médico-legal; suelen ser determinantes en el pronóstico y en el tratamiento.</w:t>
      </w:r>
    </w:p>
    <w:p w:rsidR="00831C74" w:rsidRPr="00831C74" w:rsidRDefault="00831C74" w:rsidP="00831C7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Examen físico: debe ser completo y meticuloso, referido 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Signos vitales: pulso, </w:t>
      </w:r>
      <w:hyperlink r:id="rId127" w:history="1">
        <w:r w:rsidRPr="00831C74">
          <w:rPr>
            <w:rFonts w:ascii="Times New Roman" w:eastAsia="Times New Roman" w:hAnsi="Times New Roman" w:cs="Times New Roman"/>
            <w:color w:val="0000FF"/>
            <w:sz w:val="24"/>
            <w:szCs w:val="24"/>
            <w:u w:val="single"/>
            <w:lang w:eastAsia="es-BO"/>
          </w:rPr>
          <w:t>presión</w:t>
        </w:r>
      </w:hyperlink>
      <w:r w:rsidRPr="00831C74">
        <w:rPr>
          <w:rFonts w:ascii="Times New Roman" w:eastAsia="Times New Roman" w:hAnsi="Times New Roman" w:cs="Times New Roman"/>
          <w:sz w:val="24"/>
          <w:szCs w:val="24"/>
          <w:lang w:eastAsia="es-BO"/>
        </w:rPr>
        <w:t xml:space="preserve">, </w:t>
      </w:r>
      <w:hyperlink r:id="rId128" w:anchor="respi" w:history="1">
        <w:r w:rsidRPr="00831C74">
          <w:rPr>
            <w:rFonts w:ascii="Times New Roman" w:eastAsia="Times New Roman" w:hAnsi="Times New Roman" w:cs="Times New Roman"/>
            <w:color w:val="0000FF"/>
            <w:sz w:val="24"/>
            <w:szCs w:val="24"/>
            <w:u w:val="single"/>
            <w:lang w:eastAsia="es-BO"/>
          </w:rPr>
          <w:t>respiración</w:t>
        </w:r>
      </w:hyperlink>
      <w:r w:rsidRPr="00831C74">
        <w:rPr>
          <w:rFonts w:ascii="Times New Roman" w:eastAsia="Times New Roman" w:hAnsi="Times New Roman" w:cs="Times New Roman"/>
          <w:sz w:val="24"/>
          <w:szCs w:val="24"/>
          <w:lang w:eastAsia="es-BO"/>
        </w:rPr>
        <w:t xml:space="preserve">, </w:t>
      </w:r>
      <w:hyperlink r:id="rId129" w:history="1">
        <w:r w:rsidRPr="00831C74">
          <w:rPr>
            <w:rFonts w:ascii="Times New Roman" w:eastAsia="Times New Roman" w:hAnsi="Times New Roman" w:cs="Times New Roman"/>
            <w:color w:val="0000FF"/>
            <w:sz w:val="24"/>
            <w:szCs w:val="24"/>
            <w:u w:val="single"/>
            <w:lang w:eastAsia="es-BO"/>
          </w:rPr>
          <w:t>temperatura</w:t>
        </w:r>
      </w:hyperlink>
      <w:r w:rsidRPr="00831C74">
        <w:rPr>
          <w:rFonts w:ascii="Times New Roman" w:eastAsia="Times New Roman" w:hAnsi="Times New Roman" w:cs="Times New Roman"/>
          <w:sz w:val="24"/>
          <w:szCs w:val="24"/>
          <w:lang w:eastAsia="es-BO"/>
        </w:rPr>
        <w:t xml:space="preserve"> axilar, estado de </w:t>
      </w:r>
      <w:hyperlink r:id="rId130" w:history="1">
        <w:r w:rsidRPr="00831C74">
          <w:rPr>
            <w:rFonts w:ascii="Times New Roman" w:eastAsia="Times New Roman" w:hAnsi="Times New Roman" w:cs="Times New Roman"/>
            <w:color w:val="0000FF"/>
            <w:sz w:val="24"/>
            <w:szCs w:val="24"/>
            <w:u w:val="single"/>
            <w:lang w:eastAsia="es-BO"/>
          </w:rPr>
          <w:t>conciencia</w:t>
        </w:r>
      </w:hyperlink>
      <w:r w:rsidRPr="00831C74">
        <w:rPr>
          <w:rFonts w:ascii="Times New Roman" w:eastAsia="Times New Roman" w:hAnsi="Times New Roman" w:cs="Times New Roman"/>
          <w:sz w:val="24"/>
          <w:szCs w:val="24"/>
          <w:lang w:eastAsia="es-BO"/>
        </w:rPr>
        <w:t xml:space="preserve">, coloración de </w:t>
      </w:r>
      <w:hyperlink r:id="rId131" w:anchor="CINCO" w:history="1">
        <w:r w:rsidRPr="00831C74">
          <w:rPr>
            <w:rFonts w:ascii="Times New Roman" w:eastAsia="Times New Roman" w:hAnsi="Times New Roman" w:cs="Times New Roman"/>
            <w:color w:val="0000FF"/>
            <w:sz w:val="24"/>
            <w:szCs w:val="24"/>
            <w:u w:val="single"/>
            <w:lang w:eastAsia="es-BO"/>
          </w:rPr>
          <w:t>piel</w:t>
        </w:r>
      </w:hyperlink>
      <w:r w:rsidRPr="00831C74">
        <w:rPr>
          <w:rFonts w:ascii="Times New Roman" w:eastAsia="Times New Roman" w:hAnsi="Times New Roman" w:cs="Times New Roman"/>
          <w:sz w:val="24"/>
          <w:szCs w:val="24"/>
          <w:lang w:eastAsia="es-BO"/>
        </w:rPr>
        <w:t xml:space="preserve"> y conjuntivas, temperatura de tegumentos, etc., considerando antes que nada la posibilidad que se trate de un enfermo </w:t>
      </w:r>
      <w:proofErr w:type="spellStart"/>
      <w:r w:rsidRPr="00831C74">
        <w:rPr>
          <w:rFonts w:ascii="Times New Roman" w:eastAsia="Times New Roman" w:hAnsi="Times New Roman" w:cs="Times New Roman"/>
          <w:sz w:val="24"/>
          <w:szCs w:val="24"/>
          <w:lang w:eastAsia="es-BO"/>
        </w:rPr>
        <w:t>polifracturado</w:t>
      </w:r>
      <w:proofErr w:type="spellEnd"/>
      <w:r w:rsidRPr="00831C74">
        <w:rPr>
          <w:rFonts w:ascii="Times New Roman" w:eastAsia="Times New Roman" w:hAnsi="Times New Roman" w:cs="Times New Roman"/>
          <w:sz w:val="24"/>
          <w:szCs w:val="24"/>
          <w:lang w:eastAsia="es-BO"/>
        </w:rPr>
        <w:t xml:space="preserve"> o de un </w:t>
      </w:r>
      <w:proofErr w:type="spellStart"/>
      <w:r w:rsidRPr="00831C74">
        <w:rPr>
          <w:rFonts w:ascii="Times New Roman" w:eastAsia="Times New Roman" w:hAnsi="Times New Roman" w:cs="Times New Roman"/>
          <w:sz w:val="24"/>
          <w:szCs w:val="24"/>
          <w:lang w:eastAsia="es-BO"/>
        </w:rPr>
        <w:t>politraumatizado</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Segmentario: cabeza, cuello, tórax, abdomen, columna y extremidades, buscando la existencia de otras lesiones óseas, viscerales, encefálicas o vasculares. Es frecuente la asociación con traumatismo encéfalo craneano.</w:t>
      </w:r>
    </w:p>
    <w:p w:rsidR="00831C74" w:rsidRPr="00831C74" w:rsidRDefault="00831C74" w:rsidP="00831C7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Localizando el segmento fracturado: debe señalarse magnitud de lesión de partes blandas, existencia de colgajos de piel, grado de desvitalización de piel y colgajos, existencia de ruptura de vasos importantes, magnitud de la pérdida de </w:t>
      </w:r>
      <w:hyperlink r:id="rId132" w:history="1">
        <w:r w:rsidRPr="00831C74">
          <w:rPr>
            <w:rFonts w:ascii="Times New Roman" w:eastAsia="Times New Roman" w:hAnsi="Times New Roman" w:cs="Times New Roman"/>
            <w:color w:val="0000FF"/>
            <w:sz w:val="24"/>
            <w:szCs w:val="24"/>
            <w:u w:val="single"/>
            <w:lang w:eastAsia="es-BO"/>
          </w:rPr>
          <w:t>sangre</w:t>
        </w:r>
      </w:hyperlink>
      <w:r w:rsidRPr="00831C74">
        <w:rPr>
          <w:rFonts w:ascii="Times New Roman" w:eastAsia="Times New Roman" w:hAnsi="Times New Roman" w:cs="Times New Roman"/>
          <w:sz w:val="24"/>
          <w:szCs w:val="24"/>
          <w:lang w:eastAsia="es-BO"/>
        </w:rPr>
        <w:t>; posición del segmento fracturado, alteraciones de la irrigación e inervación.</w:t>
      </w:r>
    </w:p>
    <w:p w:rsidR="00831C74" w:rsidRPr="00831C74" w:rsidRDefault="00831C74" w:rsidP="00831C7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Examen radiográfico: deben obtenerse radiografías de buena </w:t>
      </w:r>
      <w:hyperlink r:id="rId133" w:history="1">
        <w:r w:rsidRPr="00831C74">
          <w:rPr>
            <w:rFonts w:ascii="Times New Roman" w:eastAsia="Times New Roman" w:hAnsi="Times New Roman" w:cs="Times New Roman"/>
            <w:color w:val="0000FF"/>
            <w:sz w:val="24"/>
            <w:szCs w:val="24"/>
            <w:u w:val="single"/>
            <w:lang w:eastAsia="es-BO"/>
          </w:rPr>
          <w:t>calidad</w:t>
        </w:r>
      </w:hyperlink>
      <w:r w:rsidRPr="00831C74">
        <w:rPr>
          <w:rFonts w:ascii="Times New Roman" w:eastAsia="Times New Roman" w:hAnsi="Times New Roman" w:cs="Times New Roman"/>
          <w:sz w:val="24"/>
          <w:szCs w:val="24"/>
          <w:lang w:eastAsia="es-BO"/>
        </w:rPr>
        <w:t xml:space="preserve">, en dos proyecciones, que abarquen todo el hueso fracturado, incluyendo las </w:t>
      </w:r>
      <w:hyperlink r:id="rId134" w:anchor="arti" w:history="1">
        <w:r w:rsidRPr="00831C74">
          <w:rPr>
            <w:rFonts w:ascii="Times New Roman" w:eastAsia="Times New Roman" w:hAnsi="Times New Roman" w:cs="Times New Roman"/>
            <w:color w:val="0000FF"/>
            <w:sz w:val="24"/>
            <w:szCs w:val="24"/>
            <w:u w:val="single"/>
            <w:lang w:eastAsia="es-BO"/>
          </w:rPr>
          <w:t>articulaciones</w:t>
        </w:r>
      </w:hyperlink>
      <w:r w:rsidRPr="00831C74">
        <w:rPr>
          <w:rFonts w:ascii="Times New Roman" w:eastAsia="Times New Roman" w:hAnsi="Times New Roman" w:cs="Times New Roman"/>
          <w:sz w:val="24"/>
          <w:szCs w:val="24"/>
          <w:lang w:eastAsia="es-BO"/>
        </w:rPr>
        <w:t xml:space="preserve"> proximal y distal.</w:t>
      </w:r>
    </w:p>
    <w:p w:rsidR="00831C74" w:rsidRPr="00831C74" w:rsidRDefault="00831C74" w:rsidP="00831C7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Si es necesario, se debe hacer estudio radiográfico de otros segmentos, en los cuales se sospeche también otras lesiones óseas: cráneo, columna, pelvis, etc.</w:t>
      </w:r>
    </w:p>
    <w:p w:rsidR="00831C74" w:rsidRPr="00831C74" w:rsidRDefault="00831C74" w:rsidP="00831C7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Otros exámenes: si las circunstancias lo permiten o la infraestructura del establecimiento es adecuada, debe extenderse el estudio inmediato a recuento sanguíneo, hematocrito, tipificación de </w:t>
      </w:r>
      <w:hyperlink r:id="rId135" w:history="1">
        <w:r w:rsidRPr="00831C74">
          <w:rPr>
            <w:rFonts w:ascii="Times New Roman" w:eastAsia="Times New Roman" w:hAnsi="Times New Roman" w:cs="Times New Roman"/>
            <w:color w:val="0000FF"/>
            <w:sz w:val="24"/>
            <w:szCs w:val="24"/>
            <w:u w:val="single"/>
            <w:lang w:eastAsia="es-BO"/>
          </w:rPr>
          <w:t>grupo</w:t>
        </w:r>
      </w:hyperlink>
      <w:r w:rsidRPr="00831C74">
        <w:rPr>
          <w:rFonts w:ascii="Times New Roman" w:eastAsia="Times New Roman" w:hAnsi="Times New Roman" w:cs="Times New Roman"/>
          <w:sz w:val="24"/>
          <w:szCs w:val="24"/>
          <w:lang w:eastAsia="es-BO"/>
        </w:rPr>
        <w:t xml:space="preserve"> sanguíneo, valoración de niveles de </w:t>
      </w:r>
      <w:hyperlink r:id="rId136" w:anchor="teo" w:history="1">
        <w:r w:rsidRPr="00831C74">
          <w:rPr>
            <w:rFonts w:ascii="Times New Roman" w:eastAsia="Times New Roman" w:hAnsi="Times New Roman" w:cs="Times New Roman"/>
            <w:color w:val="0000FF"/>
            <w:sz w:val="24"/>
            <w:szCs w:val="24"/>
            <w:u w:val="single"/>
            <w:lang w:eastAsia="es-BO"/>
          </w:rPr>
          <w:t>gases</w:t>
        </w:r>
      </w:hyperlink>
      <w:r w:rsidRPr="00831C74">
        <w:rPr>
          <w:rFonts w:ascii="Times New Roman" w:eastAsia="Times New Roman" w:hAnsi="Times New Roman" w:cs="Times New Roman"/>
          <w:sz w:val="24"/>
          <w:szCs w:val="24"/>
          <w:lang w:eastAsia="es-BO"/>
        </w:rPr>
        <w:t xml:space="preserve"> en la sangre, etc.</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lastRenderedPageBreak/>
        <w:t>Complicaciones.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Las complicaciones en un sujeto fracturado pueden ser de muy diversa índole. Inicialmente debemos distinguir las complicaciones inmediatas, es decir, el </w:t>
      </w:r>
      <w:hyperlink r:id="rId137" w:history="1">
        <w:r w:rsidRPr="00831C74">
          <w:rPr>
            <w:rFonts w:ascii="Times New Roman" w:eastAsia="Times New Roman" w:hAnsi="Times New Roman" w:cs="Times New Roman"/>
            <w:color w:val="0000FF"/>
            <w:sz w:val="24"/>
            <w:szCs w:val="24"/>
            <w:u w:val="single"/>
            <w:lang w:eastAsia="es-BO"/>
          </w:rPr>
          <w:t>daño</w:t>
        </w:r>
      </w:hyperlink>
      <w:r w:rsidRPr="00831C74">
        <w:rPr>
          <w:rFonts w:ascii="Times New Roman" w:eastAsia="Times New Roman" w:hAnsi="Times New Roman" w:cs="Times New Roman"/>
          <w:sz w:val="24"/>
          <w:szCs w:val="24"/>
          <w:lang w:eastAsia="es-BO"/>
        </w:rPr>
        <w:t xml:space="preserve"> que pueden haber sufrido los tejidos circundantes a la fractura, y las repercusiones que éstas puede tener para el paciente. Podemos encontrarnos una hemorragia importante que ponga en peligro la vida del </w:t>
      </w:r>
      <w:hyperlink r:id="rId138" w:history="1">
        <w:r w:rsidRPr="00831C74">
          <w:rPr>
            <w:rFonts w:ascii="Times New Roman" w:eastAsia="Times New Roman" w:hAnsi="Times New Roman" w:cs="Times New Roman"/>
            <w:color w:val="0000FF"/>
            <w:sz w:val="24"/>
            <w:szCs w:val="24"/>
            <w:u w:val="single"/>
            <w:lang w:eastAsia="es-BO"/>
          </w:rPr>
          <w:t>individuo</w:t>
        </w:r>
      </w:hyperlink>
      <w:r w:rsidRPr="00831C74">
        <w:rPr>
          <w:rFonts w:ascii="Times New Roman" w:eastAsia="Times New Roman" w:hAnsi="Times New Roman" w:cs="Times New Roman"/>
          <w:sz w:val="24"/>
          <w:szCs w:val="24"/>
          <w:lang w:eastAsia="es-BO"/>
        </w:rPr>
        <w:t xml:space="preserve">, en cuyo caso el tratamiento de la fractura pasará a un segundo término. Puede aparecer una infección, en el caso de fractura abierta, etc. Pueden existir complicaciones </w:t>
      </w:r>
      <w:hyperlink r:id="rId139" w:anchor="tabla" w:history="1">
        <w:r w:rsidRPr="00831C74">
          <w:rPr>
            <w:rFonts w:ascii="Times New Roman" w:eastAsia="Times New Roman" w:hAnsi="Times New Roman" w:cs="Times New Roman"/>
            <w:color w:val="0000FF"/>
            <w:sz w:val="24"/>
            <w:szCs w:val="24"/>
            <w:u w:val="single"/>
            <w:lang w:eastAsia="es-BO"/>
          </w:rPr>
          <w:t>derivadas</w:t>
        </w:r>
      </w:hyperlink>
      <w:r w:rsidRPr="00831C74">
        <w:rPr>
          <w:rFonts w:ascii="Times New Roman" w:eastAsia="Times New Roman" w:hAnsi="Times New Roman" w:cs="Times New Roman"/>
          <w:sz w:val="24"/>
          <w:szCs w:val="24"/>
          <w:lang w:eastAsia="es-BO"/>
        </w:rPr>
        <w:t xml:space="preserve"> del reposo prolongado (</w:t>
      </w:r>
      <w:proofErr w:type="spellStart"/>
      <w:r w:rsidRPr="00831C74">
        <w:rPr>
          <w:rFonts w:ascii="Times New Roman" w:eastAsia="Times New Roman" w:hAnsi="Times New Roman" w:cs="Times New Roman"/>
          <w:sz w:val="24"/>
          <w:szCs w:val="24"/>
          <w:lang w:eastAsia="es-BO"/>
        </w:rPr>
        <w:fldChar w:fldCharType="begin"/>
      </w:r>
      <w:r w:rsidRPr="00831C74">
        <w:rPr>
          <w:rFonts w:ascii="Times New Roman" w:eastAsia="Times New Roman" w:hAnsi="Times New Roman" w:cs="Times New Roman"/>
          <w:sz w:val="24"/>
          <w:szCs w:val="24"/>
          <w:lang w:eastAsia="es-BO"/>
        </w:rPr>
        <w:instrText xml:space="preserve"> HYPERLINK "http://www.monografias.com/trabajos34/neumonia/neumonia.shtml" </w:instrText>
      </w:r>
      <w:r w:rsidRPr="00831C74">
        <w:rPr>
          <w:rFonts w:ascii="Times New Roman" w:eastAsia="Times New Roman" w:hAnsi="Times New Roman" w:cs="Times New Roman"/>
          <w:sz w:val="24"/>
          <w:szCs w:val="24"/>
          <w:lang w:eastAsia="es-BO"/>
        </w:rPr>
        <w:fldChar w:fldCharType="separate"/>
      </w:r>
      <w:r w:rsidRPr="00831C74">
        <w:rPr>
          <w:rFonts w:ascii="Times New Roman" w:eastAsia="Times New Roman" w:hAnsi="Times New Roman" w:cs="Times New Roman"/>
          <w:color w:val="0000FF"/>
          <w:sz w:val="24"/>
          <w:szCs w:val="24"/>
          <w:u w:val="single"/>
          <w:lang w:eastAsia="es-BO"/>
        </w:rPr>
        <w:t>neumonía</w:t>
      </w:r>
      <w:r w:rsidRPr="00831C74">
        <w:rPr>
          <w:rFonts w:ascii="Times New Roman" w:eastAsia="Times New Roman" w:hAnsi="Times New Roman" w:cs="Times New Roman"/>
          <w:sz w:val="24"/>
          <w:szCs w:val="24"/>
          <w:lang w:eastAsia="es-BO"/>
        </w:rPr>
        <w:fldChar w:fldCharType="end"/>
      </w:r>
      <w:proofErr w:type="gramStart"/>
      <w:r w:rsidRPr="00831C74">
        <w:rPr>
          <w:rFonts w:ascii="Times New Roman" w:eastAsia="Times New Roman" w:hAnsi="Times New Roman" w:cs="Times New Roman"/>
          <w:sz w:val="24"/>
          <w:szCs w:val="24"/>
          <w:lang w:eastAsia="es-BO"/>
        </w:rPr>
        <w:t>,trombosis</w:t>
      </w:r>
      <w:proofErr w:type="spellEnd"/>
      <w:proofErr w:type="gramEnd"/>
      <w:r w:rsidRPr="00831C74">
        <w:rPr>
          <w:rFonts w:ascii="Times New Roman" w:eastAsia="Times New Roman" w:hAnsi="Times New Roman" w:cs="Times New Roman"/>
          <w:sz w:val="24"/>
          <w:szCs w:val="24"/>
          <w:lang w:eastAsia="es-BO"/>
        </w:rPr>
        <w:t>, etc.) o de la propia intervención quirúrgica.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Complicaciones inmediatas</w:t>
      </w:r>
    </w:p>
    <w:p w:rsidR="00831C74" w:rsidRPr="00831C74" w:rsidRDefault="00831C74" w:rsidP="00831C7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Shock traumático</w:t>
      </w:r>
      <w:r w:rsidRPr="00831C74">
        <w:rPr>
          <w:rFonts w:ascii="Times New Roman" w:eastAsia="Times New Roman" w:hAnsi="Times New Roman" w:cs="Times New Roman"/>
          <w:sz w:val="24"/>
          <w:szCs w:val="24"/>
          <w:lang w:eastAsia="es-BO"/>
        </w:rPr>
        <w:t xml:space="preserve">: Determinado por el dolor y la hemorragia en el foco de fractura; debe considerarse que fracturas como de diáfisis femoral o pelvis, son capaces de generar una hemorragia en el foco de fractura, que puede llegar a 1, 2 </w:t>
      </w:r>
      <w:proofErr w:type="spellStart"/>
      <w:r w:rsidRPr="00831C74">
        <w:rPr>
          <w:rFonts w:ascii="Times New Roman" w:eastAsia="Times New Roman" w:hAnsi="Times New Roman" w:cs="Times New Roman"/>
          <w:sz w:val="24"/>
          <w:szCs w:val="24"/>
          <w:lang w:eastAsia="es-BO"/>
        </w:rPr>
        <w:t>ó</w:t>
      </w:r>
      <w:proofErr w:type="spellEnd"/>
      <w:r w:rsidRPr="00831C74">
        <w:rPr>
          <w:rFonts w:ascii="Times New Roman" w:eastAsia="Times New Roman" w:hAnsi="Times New Roman" w:cs="Times New Roman"/>
          <w:sz w:val="24"/>
          <w:szCs w:val="24"/>
          <w:lang w:eastAsia="es-BO"/>
        </w:rPr>
        <w:t xml:space="preserve"> más litros de sangre, generando una </w:t>
      </w:r>
      <w:hyperlink r:id="rId140" w:history="1">
        <w:r w:rsidRPr="00831C74">
          <w:rPr>
            <w:rFonts w:ascii="Times New Roman" w:eastAsia="Times New Roman" w:hAnsi="Times New Roman" w:cs="Times New Roman"/>
            <w:color w:val="0000FF"/>
            <w:sz w:val="24"/>
            <w:szCs w:val="24"/>
            <w:u w:val="single"/>
            <w:lang w:eastAsia="es-BO"/>
          </w:rPr>
          <w:t>anemia</w:t>
        </w:r>
      </w:hyperlink>
      <w:r w:rsidRPr="00831C74">
        <w:rPr>
          <w:rFonts w:ascii="Times New Roman" w:eastAsia="Times New Roman" w:hAnsi="Times New Roman" w:cs="Times New Roman"/>
          <w:sz w:val="24"/>
          <w:szCs w:val="24"/>
          <w:lang w:eastAsia="es-BO"/>
        </w:rPr>
        <w:t> aguda y shock hipovolémico.</w:t>
      </w:r>
    </w:p>
    <w:p w:rsidR="00831C74" w:rsidRPr="00831C74" w:rsidRDefault="00831C74" w:rsidP="00831C7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Lesiones neurológicas</w:t>
      </w:r>
      <w:r w:rsidRPr="00831C74">
        <w:rPr>
          <w:rFonts w:ascii="Times New Roman" w:eastAsia="Times New Roman" w:hAnsi="Times New Roman" w:cs="Times New Roman"/>
          <w:sz w:val="24"/>
          <w:szCs w:val="24"/>
          <w:lang w:eastAsia="es-BO"/>
        </w:rPr>
        <w:t xml:space="preserve">: Por compromiso de troncos nerviosos, sea por la contusión que provocó la fractura o directamente por los extremos óseos desplazados que comprimen, contusionan, </w:t>
      </w:r>
      <w:proofErr w:type="spellStart"/>
      <w:r w:rsidRPr="00831C74">
        <w:rPr>
          <w:rFonts w:ascii="Times New Roman" w:eastAsia="Times New Roman" w:hAnsi="Times New Roman" w:cs="Times New Roman"/>
          <w:sz w:val="24"/>
          <w:szCs w:val="24"/>
          <w:lang w:eastAsia="es-BO"/>
        </w:rPr>
        <w:t>elongan</w:t>
      </w:r>
      <w:proofErr w:type="spellEnd"/>
      <w:r w:rsidRPr="00831C74">
        <w:rPr>
          <w:rFonts w:ascii="Times New Roman" w:eastAsia="Times New Roman" w:hAnsi="Times New Roman" w:cs="Times New Roman"/>
          <w:sz w:val="24"/>
          <w:szCs w:val="24"/>
          <w:lang w:eastAsia="es-BO"/>
        </w:rPr>
        <w:t xml:space="preserve"> o seccionan el nervio. Son clásicos los ejemplos:</w:t>
      </w:r>
    </w:p>
    <w:p w:rsidR="00831C74" w:rsidRPr="00831C74" w:rsidRDefault="00831C74" w:rsidP="00831C7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Lesión del radial en fractura de la diáfisis humeral.</w:t>
      </w:r>
    </w:p>
    <w:p w:rsidR="00831C74" w:rsidRPr="00831C74" w:rsidRDefault="00831C74" w:rsidP="00831C7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Lesión del ciático poplíteo externo en fractura del cuello del peroné.</w:t>
      </w:r>
    </w:p>
    <w:p w:rsidR="00831C74" w:rsidRPr="00831C74" w:rsidRDefault="00831C74" w:rsidP="00831C7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Lesión de la médula espinal en fractura de columna.</w:t>
      </w:r>
    </w:p>
    <w:p w:rsidR="00831C74" w:rsidRPr="00831C74" w:rsidRDefault="00831C74" w:rsidP="00831C7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Lesiones vasculares</w:t>
      </w:r>
      <w:r w:rsidRPr="00831C74">
        <w:rPr>
          <w:rFonts w:ascii="Times New Roman" w:eastAsia="Times New Roman" w:hAnsi="Times New Roman" w:cs="Times New Roman"/>
          <w:sz w:val="24"/>
          <w:szCs w:val="24"/>
          <w:lang w:eastAsia="es-BO"/>
        </w:rPr>
        <w:t xml:space="preserve">: Una arteria puede sufrir lesiones de diversa naturaleza. Cualquiera que sea, el compromiso vascular debe ser detectado precozmente y </w:t>
      </w:r>
      <w:bookmarkStart w:id="8" w:name="_GoBack"/>
      <w:bookmarkEnd w:id="8"/>
      <w:r w:rsidRPr="00831C74">
        <w:rPr>
          <w:rFonts w:ascii="Times New Roman" w:eastAsia="Times New Roman" w:hAnsi="Times New Roman" w:cs="Times New Roman"/>
          <w:sz w:val="24"/>
          <w:szCs w:val="24"/>
          <w:lang w:eastAsia="es-BO"/>
        </w:rPr>
        <w:t xml:space="preserve">resuelto de inmediato. Ignorar la complicación o descuidar su </w:t>
      </w:r>
      <w:hyperlink r:id="rId141" w:history="1">
        <w:r w:rsidRPr="00831C74">
          <w:rPr>
            <w:rFonts w:ascii="Times New Roman" w:eastAsia="Times New Roman" w:hAnsi="Times New Roman" w:cs="Times New Roman"/>
            <w:color w:val="0000FF"/>
            <w:sz w:val="24"/>
            <w:szCs w:val="24"/>
            <w:u w:val="single"/>
            <w:lang w:eastAsia="es-BO"/>
          </w:rPr>
          <w:t>evolución</w:t>
        </w:r>
      </w:hyperlink>
      <w:r w:rsidRPr="00831C74">
        <w:rPr>
          <w:rFonts w:ascii="Times New Roman" w:eastAsia="Times New Roman" w:hAnsi="Times New Roman" w:cs="Times New Roman"/>
          <w:sz w:val="24"/>
          <w:szCs w:val="24"/>
          <w:lang w:eastAsia="es-BO"/>
        </w:rPr>
        <w:t xml:space="preserve">, genera el peligro inminente de necrosis músculo-aponeurótica (necrosis isquémica de </w:t>
      </w:r>
      <w:proofErr w:type="spellStart"/>
      <w:r w:rsidRPr="00831C74">
        <w:rPr>
          <w:rFonts w:ascii="Times New Roman" w:eastAsia="Times New Roman" w:hAnsi="Times New Roman" w:cs="Times New Roman"/>
          <w:sz w:val="24"/>
          <w:szCs w:val="24"/>
          <w:lang w:eastAsia="es-BO"/>
        </w:rPr>
        <w:t>Volkman</w:t>
      </w:r>
      <w:proofErr w:type="spellEnd"/>
      <w:r w:rsidRPr="00831C74">
        <w:rPr>
          <w:rFonts w:ascii="Times New Roman" w:eastAsia="Times New Roman" w:hAnsi="Times New Roman" w:cs="Times New Roman"/>
          <w:sz w:val="24"/>
          <w:szCs w:val="24"/>
          <w:lang w:eastAsia="es-BO"/>
        </w:rPr>
        <w:t>) o gangrena del segmento distal al daño arterial.</w:t>
      </w:r>
    </w:p>
    <w:p w:rsidR="00831C74" w:rsidRPr="00831C74" w:rsidRDefault="00831C74" w:rsidP="00831C7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Espasmo arterial traumático</w:t>
      </w:r>
      <w:r w:rsidRPr="00831C74">
        <w:rPr>
          <w:rFonts w:ascii="Times New Roman" w:eastAsia="Times New Roman" w:hAnsi="Times New Roman" w:cs="Times New Roman"/>
          <w:sz w:val="24"/>
          <w:szCs w:val="24"/>
          <w:lang w:eastAsia="es-BO"/>
        </w:rPr>
        <w:t>: Sea por la contusión que provocó la fractura, por los extremos óseos desplazados o por un tercer fragmento proyectado sobre la arteria.</w:t>
      </w:r>
    </w:p>
    <w:p w:rsidR="00831C74" w:rsidRPr="00831C74" w:rsidRDefault="00831C74" w:rsidP="00831C7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Contusión arterial</w:t>
      </w:r>
      <w:r w:rsidRPr="00831C74">
        <w:rPr>
          <w:rFonts w:ascii="Times New Roman" w:eastAsia="Times New Roman" w:hAnsi="Times New Roman" w:cs="Times New Roman"/>
          <w:sz w:val="24"/>
          <w:szCs w:val="24"/>
          <w:lang w:eastAsia="es-BO"/>
        </w:rPr>
        <w:t xml:space="preserve">: Con trombosis por ruptura de la íntima, que genera además un espasmo que agrava aún más el problema circulatorio. Compresión, desgarro o sección de la pared de la arterial que determina déficit vascular distal con gangrena de la extremidad. </w:t>
      </w:r>
      <w:proofErr w:type="spellStart"/>
      <w:r w:rsidRPr="00831C74">
        <w:rPr>
          <w:rFonts w:ascii="Times New Roman" w:eastAsia="Times New Roman" w:hAnsi="Times New Roman" w:cs="Times New Roman"/>
          <w:sz w:val="24"/>
          <w:szCs w:val="24"/>
          <w:lang w:eastAsia="es-BO"/>
        </w:rPr>
        <w:t>Pseudo</w:t>
      </w:r>
      <w:proofErr w:type="spellEnd"/>
      <w:r w:rsidRPr="00831C74">
        <w:rPr>
          <w:rFonts w:ascii="Times New Roman" w:eastAsia="Times New Roman" w:hAnsi="Times New Roman" w:cs="Times New Roman"/>
          <w:sz w:val="24"/>
          <w:szCs w:val="24"/>
          <w:lang w:eastAsia="es-BO"/>
        </w:rPr>
        <w:t>-aneurisma (hematoma pulsátil), fístula </w:t>
      </w:r>
      <w:proofErr w:type="spellStart"/>
      <w:r w:rsidRPr="00831C74">
        <w:rPr>
          <w:rFonts w:ascii="Times New Roman" w:eastAsia="Times New Roman" w:hAnsi="Times New Roman" w:cs="Times New Roman"/>
          <w:sz w:val="24"/>
          <w:szCs w:val="24"/>
          <w:lang w:eastAsia="es-BO"/>
        </w:rPr>
        <w:t>arteriovenosa</w:t>
      </w:r>
      <w:proofErr w:type="spellEnd"/>
      <w:r w:rsidRPr="00831C74">
        <w:rPr>
          <w:rFonts w:ascii="Times New Roman" w:eastAsia="Times New Roman" w:hAnsi="Times New Roman" w:cs="Times New Roman"/>
          <w:sz w:val="24"/>
          <w:szCs w:val="24"/>
          <w:lang w:eastAsia="es-BO"/>
        </w:rPr>
        <w:t>. Son clásicos ejemplos de lesiones arteriales:</w:t>
      </w:r>
    </w:p>
    <w:p w:rsidR="00831C74" w:rsidRPr="00831C74" w:rsidRDefault="00831C74" w:rsidP="00831C7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Lesión del tronco femoral por fractura de la </w:t>
      </w:r>
      <w:proofErr w:type="spellStart"/>
      <w:r w:rsidRPr="00831C74">
        <w:rPr>
          <w:rFonts w:ascii="Times New Roman" w:eastAsia="Times New Roman" w:hAnsi="Times New Roman" w:cs="Times New Roman"/>
          <w:sz w:val="24"/>
          <w:szCs w:val="24"/>
          <w:lang w:eastAsia="es-BO"/>
        </w:rPr>
        <w:t>metáfisis</w:t>
      </w:r>
      <w:proofErr w:type="spellEnd"/>
      <w:r w:rsidRPr="00831C74">
        <w:rPr>
          <w:rFonts w:ascii="Times New Roman" w:eastAsia="Times New Roman" w:hAnsi="Times New Roman" w:cs="Times New Roman"/>
          <w:sz w:val="24"/>
          <w:szCs w:val="24"/>
          <w:lang w:eastAsia="es-BO"/>
        </w:rPr>
        <w:t xml:space="preserve"> distal del fémur, desplazando hacia dorsal por </w:t>
      </w:r>
      <w:hyperlink r:id="rId142" w:history="1">
        <w:r w:rsidRPr="00831C74">
          <w:rPr>
            <w:rFonts w:ascii="Times New Roman" w:eastAsia="Times New Roman" w:hAnsi="Times New Roman" w:cs="Times New Roman"/>
            <w:color w:val="0000FF"/>
            <w:sz w:val="24"/>
            <w:szCs w:val="24"/>
            <w:u w:val="single"/>
            <w:lang w:eastAsia="es-BO"/>
          </w:rPr>
          <w:t>acción</w:t>
        </w:r>
      </w:hyperlink>
      <w:r w:rsidRPr="00831C74">
        <w:rPr>
          <w:rFonts w:ascii="Times New Roman" w:eastAsia="Times New Roman" w:hAnsi="Times New Roman" w:cs="Times New Roman"/>
          <w:sz w:val="24"/>
          <w:szCs w:val="24"/>
          <w:lang w:eastAsia="es-BO"/>
        </w:rPr>
        <w:t xml:space="preserve"> de los gemelos.</w:t>
      </w:r>
    </w:p>
    <w:p w:rsidR="00831C74" w:rsidRPr="00831C74" w:rsidRDefault="00831C74" w:rsidP="00831C7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Lesión de la arteria tibial posterior por fractura de la </w:t>
      </w:r>
      <w:proofErr w:type="spellStart"/>
      <w:r w:rsidRPr="00831C74">
        <w:rPr>
          <w:rFonts w:ascii="Times New Roman" w:eastAsia="Times New Roman" w:hAnsi="Times New Roman" w:cs="Times New Roman"/>
          <w:sz w:val="24"/>
          <w:szCs w:val="24"/>
          <w:lang w:eastAsia="es-BO"/>
        </w:rPr>
        <w:t>metáfisis</w:t>
      </w:r>
      <w:proofErr w:type="spellEnd"/>
      <w:r w:rsidRPr="00831C74">
        <w:rPr>
          <w:rFonts w:ascii="Times New Roman" w:eastAsia="Times New Roman" w:hAnsi="Times New Roman" w:cs="Times New Roman"/>
          <w:sz w:val="24"/>
          <w:szCs w:val="24"/>
          <w:lang w:eastAsia="es-BO"/>
        </w:rPr>
        <w:t xml:space="preserve"> superior de la tibia, desplazada hacia dorsal.</w:t>
      </w:r>
    </w:p>
    <w:p w:rsidR="00831C74" w:rsidRPr="00831C74" w:rsidRDefault="00831C74" w:rsidP="00831C7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Lesión de la arteria humeral por fractura supra-</w:t>
      </w:r>
      <w:proofErr w:type="spellStart"/>
      <w:r w:rsidRPr="00831C74">
        <w:rPr>
          <w:rFonts w:ascii="Times New Roman" w:eastAsia="Times New Roman" w:hAnsi="Times New Roman" w:cs="Times New Roman"/>
          <w:sz w:val="24"/>
          <w:szCs w:val="24"/>
          <w:lang w:eastAsia="es-BO"/>
        </w:rPr>
        <w:t>condílea</w:t>
      </w:r>
      <w:proofErr w:type="spellEnd"/>
      <w:r w:rsidRPr="00831C74">
        <w:rPr>
          <w:rFonts w:ascii="Times New Roman" w:eastAsia="Times New Roman" w:hAnsi="Times New Roman" w:cs="Times New Roman"/>
          <w:sz w:val="24"/>
          <w:szCs w:val="24"/>
          <w:lang w:eastAsia="es-BO"/>
        </w:rPr>
        <w:t xml:space="preserve"> del húmero.</w:t>
      </w:r>
    </w:p>
    <w:p w:rsidR="00831C74" w:rsidRPr="00831C74" w:rsidRDefault="00831C74" w:rsidP="00831C7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lastRenderedPageBreak/>
        <w:t>Fractura expuesta</w:t>
      </w:r>
      <w:r w:rsidRPr="00831C74">
        <w:rPr>
          <w:rFonts w:ascii="Times New Roman" w:eastAsia="Times New Roman" w:hAnsi="Times New Roman" w:cs="Times New Roman"/>
          <w:sz w:val="24"/>
          <w:szCs w:val="24"/>
          <w:lang w:eastAsia="es-BO"/>
        </w:rPr>
        <w:t xml:space="preserve">: Que lleva implícito el </w:t>
      </w:r>
      <w:hyperlink r:id="rId143" w:history="1">
        <w:r w:rsidRPr="00831C74">
          <w:rPr>
            <w:rFonts w:ascii="Times New Roman" w:eastAsia="Times New Roman" w:hAnsi="Times New Roman" w:cs="Times New Roman"/>
            <w:color w:val="0000FF"/>
            <w:sz w:val="24"/>
            <w:szCs w:val="24"/>
            <w:u w:val="single"/>
            <w:lang w:eastAsia="es-BO"/>
          </w:rPr>
          <w:t>riesgo</w:t>
        </w:r>
      </w:hyperlink>
      <w:r w:rsidRPr="00831C74">
        <w:rPr>
          <w:rFonts w:ascii="Times New Roman" w:eastAsia="Times New Roman" w:hAnsi="Times New Roman" w:cs="Times New Roman"/>
          <w:sz w:val="24"/>
          <w:szCs w:val="24"/>
          <w:lang w:eastAsia="es-BO"/>
        </w:rPr>
        <w:t xml:space="preserve"> inminente de la infección del foco de fractura.</w:t>
      </w:r>
    </w:p>
    <w:p w:rsidR="00831C74" w:rsidRPr="00831C74" w:rsidRDefault="00831C74" w:rsidP="00831C7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Alteraciones de la consolidación</w:t>
      </w:r>
      <w:r w:rsidRPr="00831C74">
        <w:rPr>
          <w:rFonts w:ascii="Times New Roman" w:eastAsia="Times New Roman" w:hAnsi="Times New Roman" w:cs="Times New Roman"/>
          <w:sz w:val="24"/>
          <w:szCs w:val="24"/>
          <w:lang w:eastAsia="es-BO"/>
        </w:rPr>
        <w:t xml:space="preserve">: Son dos los estados que pueden entorpecer la evolución del </w:t>
      </w:r>
      <w:hyperlink r:id="rId144" w:anchor="PROCE" w:history="1">
        <w:r w:rsidRPr="00831C74">
          <w:rPr>
            <w:rFonts w:ascii="Times New Roman" w:eastAsia="Times New Roman" w:hAnsi="Times New Roman" w:cs="Times New Roman"/>
            <w:color w:val="0000FF"/>
            <w:sz w:val="24"/>
            <w:szCs w:val="24"/>
            <w:u w:val="single"/>
            <w:lang w:eastAsia="es-BO"/>
          </w:rPr>
          <w:t>proceso</w:t>
        </w:r>
      </w:hyperlink>
      <w:r w:rsidRPr="00831C74">
        <w:rPr>
          <w:rFonts w:ascii="Times New Roman" w:eastAsia="Times New Roman" w:hAnsi="Times New Roman" w:cs="Times New Roman"/>
          <w:sz w:val="24"/>
          <w:szCs w:val="24"/>
          <w:lang w:eastAsia="es-BO"/>
        </w:rPr>
        <w:t xml:space="preserve"> reparativo de una fractura:</w:t>
      </w:r>
    </w:p>
    <w:p w:rsidR="00831C74" w:rsidRPr="00831C74" w:rsidRDefault="00831C74" w:rsidP="00831C7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El retardo de la consolidación.</w:t>
      </w:r>
    </w:p>
    <w:p w:rsidR="00831C74" w:rsidRPr="00831C74" w:rsidRDefault="00831C74" w:rsidP="00831C7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La </w:t>
      </w:r>
      <w:proofErr w:type="spellStart"/>
      <w:r w:rsidRPr="00831C74">
        <w:rPr>
          <w:rFonts w:ascii="Times New Roman" w:eastAsia="Times New Roman" w:hAnsi="Times New Roman" w:cs="Times New Roman"/>
          <w:sz w:val="24"/>
          <w:szCs w:val="24"/>
          <w:lang w:eastAsia="es-BO"/>
        </w:rPr>
        <w:t>pseudoartrosis</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Pero las complicaciones más frecuentes derivadas de la propia fractura, son las siguientes:</w:t>
      </w:r>
    </w:p>
    <w:p w:rsidR="00831C74" w:rsidRPr="00831C74" w:rsidRDefault="00831C74" w:rsidP="00831C7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Retraso o defectos en la consolidación</w:t>
      </w:r>
      <w:r w:rsidRPr="00831C74">
        <w:rPr>
          <w:rFonts w:ascii="Times New Roman" w:eastAsia="Times New Roman" w:hAnsi="Times New Roman" w:cs="Times New Roman"/>
          <w:sz w:val="24"/>
          <w:szCs w:val="24"/>
          <w:lang w:eastAsia="es-BO"/>
        </w:rPr>
        <w:t xml:space="preserve">: Puede existir una consolidación lenta o una consolidación defectuosa, o incluso una consolidación en mala posición, o con acortamiento, con lo que el miembro fracturado no recuperará toda su </w:t>
      </w:r>
      <w:hyperlink r:id="rId145" w:history="1">
        <w:r w:rsidRPr="00831C74">
          <w:rPr>
            <w:rFonts w:ascii="Times New Roman" w:eastAsia="Times New Roman" w:hAnsi="Times New Roman" w:cs="Times New Roman"/>
            <w:color w:val="0000FF"/>
            <w:sz w:val="24"/>
            <w:szCs w:val="24"/>
            <w:u w:val="single"/>
            <w:lang w:eastAsia="es-BO"/>
          </w:rPr>
          <w:t>función</w:t>
        </w:r>
      </w:hyperlink>
      <w:r w:rsidRPr="00831C74">
        <w:rPr>
          <w:rFonts w:ascii="Times New Roman" w:eastAsia="Times New Roman" w:hAnsi="Times New Roman" w:cs="Times New Roman"/>
          <w:sz w:val="24"/>
          <w:szCs w:val="24"/>
          <w:lang w:eastAsia="es-BO"/>
        </w:rPr>
        <w:t>.</w:t>
      </w:r>
    </w:p>
    <w:p w:rsidR="00831C74" w:rsidRPr="00831C74" w:rsidRDefault="00831C74" w:rsidP="00831C7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Rigidez articular</w:t>
      </w:r>
      <w:r w:rsidRPr="00831C74">
        <w:rPr>
          <w:rFonts w:ascii="Times New Roman" w:eastAsia="Times New Roman" w:hAnsi="Times New Roman" w:cs="Times New Roman"/>
          <w:sz w:val="24"/>
          <w:szCs w:val="24"/>
          <w:lang w:eastAsia="es-BO"/>
        </w:rPr>
        <w:t>: Es una complicación frecuente, debida a la inmovilización prolongada de las articulaciones colindantes con la fractura. Estas articulaciones anquilosadas suelen necesitar de ejercicio y rehabilitación para recuperar toda su movilidad. En ocasiones aparecen zonas de </w:t>
      </w:r>
      <w:proofErr w:type="spellStart"/>
      <w:r w:rsidRPr="00831C74">
        <w:rPr>
          <w:rFonts w:ascii="Times New Roman" w:eastAsia="Times New Roman" w:hAnsi="Times New Roman" w:cs="Times New Roman"/>
          <w:sz w:val="24"/>
          <w:szCs w:val="24"/>
          <w:lang w:eastAsia="es-BO"/>
        </w:rPr>
        <w:t>miositis</w:t>
      </w:r>
      <w:proofErr w:type="spellEnd"/>
      <w:r w:rsidRPr="00831C74">
        <w:rPr>
          <w:rFonts w:ascii="Times New Roman" w:eastAsia="Times New Roman" w:hAnsi="Times New Roman" w:cs="Times New Roman"/>
          <w:sz w:val="24"/>
          <w:szCs w:val="24"/>
          <w:lang w:eastAsia="es-BO"/>
        </w:rPr>
        <w:t xml:space="preserve"> </w:t>
      </w:r>
      <w:proofErr w:type="spellStart"/>
      <w:proofErr w:type="gramStart"/>
      <w:r w:rsidRPr="00831C74">
        <w:rPr>
          <w:rFonts w:ascii="Times New Roman" w:eastAsia="Times New Roman" w:hAnsi="Times New Roman" w:cs="Times New Roman"/>
          <w:sz w:val="24"/>
          <w:szCs w:val="24"/>
          <w:lang w:eastAsia="es-BO"/>
        </w:rPr>
        <w:t>osificante</w:t>
      </w:r>
      <w:proofErr w:type="spellEnd"/>
      <w:r w:rsidRPr="00831C74">
        <w:rPr>
          <w:rFonts w:ascii="Times New Roman" w:eastAsia="Times New Roman" w:hAnsi="Times New Roman" w:cs="Times New Roman"/>
          <w:sz w:val="24"/>
          <w:szCs w:val="24"/>
          <w:lang w:eastAsia="es-BO"/>
        </w:rPr>
        <w:t> ,</w:t>
      </w:r>
      <w:proofErr w:type="gramEnd"/>
      <w:r w:rsidRPr="00831C74">
        <w:rPr>
          <w:rFonts w:ascii="Times New Roman" w:eastAsia="Times New Roman" w:hAnsi="Times New Roman" w:cs="Times New Roman"/>
          <w:sz w:val="24"/>
          <w:szCs w:val="24"/>
          <w:lang w:eastAsia="es-BO"/>
        </w:rPr>
        <w:t xml:space="preserve"> que son zonas de músculo que se transforman en hueso alrededor del foco de fractura, impidiendo un correcto funcionamiento muscular. Se produce más frecuentemente en el codo, aunque también en el hombro, cadera y rodilla.</w:t>
      </w:r>
    </w:p>
    <w:p w:rsidR="00831C74" w:rsidRPr="00831C74" w:rsidRDefault="00831C74" w:rsidP="00831C7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Osteítis y osteomielitis</w:t>
      </w:r>
      <w:r w:rsidRPr="00831C74">
        <w:rPr>
          <w:rFonts w:ascii="Times New Roman" w:eastAsia="Times New Roman" w:hAnsi="Times New Roman" w:cs="Times New Roman"/>
          <w:sz w:val="24"/>
          <w:szCs w:val="24"/>
          <w:lang w:eastAsia="es-BO"/>
        </w:rPr>
        <w:t>: Son infecciones del hueso, más frecuentes en las fracturas abiertas (aunque raro, también pueden aparecer en fracturas cerradas, por diseminación de los gérmenes a través de la sangre).</w:t>
      </w:r>
    </w:p>
    <w:p w:rsidR="00831C74" w:rsidRPr="00831C74" w:rsidRDefault="00831C74" w:rsidP="00831C7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Formación de un callo óseo</w:t>
      </w:r>
      <w:r w:rsidRPr="00831C74">
        <w:rPr>
          <w:rFonts w:ascii="Times New Roman" w:eastAsia="Times New Roman" w:hAnsi="Times New Roman" w:cs="Times New Roman"/>
          <w:sz w:val="24"/>
          <w:szCs w:val="24"/>
          <w:lang w:eastAsia="es-BO"/>
        </w:rPr>
        <w:t xml:space="preserve">: (Proceso normal de consolidación de una fractura) excesivamente grande, que puede comprimir las </w:t>
      </w:r>
      <w:hyperlink r:id="rId146" w:anchor="INTRO" w:history="1">
        <w:r w:rsidRPr="00831C74">
          <w:rPr>
            <w:rFonts w:ascii="Times New Roman" w:eastAsia="Times New Roman" w:hAnsi="Times New Roman" w:cs="Times New Roman"/>
            <w:color w:val="0000FF"/>
            <w:sz w:val="24"/>
            <w:szCs w:val="24"/>
            <w:u w:val="single"/>
            <w:lang w:eastAsia="es-BO"/>
          </w:rPr>
          <w:t>estructuras</w:t>
        </w:r>
      </w:hyperlink>
      <w:r w:rsidRPr="00831C74">
        <w:rPr>
          <w:rFonts w:ascii="Times New Roman" w:eastAsia="Times New Roman" w:hAnsi="Times New Roman" w:cs="Times New Roman"/>
          <w:sz w:val="24"/>
          <w:szCs w:val="24"/>
          <w:lang w:eastAsia="es-BO"/>
        </w:rPr>
        <w:t xml:space="preserve"> vecinas, causando molestias más o menos importantes.</w:t>
      </w:r>
    </w:p>
    <w:p w:rsidR="00831C74" w:rsidRPr="00831C74" w:rsidRDefault="00831C74" w:rsidP="00831C7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Lesiones de los vasos sanguíneos</w:t>
      </w:r>
      <w:r w:rsidRPr="00831C74">
        <w:rPr>
          <w:rFonts w:ascii="Times New Roman" w:eastAsia="Times New Roman" w:hAnsi="Times New Roman" w:cs="Times New Roman"/>
          <w:sz w:val="24"/>
          <w:szCs w:val="24"/>
          <w:lang w:eastAsia="es-BO"/>
        </w:rPr>
        <w:t>: Que pueden dar lugar a trombosis arteriales, espasmos vasculares y a la rotura del vaso, con la consiguiente hemorragia. Este tipo de lesiones puede provocar también gangrena seca, debida a la falta de irrigación del miembro afectado.</w:t>
      </w:r>
    </w:p>
    <w:p w:rsidR="00831C74" w:rsidRPr="00831C74" w:rsidRDefault="00831C74" w:rsidP="00831C7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Estiramientos, compresiones y roturas nerviosas, que se pondrán de manifiesto con trastornos de la sensibilidad y alteraciones de la motilidad y la fuerza musculares.</w:t>
      </w:r>
    </w:p>
    <w:p w:rsidR="00831C74" w:rsidRPr="00831C74" w:rsidRDefault="00831C74" w:rsidP="00831C7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Cuando la fractura ha sido articular, puede dejar como secuelas: artritis, artrosis y rigidez posterior de la articulación.</w:t>
      </w:r>
    </w:p>
    <w:p w:rsidR="00831C74" w:rsidRPr="00831C74" w:rsidRDefault="00831C74" w:rsidP="00831C7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Las fracturas que afectan al cartílago de crecimiento en los </w:t>
      </w:r>
      <w:hyperlink r:id="rId147" w:history="1">
        <w:r w:rsidRPr="00831C74">
          <w:rPr>
            <w:rFonts w:ascii="Times New Roman" w:eastAsia="Times New Roman" w:hAnsi="Times New Roman" w:cs="Times New Roman"/>
            <w:color w:val="0000FF"/>
            <w:sz w:val="24"/>
            <w:szCs w:val="24"/>
            <w:u w:val="single"/>
            <w:lang w:eastAsia="es-BO"/>
          </w:rPr>
          <w:t>niños</w:t>
        </w:r>
      </w:hyperlink>
      <w:r w:rsidRPr="00831C74">
        <w:rPr>
          <w:rFonts w:ascii="Times New Roman" w:eastAsia="Times New Roman" w:hAnsi="Times New Roman" w:cs="Times New Roman"/>
          <w:sz w:val="24"/>
          <w:szCs w:val="24"/>
          <w:lang w:eastAsia="es-BO"/>
        </w:rPr>
        <w:t xml:space="preserve"> pueden ocasionar la detención del crecimiento del hueso fracturado.</w:t>
      </w:r>
    </w:p>
    <w:p w:rsidR="00831C74" w:rsidRPr="00831C74" w:rsidRDefault="00831C74" w:rsidP="00831C7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Infección de la zona fracturada, cuando en ella se ha producido herida.</w:t>
      </w:r>
    </w:p>
    <w:p w:rsidR="00831C74" w:rsidRPr="00831C74" w:rsidRDefault="00831C74" w:rsidP="00831C74">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9" w:name="tratamiena"/>
      <w:r w:rsidRPr="00831C74">
        <w:rPr>
          <w:rFonts w:ascii="Times New Roman" w:eastAsia="Times New Roman" w:hAnsi="Times New Roman" w:cs="Times New Roman"/>
          <w:b/>
          <w:bCs/>
          <w:sz w:val="36"/>
          <w:szCs w:val="36"/>
          <w:lang w:eastAsia="es-BO"/>
        </w:rPr>
        <w:t>Tratamiento</w:t>
      </w:r>
      <w:bookmarkEnd w:id="9"/>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Tratamiento de urgencia de las fracturas.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Cuando se sospecha fractura, es importante inmovilizar la parte del cuerpo afectada inmediatamente después de la lesión y antes de que la </w:t>
      </w:r>
      <w:hyperlink r:id="rId148" w:history="1">
        <w:r w:rsidRPr="00831C74">
          <w:rPr>
            <w:rFonts w:ascii="Times New Roman" w:eastAsia="Times New Roman" w:hAnsi="Times New Roman" w:cs="Times New Roman"/>
            <w:color w:val="0000FF"/>
            <w:sz w:val="24"/>
            <w:szCs w:val="24"/>
            <w:u w:val="single"/>
            <w:lang w:eastAsia="es-BO"/>
          </w:rPr>
          <w:t>persona</w:t>
        </w:r>
      </w:hyperlink>
      <w:r w:rsidRPr="00831C74">
        <w:rPr>
          <w:rFonts w:ascii="Times New Roman" w:eastAsia="Times New Roman" w:hAnsi="Times New Roman" w:cs="Times New Roman"/>
          <w:sz w:val="24"/>
          <w:szCs w:val="24"/>
          <w:lang w:eastAsia="es-BO"/>
        </w:rPr>
        <w:t xml:space="preserve"> se mueva. Si es necesario extraer al sujeto de un vehículo antes de que puedan aplicársele férulas, se apoya para prevenir su rotación y los movimientos angulares.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lastRenderedPageBreak/>
        <w:t xml:space="preserve">La aplicación de una férula adecuada que también abarca las articulaciones adyacentes a la fractura, es esencial. El </w:t>
      </w:r>
      <w:hyperlink r:id="rId149" w:history="1">
        <w:r w:rsidRPr="00831C74">
          <w:rPr>
            <w:rFonts w:ascii="Times New Roman" w:eastAsia="Times New Roman" w:hAnsi="Times New Roman" w:cs="Times New Roman"/>
            <w:color w:val="0000FF"/>
            <w:sz w:val="24"/>
            <w:szCs w:val="24"/>
            <w:u w:val="single"/>
            <w:lang w:eastAsia="es-BO"/>
          </w:rPr>
          <w:t>movimiento</w:t>
        </w:r>
      </w:hyperlink>
      <w:r w:rsidRPr="00831C74">
        <w:rPr>
          <w:rFonts w:ascii="Times New Roman" w:eastAsia="Times New Roman" w:hAnsi="Times New Roman" w:cs="Times New Roman"/>
          <w:sz w:val="24"/>
          <w:szCs w:val="24"/>
          <w:lang w:eastAsia="es-BO"/>
        </w:rPr>
        <w:t xml:space="preserve"> de los fragmentos óseos causa dolor adicional, lesiones de tejidos blandos y hemorragias. La inmovilización del sitio afectado se logra mediante la aplicación de férulas temporales bien </w:t>
      </w:r>
      <w:proofErr w:type="spellStart"/>
      <w:r w:rsidRPr="00831C74">
        <w:rPr>
          <w:rFonts w:ascii="Times New Roman" w:eastAsia="Times New Roman" w:hAnsi="Times New Roman" w:cs="Times New Roman"/>
          <w:sz w:val="24"/>
          <w:szCs w:val="24"/>
          <w:lang w:eastAsia="es-BO"/>
        </w:rPr>
        <w:t>acoginadas</w:t>
      </w:r>
      <w:proofErr w:type="spellEnd"/>
      <w:r w:rsidRPr="00831C74">
        <w:rPr>
          <w:rFonts w:ascii="Times New Roman" w:eastAsia="Times New Roman" w:hAnsi="Times New Roman" w:cs="Times New Roman"/>
          <w:sz w:val="24"/>
          <w:szCs w:val="24"/>
          <w:lang w:eastAsia="es-BO"/>
        </w:rPr>
        <w:t xml:space="preserve">, las cual se fijan de manera firme con vendajes sobre la ropa. Para inmovilizar los </w:t>
      </w:r>
      <w:hyperlink r:id="rId150" w:history="1">
        <w:r w:rsidRPr="00831C74">
          <w:rPr>
            <w:rFonts w:ascii="Times New Roman" w:eastAsia="Times New Roman" w:hAnsi="Times New Roman" w:cs="Times New Roman"/>
            <w:color w:val="0000FF"/>
            <w:sz w:val="24"/>
            <w:szCs w:val="24"/>
            <w:u w:val="single"/>
            <w:lang w:eastAsia="es-BO"/>
          </w:rPr>
          <w:t>huesos</w:t>
        </w:r>
      </w:hyperlink>
      <w:r w:rsidRPr="00831C74">
        <w:rPr>
          <w:rFonts w:ascii="Times New Roman" w:eastAsia="Times New Roman" w:hAnsi="Times New Roman" w:cs="Times New Roman"/>
          <w:sz w:val="24"/>
          <w:szCs w:val="24"/>
          <w:lang w:eastAsia="es-BO"/>
        </w:rPr>
        <w:t xml:space="preserve"> largos de las extremidades inferiores se vendan las dos extremidades juntas, de este modo la sana funciona como férula de la lesionada. En lesiones de extremidades superiores puede inmovilizarse el brazo al vendarlo contra el tórax, o bien el antebrazo lesionado puede colocarse en un cabestrillo. Es necesario valora </w:t>
      </w:r>
      <w:hyperlink r:id="rId151" w:history="1">
        <w:r w:rsidRPr="00831C74">
          <w:rPr>
            <w:rFonts w:ascii="Times New Roman" w:eastAsia="Times New Roman" w:hAnsi="Times New Roman" w:cs="Times New Roman"/>
            <w:color w:val="0000FF"/>
            <w:sz w:val="24"/>
            <w:szCs w:val="24"/>
            <w:u w:val="single"/>
            <w:lang w:eastAsia="es-BO"/>
          </w:rPr>
          <w:t>el estado</w:t>
        </w:r>
      </w:hyperlink>
      <w:r w:rsidRPr="00831C74">
        <w:rPr>
          <w:rFonts w:ascii="Times New Roman" w:eastAsia="Times New Roman" w:hAnsi="Times New Roman" w:cs="Times New Roman"/>
          <w:sz w:val="24"/>
          <w:szCs w:val="24"/>
          <w:lang w:eastAsia="es-BO"/>
        </w:rPr>
        <w:t xml:space="preserve"> </w:t>
      </w:r>
      <w:proofErr w:type="spellStart"/>
      <w:r w:rsidRPr="00831C74">
        <w:rPr>
          <w:rFonts w:ascii="Times New Roman" w:eastAsia="Times New Roman" w:hAnsi="Times New Roman" w:cs="Times New Roman"/>
          <w:sz w:val="24"/>
          <w:szCs w:val="24"/>
          <w:lang w:eastAsia="es-BO"/>
        </w:rPr>
        <w:t>neurovascular</w:t>
      </w:r>
      <w:proofErr w:type="spellEnd"/>
      <w:r w:rsidRPr="00831C74">
        <w:rPr>
          <w:rFonts w:ascii="Times New Roman" w:eastAsia="Times New Roman" w:hAnsi="Times New Roman" w:cs="Times New Roman"/>
          <w:sz w:val="24"/>
          <w:szCs w:val="24"/>
          <w:lang w:eastAsia="es-BO"/>
        </w:rPr>
        <w:t xml:space="preserve"> distal a la lesión para determinar si la perfusión del tejido periférico y el funcionamiento de los nervios son adecuados.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En la fractura abierta se cubre la herida con un apósito limpio (estéril) para prevenir la </w:t>
      </w:r>
      <w:hyperlink r:id="rId152" w:history="1">
        <w:r w:rsidRPr="00831C74">
          <w:rPr>
            <w:rFonts w:ascii="Times New Roman" w:eastAsia="Times New Roman" w:hAnsi="Times New Roman" w:cs="Times New Roman"/>
            <w:color w:val="0000FF"/>
            <w:sz w:val="24"/>
            <w:szCs w:val="24"/>
            <w:u w:val="single"/>
            <w:lang w:eastAsia="es-BO"/>
          </w:rPr>
          <w:t>contaminación</w:t>
        </w:r>
      </w:hyperlink>
      <w:r w:rsidRPr="00831C74">
        <w:rPr>
          <w:rFonts w:ascii="Times New Roman" w:eastAsia="Times New Roman" w:hAnsi="Times New Roman" w:cs="Times New Roman"/>
          <w:sz w:val="24"/>
          <w:szCs w:val="24"/>
          <w:lang w:eastAsia="es-BO"/>
        </w:rPr>
        <w:t xml:space="preserve"> de tejidos </w:t>
      </w:r>
      <w:proofErr w:type="spellStart"/>
      <w:proofErr w:type="gramStart"/>
      <w:r w:rsidRPr="00831C74">
        <w:rPr>
          <w:rFonts w:ascii="Times New Roman" w:eastAsia="Times New Roman" w:hAnsi="Times New Roman" w:cs="Times New Roman"/>
          <w:sz w:val="24"/>
          <w:szCs w:val="24"/>
          <w:lang w:eastAsia="es-BO"/>
        </w:rPr>
        <w:t>mas</w:t>
      </w:r>
      <w:proofErr w:type="spellEnd"/>
      <w:proofErr w:type="gramEnd"/>
      <w:r w:rsidRPr="00831C74">
        <w:rPr>
          <w:rFonts w:ascii="Times New Roman" w:eastAsia="Times New Roman" w:hAnsi="Times New Roman" w:cs="Times New Roman"/>
          <w:sz w:val="24"/>
          <w:szCs w:val="24"/>
          <w:lang w:eastAsia="es-BO"/>
        </w:rPr>
        <w:t xml:space="preserve"> profundos. No debe intentarse la reducción de la fractura, incluso si solo uno de los fragmentos óseos sobresale de la herida. Las férulas se aplican con fines de inmovilización.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En la sala de urgencias, se hace una valoración completa del paciente. </w:t>
      </w:r>
      <w:proofErr w:type="spellStart"/>
      <w:r w:rsidRPr="00831C74">
        <w:rPr>
          <w:rFonts w:ascii="Times New Roman" w:eastAsia="Times New Roman" w:hAnsi="Times New Roman" w:cs="Times New Roman"/>
          <w:sz w:val="24"/>
          <w:szCs w:val="24"/>
          <w:lang w:eastAsia="es-BO"/>
        </w:rPr>
        <w:t>Despues</w:t>
      </w:r>
      <w:proofErr w:type="spellEnd"/>
      <w:r w:rsidRPr="00831C74">
        <w:rPr>
          <w:rFonts w:ascii="Times New Roman" w:eastAsia="Times New Roman" w:hAnsi="Times New Roman" w:cs="Times New Roman"/>
          <w:sz w:val="24"/>
          <w:szCs w:val="24"/>
          <w:lang w:eastAsia="es-BO"/>
        </w:rPr>
        <w:t>, se quitan las ropas con cuidado y suavidad primero en el lado no lesionado del cuerpo y después en el de la fractura, en ocasiones es necesario cortar la vestimenta. Las extremidades fracturadas deben mantenerse tan inmóviles como sean posibles para no causar más lesiones.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Tratamiento médico de fracturas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Los </w:t>
      </w:r>
      <w:hyperlink r:id="rId153" w:history="1">
        <w:r w:rsidRPr="00831C74">
          <w:rPr>
            <w:rFonts w:ascii="Times New Roman" w:eastAsia="Times New Roman" w:hAnsi="Times New Roman" w:cs="Times New Roman"/>
            <w:color w:val="0000FF"/>
            <w:sz w:val="24"/>
            <w:szCs w:val="24"/>
            <w:u w:val="single"/>
            <w:lang w:eastAsia="es-BO"/>
          </w:rPr>
          <w:t>principios</w:t>
        </w:r>
      </w:hyperlink>
      <w:r w:rsidRPr="00831C74">
        <w:rPr>
          <w:rFonts w:ascii="Times New Roman" w:eastAsia="Times New Roman" w:hAnsi="Times New Roman" w:cs="Times New Roman"/>
          <w:sz w:val="24"/>
          <w:szCs w:val="24"/>
          <w:lang w:eastAsia="es-BO"/>
        </w:rPr>
        <w:t xml:space="preserve"> del tratamiento de fracturas son: reducción, inmovilización y recuperación de la función y </w:t>
      </w:r>
      <w:hyperlink r:id="rId154" w:history="1">
        <w:r w:rsidRPr="00831C74">
          <w:rPr>
            <w:rFonts w:ascii="Times New Roman" w:eastAsia="Times New Roman" w:hAnsi="Times New Roman" w:cs="Times New Roman"/>
            <w:color w:val="0000FF"/>
            <w:sz w:val="24"/>
            <w:szCs w:val="24"/>
            <w:u w:val="single"/>
            <w:lang w:eastAsia="es-BO"/>
          </w:rPr>
          <w:t>resistencia</w:t>
        </w:r>
      </w:hyperlink>
      <w:r w:rsidRPr="00831C74">
        <w:rPr>
          <w:rFonts w:ascii="Times New Roman" w:eastAsia="Times New Roman" w:hAnsi="Times New Roman" w:cs="Times New Roman"/>
          <w:sz w:val="24"/>
          <w:szCs w:val="24"/>
          <w:lang w:eastAsia="es-BO"/>
        </w:rPr>
        <w:t xml:space="preserve"> normales mediante rehabilitación.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Reducción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La reducción de una fractura (fijación del hueso) es la restauración de los fragmentos </w:t>
      </w:r>
      <w:proofErr w:type="spellStart"/>
      <w:r w:rsidRPr="00831C74">
        <w:rPr>
          <w:rFonts w:ascii="Times New Roman" w:eastAsia="Times New Roman" w:hAnsi="Times New Roman" w:cs="Times New Roman"/>
          <w:sz w:val="24"/>
          <w:szCs w:val="24"/>
          <w:lang w:eastAsia="es-BO"/>
        </w:rPr>
        <w:t>oseos</w:t>
      </w:r>
      <w:proofErr w:type="spellEnd"/>
      <w:r w:rsidRPr="00831C74">
        <w:rPr>
          <w:rFonts w:ascii="Times New Roman" w:eastAsia="Times New Roman" w:hAnsi="Times New Roman" w:cs="Times New Roman"/>
          <w:sz w:val="24"/>
          <w:szCs w:val="24"/>
          <w:lang w:eastAsia="es-BO"/>
        </w:rPr>
        <w:t xml:space="preserve"> en alineación y rotación </w:t>
      </w:r>
      <w:proofErr w:type="spellStart"/>
      <w:r w:rsidRPr="00831C74">
        <w:rPr>
          <w:rFonts w:ascii="Times New Roman" w:eastAsia="Times New Roman" w:hAnsi="Times New Roman" w:cs="Times New Roman"/>
          <w:sz w:val="24"/>
          <w:szCs w:val="24"/>
          <w:lang w:eastAsia="es-BO"/>
        </w:rPr>
        <w:t>anatomica</w:t>
      </w:r>
      <w:proofErr w:type="spellEnd"/>
      <w:r w:rsidRPr="00831C74">
        <w:rPr>
          <w:rFonts w:ascii="Times New Roman" w:eastAsia="Times New Roman" w:hAnsi="Times New Roman" w:cs="Times New Roman"/>
          <w:sz w:val="24"/>
          <w:szCs w:val="24"/>
          <w:lang w:eastAsia="es-BO"/>
        </w:rPr>
        <w:t xml:space="preserve">. Los </w:t>
      </w:r>
      <w:hyperlink r:id="rId155" w:history="1">
        <w:r w:rsidRPr="00831C74">
          <w:rPr>
            <w:rFonts w:ascii="Times New Roman" w:eastAsia="Times New Roman" w:hAnsi="Times New Roman" w:cs="Times New Roman"/>
            <w:color w:val="0000FF"/>
            <w:sz w:val="24"/>
            <w:szCs w:val="24"/>
            <w:u w:val="single"/>
            <w:lang w:eastAsia="es-BO"/>
          </w:rPr>
          <w:t>métodos</w:t>
        </w:r>
      </w:hyperlink>
      <w:r w:rsidRPr="00831C74">
        <w:rPr>
          <w:rFonts w:ascii="Times New Roman" w:eastAsia="Times New Roman" w:hAnsi="Times New Roman" w:cs="Times New Roman"/>
          <w:sz w:val="24"/>
          <w:szCs w:val="24"/>
          <w:lang w:eastAsia="es-BO"/>
        </w:rPr>
        <w:t xml:space="preserve"> empleados para la reducción de fracturas son, reducción cerrada o reducción abierta. La </w:t>
      </w:r>
      <w:hyperlink r:id="rId156" w:history="1">
        <w:r w:rsidRPr="00831C74">
          <w:rPr>
            <w:rFonts w:ascii="Times New Roman" w:eastAsia="Times New Roman" w:hAnsi="Times New Roman" w:cs="Times New Roman"/>
            <w:color w:val="0000FF"/>
            <w:sz w:val="24"/>
            <w:szCs w:val="24"/>
            <w:u w:val="single"/>
            <w:lang w:eastAsia="es-BO"/>
          </w:rPr>
          <w:t>selección</w:t>
        </w:r>
      </w:hyperlink>
      <w:r w:rsidRPr="00831C74">
        <w:rPr>
          <w:rFonts w:ascii="Times New Roman" w:eastAsia="Times New Roman" w:hAnsi="Times New Roman" w:cs="Times New Roman"/>
          <w:sz w:val="24"/>
          <w:szCs w:val="24"/>
          <w:lang w:eastAsia="es-BO"/>
        </w:rPr>
        <w:t xml:space="preserve"> de un </w:t>
      </w:r>
      <w:hyperlink r:id="rId157" w:history="1">
        <w:r w:rsidRPr="00831C74">
          <w:rPr>
            <w:rFonts w:ascii="Times New Roman" w:eastAsia="Times New Roman" w:hAnsi="Times New Roman" w:cs="Times New Roman"/>
            <w:color w:val="0000FF"/>
            <w:sz w:val="24"/>
            <w:szCs w:val="24"/>
            <w:u w:val="single"/>
            <w:lang w:eastAsia="es-BO"/>
          </w:rPr>
          <w:t>método</w:t>
        </w:r>
      </w:hyperlink>
      <w:r w:rsidRPr="00831C74">
        <w:rPr>
          <w:rFonts w:ascii="Times New Roman" w:eastAsia="Times New Roman" w:hAnsi="Times New Roman" w:cs="Times New Roman"/>
          <w:sz w:val="24"/>
          <w:szCs w:val="24"/>
          <w:lang w:eastAsia="es-BO"/>
        </w:rPr>
        <w:t xml:space="preserve"> en particular depende de la naturaleza de la fractura misma; sin embargo, los principios subyacentes son los mismos. Por lo común, el medico reduce la fractura tan pronto como sea posible para evitar que los tejidos pierdan su </w:t>
      </w:r>
      <w:hyperlink r:id="rId158" w:anchor="defi" w:history="1">
        <w:r w:rsidRPr="00831C74">
          <w:rPr>
            <w:rFonts w:ascii="Times New Roman" w:eastAsia="Times New Roman" w:hAnsi="Times New Roman" w:cs="Times New Roman"/>
            <w:color w:val="0000FF"/>
            <w:sz w:val="24"/>
            <w:szCs w:val="24"/>
            <w:u w:val="single"/>
            <w:lang w:eastAsia="es-BO"/>
          </w:rPr>
          <w:t>elasticidad</w:t>
        </w:r>
      </w:hyperlink>
      <w:r w:rsidRPr="00831C74">
        <w:rPr>
          <w:rFonts w:ascii="Times New Roman" w:eastAsia="Times New Roman" w:hAnsi="Times New Roman" w:cs="Times New Roman"/>
          <w:sz w:val="24"/>
          <w:szCs w:val="24"/>
          <w:lang w:eastAsia="es-BO"/>
        </w:rPr>
        <w:t xml:space="preserve"> si quedan infiltrados por edema o hemorragia. En la mayor parte de los casos la reducción se dificulta cuando empieza a cicatrizar la lesión.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Antes de la reducción e inmovilización de la fractura se prepara al paciente para el </w:t>
      </w:r>
      <w:hyperlink r:id="rId159" w:history="1">
        <w:r w:rsidRPr="00831C74">
          <w:rPr>
            <w:rFonts w:ascii="Times New Roman" w:eastAsia="Times New Roman" w:hAnsi="Times New Roman" w:cs="Times New Roman"/>
            <w:color w:val="0000FF"/>
            <w:sz w:val="24"/>
            <w:szCs w:val="24"/>
            <w:u w:val="single"/>
            <w:lang w:eastAsia="es-BO"/>
          </w:rPr>
          <w:t>procedimiento</w:t>
        </w:r>
      </w:hyperlink>
      <w:r w:rsidRPr="00831C74">
        <w:rPr>
          <w:rFonts w:ascii="Times New Roman" w:eastAsia="Times New Roman" w:hAnsi="Times New Roman" w:cs="Times New Roman"/>
          <w:sz w:val="24"/>
          <w:szCs w:val="24"/>
          <w:lang w:eastAsia="es-BO"/>
        </w:rPr>
        <w:t>; se obtiene el permiso para hacerlo y se administran los analgésicos prescritos.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Reducción cerrada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La reducción cerrada se logra l colocar los fragmentos </w:t>
      </w:r>
      <w:proofErr w:type="spellStart"/>
      <w:r w:rsidRPr="00831C74">
        <w:rPr>
          <w:rFonts w:ascii="Times New Roman" w:eastAsia="Times New Roman" w:hAnsi="Times New Roman" w:cs="Times New Roman"/>
          <w:sz w:val="24"/>
          <w:szCs w:val="24"/>
          <w:lang w:eastAsia="es-BO"/>
        </w:rPr>
        <w:t>oseos</w:t>
      </w:r>
      <w:proofErr w:type="spellEnd"/>
      <w:r w:rsidRPr="00831C74">
        <w:rPr>
          <w:rFonts w:ascii="Times New Roman" w:eastAsia="Times New Roman" w:hAnsi="Times New Roman" w:cs="Times New Roman"/>
          <w:sz w:val="24"/>
          <w:szCs w:val="24"/>
          <w:lang w:eastAsia="es-BO"/>
        </w:rPr>
        <w:t xml:space="preserve"> en posición (bordes en contacto) por manipulación y tracción </w:t>
      </w:r>
      <w:hyperlink r:id="rId160" w:history="1">
        <w:r w:rsidRPr="00831C74">
          <w:rPr>
            <w:rFonts w:ascii="Times New Roman" w:eastAsia="Times New Roman" w:hAnsi="Times New Roman" w:cs="Times New Roman"/>
            <w:color w:val="0000FF"/>
            <w:sz w:val="24"/>
            <w:szCs w:val="24"/>
            <w:u w:val="single"/>
            <w:lang w:eastAsia="es-BO"/>
          </w:rPr>
          <w:t>manual</w:t>
        </w:r>
      </w:hyperlink>
      <w:r w:rsidRPr="00831C74">
        <w:rPr>
          <w:rFonts w:ascii="Times New Roman" w:eastAsia="Times New Roman" w:hAnsi="Times New Roman" w:cs="Times New Roman"/>
          <w:sz w:val="24"/>
          <w:szCs w:val="24"/>
          <w:lang w:eastAsia="es-BO"/>
        </w:rPr>
        <w:t xml:space="preserve">. Se mantiene la extremidad en posición </w:t>
      </w:r>
      <w:r w:rsidRPr="00831C74">
        <w:rPr>
          <w:rFonts w:ascii="Times New Roman" w:eastAsia="Times New Roman" w:hAnsi="Times New Roman" w:cs="Times New Roman"/>
          <w:sz w:val="24"/>
          <w:szCs w:val="24"/>
          <w:lang w:eastAsia="es-BO"/>
        </w:rPr>
        <w:lastRenderedPageBreak/>
        <w:t>deseada mientras se inmoviliza con yeso, férula u otro dispositivo adecuado. Puede utilizarse reducción bajo anestesia con fijación mediante clavos percutáneos. El dispositivo de inmovilización mantiene la reducción y estabiliza la extremidad para la consolidación ósea. Se obtienen radiografías para verificar que los fragmentos óseos estén bien alineados.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Se utiliza tracción (cutánea o esquelética) para reducir e inmovilizar la fractura. La tracción puede usarse hasta que el paciente se estabiliza desde el punto de vista fisiológico y sea capaz de soportar la fijación quirúrgica.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Reducción abierta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Algunas fracturas requieren reducción abierta, en que los fragmentos óseos se alinean a través de un procedimiento quirúrgico. Suelen emplearse dispositivos de fijación interna como clavos, alambres, tornillos, placas o varillas de metal, con el fin de mantener los fragmentos en la posición correcta hasta que su unión sea la adecuada. Estos dispositivos se introducen en los lados del hueso, a través de los fragmentos óseos o directamente en la cavidad medular. La fijación interna asegura la aproximación y fijación firmes de los fragmentos óseos.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Inmovilización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Una vez reducida la fractura, los fragmentos óseos deben inmovilizarse o mantenerse en posición y alineación correctas hasta que ocurra su unión. La inmovilización puede lograrse por fijación externa o interna. Los métodos de fijación externa incluyen vendajes, enyesados, férulas, tracción continua o fijadores externos. Los implantes metálicos utilizados para fijaciones internas sirven como férulas internas para inmovilizar la fractura.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Mantenimiento y restauración de la función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La reducción e inmovilización se mantienen según prescripciones para facilitar la cicatrización ósea y de tejidos blandos. La </w:t>
      </w:r>
      <w:hyperlink r:id="rId161" w:history="1">
        <w:r w:rsidRPr="00831C74">
          <w:rPr>
            <w:rFonts w:ascii="Times New Roman" w:eastAsia="Times New Roman" w:hAnsi="Times New Roman" w:cs="Times New Roman"/>
            <w:color w:val="0000FF"/>
            <w:sz w:val="24"/>
            <w:szCs w:val="24"/>
            <w:u w:val="single"/>
            <w:lang w:eastAsia="es-BO"/>
          </w:rPr>
          <w:t>inflamación</w:t>
        </w:r>
      </w:hyperlink>
      <w:r w:rsidRPr="00831C74">
        <w:rPr>
          <w:rFonts w:ascii="Times New Roman" w:eastAsia="Times New Roman" w:hAnsi="Times New Roman" w:cs="Times New Roman"/>
          <w:sz w:val="24"/>
          <w:szCs w:val="24"/>
          <w:lang w:eastAsia="es-BO"/>
        </w:rPr>
        <w:t xml:space="preserve"> se controla con elevación de la extremidad lesionada y la aplicación de hielo. Se vigila el estado </w:t>
      </w:r>
      <w:proofErr w:type="spellStart"/>
      <w:r w:rsidRPr="00831C74">
        <w:rPr>
          <w:rFonts w:ascii="Times New Roman" w:eastAsia="Times New Roman" w:hAnsi="Times New Roman" w:cs="Times New Roman"/>
          <w:sz w:val="24"/>
          <w:szCs w:val="24"/>
          <w:lang w:eastAsia="es-BO"/>
        </w:rPr>
        <w:t>neurovascular</w:t>
      </w:r>
      <w:proofErr w:type="spellEnd"/>
      <w:r w:rsidRPr="00831C74">
        <w:rPr>
          <w:rFonts w:ascii="Times New Roman" w:eastAsia="Times New Roman" w:hAnsi="Times New Roman" w:cs="Times New Roman"/>
          <w:sz w:val="24"/>
          <w:szCs w:val="24"/>
          <w:lang w:eastAsia="es-BO"/>
        </w:rPr>
        <w:t xml:space="preserve"> y se notifica al ortopedista de inmediato si se identifica alguna alteración al respecto. La inquietud, ansiedad y molestia con varios métodos (por ejemplo consuelo, cambios de posición y </w:t>
      </w:r>
      <w:hyperlink r:id="rId162" w:history="1">
        <w:r w:rsidRPr="00831C74">
          <w:rPr>
            <w:rFonts w:ascii="Times New Roman" w:eastAsia="Times New Roman" w:hAnsi="Times New Roman" w:cs="Times New Roman"/>
            <w:color w:val="0000FF"/>
            <w:sz w:val="24"/>
            <w:szCs w:val="24"/>
            <w:u w:val="single"/>
            <w:lang w:eastAsia="es-BO"/>
          </w:rPr>
          <w:t>estrategias</w:t>
        </w:r>
      </w:hyperlink>
      <w:r w:rsidRPr="00831C74">
        <w:rPr>
          <w:rFonts w:ascii="Times New Roman" w:eastAsia="Times New Roman" w:hAnsi="Times New Roman" w:cs="Times New Roman"/>
          <w:sz w:val="24"/>
          <w:szCs w:val="24"/>
          <w:lang w:eastAsia="es-BO"/>
        </w:rPr>
        <w:t xml:space="preserve"> para aliviar el dolor). Se alientan lo ejercicios isométricos y de fijación muscular para minimizar la atrofia por desuso y fomentar la circulación. Se anima a los pacientes a participar en actividades de la vida diaria para promover el funcionamiento independiente y la </w:t>
      </w:r>
      <w:hyperlink r:id="rId163" w:history="1">
        <w:r w:rsidRPr="00831C74">
          <w:rPr>
            <w:rFonts w:ascii="Times New Roman" w:eastAsia="Times New Roman" w:hAnsi="Times New Roman" w:cs="Times New Roman"/>
            <w:color w:val="0000FF"/>
            <w:sz w:val="24"/>
            <w:szCs w:val="24"/>
            <w:u w:val="single"/>
            <w:lang w:eastAsia="es-BO"/>
          </w:rPr>
          <w:t>autoestima</w:t>
        </w:r>
      </w:hyperlink>
      <w:r w:rsidRPr="00831C74">
        <w:rPr>
          <w:rFonts w:ascii="Times New Roman" w:eastAsia="Times New Roman" w:hAnsi="Times New Roman" w:cs="Times New Roman"/>
          <w:sz w:val="24"/>
          <w:szCs w:val="24"/>
          <w:lang w:eastAsia="es-BO"/>
        </w:rPr>
        <w:t>. La reanudación gradual de actividades se fomenta dentro de la prescripción terapéutica. Con la fijación interna, el cirujano determina la cantidad de movimiento y tensión que puede soportar la extremidad y prescribe el nivel de actividad y el apoyo de peso.</w:t>
      </w:r>
    </w:p>
    <w:p w:rsidR="00831C74" w:rsidRPr="00831C74" w:rsidRDefault="00831C74" w:rsidP="00831C74">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10" w:name="colostomia"/>
      <w:r w:rsidRPr="00831C74">
        <w:rPr>
          <w:rFonts w:ascii="Times New Roman" w:eastAsia="Times New Roman" w:hAnsi="Times New Roman" w:cs="Times New Roman"/>
          <w:b/>
          <w:bCs/>
          <w:sz w:val="36"/>
          <w:szCs w:val="36"/>
          <w:lang w:eastAsia="es-BO"/>
        </w:rPr>
        <w:t>Colostomías</w:t>
      </w:r>
      <w:bookmarkEnd w:id="10"/>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lastRenderedPageBreak/>
        <w:t>Una colostomía es una abertura producida quirúrgicamente en el colon a través del abdomen. La colostomía sirve para permitir que las heces fecales se desvíen de una parte enferma o dañada del colon.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Cuando una persona tiene una colostomía, las heces fecales dejan de evacuarse por el ano y éstas se eliminan a través de la colostomía. La colostomía carece de músculo esfínter, por lo que la persona no puede controlar la evacuación de forma voluntaria. El paciente lleva una bolsa para recoger las heces fecales. Las colostomías pueden ser temporales o permanentes, dependiendo de la razón médica de la cirugía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 xml:space="preserve">Tipos de </w:t>
      </w:r>
      <w:proofErr w:type="spellStart"/>
      <w:r w:rsidRPr="00831C74">
        <w:rPr>
          <w:rFonts w:ascii="Times New Roman" w:eastAsia="Times New Roman" w:hAnsi="Times New Roman" w:cs="Times New Roman"/>
          <w:b/>
          <w:bCs/>
          <w:sz w:val="24"/>
          <w:szCs w:val="24"/>
          <w:lang w:eastAsia="es-BO"/>
        </w:rPr>
        <w:t>Colostomías</w:t>
      </w:r>
      <w:r w:rsidRPr="00831C74">
        <w:rPr>
          <w:rFonts w:ascii="Times New Roman" w:eastAsia="Times New Roman" w:hAnsi="Times New Roman" w:cs="Times New Roman"/>
          <w:sz w:val="24"/>
          <w:szCs w:val="24"/>
          <w:lang w:eastAsia="es-BO"/>
        </w:rPr>
        <w:t>La</w:t>
      </w:r>
      <w:proofErr w:type="spellEnd"/>
      <w:r w:rsidRPr="00831C74">
        <w:rPr>
          <w:rFonts w:ascii="Times New Roman" w:eastAsia="Times New Roman" w:hAnsi="Times New Roman" w:cs="Times New Roman"/>
          <w:sz w:val="24"/>
          <w:szCs w:val="24"/>
          <w:lang w:eastAsia="es-BO"/>
        </w:rPr>
        <w:t xml:space="preserve"> colostomía se puede construir en casi cualquier punto del colon. La posición de su colostomía depende de la razón médica de la cirugía.</w:t>
      </w:r>
    </w:p>
    <w:p w:rsidR="00831C74" w:rsidRPr="00831C74" w:rsidRDefault="00831C74" w:rsidP="00831C7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i/>
          <w:iCs/>
          <w:sz w:val="24"/>
          <w:szCs w:val="24"/>
          <w:lang w:eastAsia="es-BO"/>
        </w:rPr>
        <w:t>Colostomía Ascendente </w:t>
      </w:r>
      <w:r w:rsidRPr="00831C74">
        <w:rPr>
          <w:rFonts w:ascii="Times New Roman" w:eastAsia="Times New Roman" w:hAnsi="Times New Roman" w:cs="Times New Roman"/>
          <w:sz w:val="24"/>
          <w:szCs w:val="24"/>
          <w:lang w:eastAsia="es-BO"/>
        </w:rPr>
        <w:t>- construida en la parte ascendente del colon</w:t>
      </w:r>
      <w:proofErr w:type="gramStart"/>
      <w:r w:rsidRPr="00831C74">
        <w:rPr>
          <w:rFonts w:ascii="Times New Roman" w:eastAsia="Times New Roman" w:hAnsi="Times New Roman" w:cs="Times New Roman"/>
          <w:sz w:val="24"/>
          <w:szCs w:val="24"/>
          <w:lang w:eastAsia="es-BO"/>
        </w:rPr>
        <w:t>.·</w:t>
      </w:r>
      <w:proofErr w:type="gramEnd"/>
      <w:r w:rsidRPr="00831C74">
        <w:rPr>
          <w:rFonts w:ascii="Times New Roman" w:eastAsia="Times New Roman" w:hAnsi="Times New Roman" w:cs="Times New Roman"/>
          <w:sz w:val="24"/>
          <w:szCs w:val="24"/>
          <w:lang w:eastAsia="es-BO"/>
        </w:rPr>
        <w:t xml:space="preserve"> Salida: Heces fecales líquidas o pastosas.</w:t>
      </w:r>
    </w:p>
    <w:p w:rsidR="00831C74" w:rsidRPr="00831C74" w:rsidRDefault="00831C74" w:rsidP="00831C7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i/>
          <w:iCs/>
          <w:sz w:val="24"/>
          <w:szCs w:val="24"/>
          <w:lang w:eastAsia="es-BO"/>
        </w:rPr>
        <w:t>Colostomía Descendente </w:t>
      </w:r>
      <w:r w:rsidRPr="00831C74">
        <w:rPr>
          <w:rFonts w:ascii="Times New Roman" w:eastAsia="Times New Roman" w:hAnsi="Times New Roman" w:cs="Times New Roman"/>
          <w:sz w:val="24"/>
          <w:szCs w:val="24"/>
          <w:lang w:eastAsia="es-BO"/>
        </w:rPr>
        <w:t>- construida en la parte descendente del colon</w:t>
      </w:r>
      <w:proofErr w:type="gramStart"/>
      <w:r w:rsidRPr="00831C74">
        <w:rPr>
          <w:rFonts w:ascii="Times New Roman" w:eastAsia="Times New Roman" w:hAnsi="Times New Roman" w:cs="Times New Roman"/>
          <w:sz w:val="24"/>
          <w:szCs w:val="24"/>
          <w:lang w:eastAsia="es-BO"/>
        </w:rPr>
        <w:t>.·</w:t>
      </w:r>
      <w:proofErr w:type="gramEnd"/>
      <w:r w:rsidRPr="00831C74">
        <w:rPr>
          <w:rFonts w:ascii="Times New Roman" w:eastAsia="Times New Roman" w:hAnsi="Times New Roman" w:cs="Times New Roman"/>
          <w:sz w:val="24"/>
          <w:szCs w:val="24"/>
          <w:lang w:eastAsia="es-BO"/>
        </w:rPr>
        <w:t xml:space="preserve"> Salida: Heces fecales casi completamente formadas.</w:t>
      </w:r>
    </w:p>
    <w:p w:rsidR="00831C74" w:rsidRPr="00831C74" w:rsidRDefault="00831C74" w:rsidP="00831C7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i/>
          <w:iCs/>
          <w:sz w:val="24"/>
          <w:szCs w:val="24"/>
          <w:lang w:eastAsia="es-BO"/>
        </w:rPr>
        <w:t>Colostomía Transversal </w:t>
      </w:r>
      <w:r w:rsidRPr="00831C74">
        <w:rPr>
          <w:rFonts w:ascii="Times New Roman" w:eastAsia="Times New Roman" w:hAnsi="Times New Roman" w:cs="Times New Roman"/>
          <w:sz w:val="24"/>
          <w:szCs w:val="24"/>
          <w:lang w:eastAsia="es-BO"/>
        </w:rPr>
        <w:t>- construida en la parte transversal del colon.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Salida: Heces fecales pastosas o </w:t>
      </w:r>
      <w:proofErr w:type="spellStart"/>
      <w:r w:rsidRPr="00831C74">
        <w:rPr>
          <w:rFonts w:ascii="Times New Roman" w:eastAsia="Times New Roman" w:hAnsi="Times New Roman" w:cs="Times New Roman"/>
          <w:sz w:val="24"/>
          <w:szCs w:val="24"/>
          <w:lang w:eastAsia="es-BO"/>
        </w:rPr>
        <w:t>semiformadas</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i/>
          <w:iCs/>
          <w:sz w:val="24"/>
          <w:szCs w:val="24"/>
          <w:lang w:eastAsia="es-BO"/>
        </w:rPr>
        <w:t xml:space="preserve">Colostomía </w:t>
      </w:r>
      <w:proofErr w:type="spellStart"/>
      <w:r w:rsidRPr="00831C74">
        <w:rPr>
          <w:rFonts w:ascii="Times New Roman" w:eastAsia="Times New Roman" w:hAnsi="Times New Roman" w:cs="Times New Roman"/>
          <w:b/>
          <w:bCs/>
          <w:i/>
          <w:iCs/>
          <w:sz w:val="24"/>
          <w:szCs w:val="24"/>
          <w:lang w:eastAsia="es-BO"/>
        </w:rPr>
        <w:t>Sigmoide</w:t>
      </w:r>
      <w:proofErr w:type="spellEnd"/>
      <w:r w:rsidRPr="00831C74">
        <w:rPr>
          <w:rFonts w:ascii="Times New Roman" w:eastAsia="Times New Roman" w:hAnsi="Times New Roman" w:cs="Times New Roman"/>
          <w:b/>
          <w:bCs/>
          <w:i/>
          <w:iCs/>
          <w:sz w:val="24"/>
          <w:szCs w:val="24"/>
          <w:lang w:eastAsia="es-BO"/>
        </w:rPr>
        <w:t> </w:t>
      </w:r>
      <w:r w:rsidRPr="00831C74">
        <w:rPr>
          <w:rFonts w:ascii="Times New Roman" w:eastAsia="Times New Roman" w:hAnsi="Times New Roman" w:cs="Times New Roman"/>
          <w:sz w:val="24"/>
          <w:szCs w:val="24"/>
          <w:lang w:eastAsia="es-BO"/>
        </w:rPr>
        <w:t xml:space="preserve">- construida en la parte </w:t>
      </w:r>
      <w:proofErr w:type="spellStart"/>
      <w:r w:rsidRPr="00831C74">
        <w:rPr>
          <w:rFonts w:ascii="Times New Roman" w:eastAsia="Times New Roman" w:hAnsi="Times New Roman" w:cs="Times New Roman"/>
          <w:sz w:val="24"/>
          <w:szCs w:val="24"/>
          <w:lang w:eastAsia="es-BO"/>
        </w:rPr>
        <w:t>sigmoide</w:t>
      </w:r>
      <w:proofErr w:type="spellEnd"/>
      <w:r w:rsidRPr="00831C74">
        <w:rPr>
          <w:rFonts w:ascii="Times New Roman" w:eastAsia="Times New Roman" w:hAnsi="Times New Roman" w:cs="Times New Roman"/>
          <w:sz w:val="24"/>
          <w:szCs w:val="24"/>
          <w:lang w:eastAsia="es-BO"/>
        </w:rPr>
        <w:t xml:space="preserve"> del colon· Salida: Heces fecales completamente formadas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La colostomía transversa está en el abdomen superior, ya sea en el medio o hacia el lado derecho del cuerpo. Algunos padecimientos del colon como la </w:t>
      </w:r>
      <w:proofErr w:type="spellStart"/>
      <w:r w:rsidRPr="00831C74">
        <w:rPr>
          <w:rFonts w:ascii="Times New Roman" w:eastAsia="Times New Roman" w:hAnsi="Times New Roman" w:cs="Times New Roman"/>
          <w:sz w:val="24"/>
          <w:szCs w:val="24"/>
          <w:lang w:eastAsia="es-BO"/>
        </w:rPr>
        <w:t>diverticulitis</w:t>
      </w:r>
      <w:proofErr w:type="spellEnd"/>
      <w:r w:rsidRPr="00831C74">
        <w:rPr>
          <w:rFonts w:ascii="Times New Roman" w:eastAsia="Times New Roman" w:hAnsi="Times New Roman" w:cs="Times New Roman"/>
          <w:sz w:val="24"/>
          <w:szCs w:val="24"/>
          <w:lang w:eastAsia="es-BO"/>
        </w:rPr>
        <w:t xml:space="preserve">, enfermedad inflamatoria intestinales tales como la enfermedad de </w:t>
      </w:r>
      <w:proofErr w:type="spellStart"/>
      <w:r w:rsidRPr="00831C74">
        <w:rPr>
          <w:rFonts w:ascii="Times New Roman" w:eastAsia="Times New Roman" w:hAnsi="Times New Roman" w:cs="Times New Roman"/>
          <w:sz w:val="24"/>
          <w:szCs w:val="24"/>
          <w:lang w:eastAsia="es-BO"/>
        </w:rPr>
        <w:t>crohn</w:t>
      </w:r>
      <w:proofErr w:type="spellEnd"/>
      <w:r w:rsidRPr="00831C74">
        <w:rPr>
          <w:rFonts w:ascii="Times New Roman" w:eastAsia="Times New Roman" w:hAnsi="Times New Roman" w:cs="Times New Roman"/>
          <w:sz w:val="24"/>
          <w:szCs w:val="24"/>
          <w:lang w:eastAsia="es-BO"/>
        </w:rPr>
        <w:t xml:space="preserve"> y la colitis ulcerosa, cáncer, obstrucción, herida, o defectos congénitos pueden llevar hacia una colostomía transversa. Este tipo de colostomía permite que las heces salgan del colon antes de que lleguen al colon descendente.</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Cuando se presentan padecimientos como los descritos arriba en el colon inferior, puede ser necesario darle un descanso a la porción afectada del colon. Se puede crear una colostomía transversa por un periodo de tiempo para prevenir que pasen las heces a través de la sección del colon que está inflamada, infectada, enferma, o recién operada, y así permitir la curación. Tal colostomía generalmente es temporal.</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Dependiendo del proceso de cicatrización, la colostomía puede ser necesaria por algunas semanas, meses, o hasta años.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Se realiza una colostomía transversa permanente cuando la porción inferior del colon tiene que retirarse o descansarse permanentemente. Esto también puede ser el caso si existen otros </w:t>
      </w:r>
      <w:hyperlink r:id="rId164" w:anchor="PLANT" w:history="1">
        <w:r w:rsidRPr="00831C74">
          <w:rPr>
            <w:rFonts w:ascii="Times New Roman" w:eastAsia="Times New Roman" w:hAnsi="Times New Roman" w:cs="Times New Roman"/>
            <w:color w:val="0000FF"/>
            <w:sz w:val="24"/>
            <w:szCs w:val="24"/>
            <w:u w:val="single"/>
            <w:lang w:eastAsia="es-BO"/>
          </w:rPr>
          <w:t>problemas</w:t>
        </w:r>
      </w:hyperlink>
      <w:r w:rsidRPr="00831C74">
        <w:rPr>
          <w:rFonts w:ascii="Times New Roman" w:eastAsia="Times New Roman" w:hAnsi="Times New Roman" w:cs="Times New Roman"/>
          <w:sz w:val="24"/>
          <w:szCs w:val="24"/>
          <w:lang w:eastAsia="es-BO"/>
        </w:rPr>
        <w:t xml:space="preserve"> de </w:t>
      </w:r>
      <w:hyperlink r:id="rId165" w:history="1">
        <w:r w:rsidRPr="00831C74">
          <w:rPr>
            <w:rFonts w:ascii="Times New Roman" w:eastAsia="Times New Roman" w:hAnsi="Times New Roman" w:cs="Times New Roman"/>
            <w:color w:val="0000FF"/>
            <w:sz w:val="24"/>
            <w:szCs w:val="24"/>
            <w:u w:val="single"/>
            <w:lang w:eastAsia="es-BO"/>
          </w:rPr>
          <w:t>salud</w:t>
        </w:r>
      </w:hyperlink>
      <w:r w:rsidRPr="00831C74">
        <w:rPr>
          <w:rFonts w:ascii="Times New Roman" w:eastAsia="Times New Roman" w:hAnsi="Times New Roman" w:cs="Times New Roman"/>
          <w:sz w:val="24"/>
          <w:szCs w:val="24"/>
          <w:lang w:eastAsia="es-BO"/>
        </w:rPr>
        <w:t xml:space="preserve"> que no permiten que el paciente tenga más cirugías. Tal tipo de colostomía provee una salida permanente para las heces y no será cerrada en el futuro. Existen dos tipos de colostomías transversas: "colostomía transversa en asa" y "colostomía transversa de doble barril.</w:t>
      </w:r>
    </w:p>
    <w:p w:rsidR="00831C74" w:rsidRPr="00831C74" w:rsidRDefault="00831C74" w:rsidP="00831C74">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11" w:name="dilemaseta"/>
      <w:r w:rsidRPr="00831C74">
        <w:rPr>
          <w:rFonts w:ascii="Times New Roman" w:eastAsia="Times New Roman" w:hAnsi="Times New Roman" w:cs="Times New Roman"/>
          <w:b/>
          <w:bCs/>
          <w:sz w:val="36"/>
          <w:szCs w:val="36"/>
          <w:lang w:eastAsia="es-BO"/>
        </w:rPr>
        <w:lastRenderedPageBreak/>
        <w:t>Dilemas éticos</w:t>
      </w:r>
      <w:bookmarkEnd w:id="11"/>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Los principios éticos que se observan en la práctica de </w:t>
      </w:r>
      <w:hyperlink r:id="rId166" w:history="1">
        <w:r w:rsidRPr="00831C74">
          <w:rPr>
            <w:rFonts w:ascii="Times New Roman" w:eastAsia="Times New Roman" w:hAnsi="Times New Roman" w:cs="Times New Roman"/>
            <w:color w:val="0000FF"/>
            <w:sz w:val="24"/>
            <w:szCs w:val="24"/>
            <w:u w:val="single"/>
            <w:lang w:eastAsia="es-BO"/>
          </w:rPr>
          <w:t>enfermería</w:t>
        </w:r>
      </w:hyperlink>
      <w:r w:rsidRPr="00831C74">
        <w:rPr>
          <w:rFonts w:ascii="Times New Roman" w:eastAsia="Times New Roman" w:hAnsi="Times New Roman" w:cs="Times New Roman"/>
          <w:sz w:val="24"/>
          <w:szCs w:val="24"/>
          <w:lang w:eastAsia="es-BO"/>
        </w:rPr>
        <w:t xml:space="preserve"> son los principios de:</w:t>
      </w:r>
    </w:p>
    <w:p w:rsidR="00831C74" w:rsidRPr="00831C74" w:rsidRDefault="00831C74" w:rsidP="00831C7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Beneficencia, es decir, el deber de hacer el bien y abstenerse del mal; o ausencia de </w:t>
      </w:r>
      <w:proofErr w:type="gramStart"/>
      <w:r w:rsidRPr="00831C74">
        <w:rPr>
          <w:rFonts w:ascii="Times New Roman" w:eastAsia="Times New Roman" w:hAnsi="Times New Roman" w:cs="Times New Roman"/>
          <w:sz w:val="24"/>
          <w:szCs w:val="24"/>
          <w:lang w:eastAsia="es-BO"/>
        </w:rPr>
        <w:t>maleficencia .</w:t>
      </w:r>
      <w:proofErr w:type="gramEnd"/>
    </w:p>
    <w:p w:rsidR="00831C74" w:rsidRPr="00831C74" w:rsidRDefault="00831C74" w:rsidP="00831C7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Justicia, es decir, imparcialidad hacia todo el mundo o la no </w:t>
      </w:r>
      <w:hyperlink r:id="rId167" w:history="1">
        <w:r w:rsidRPr="00831C74">
          <w:rPr>
            <w:rFonts w:ascii="Times New Roman" w:eastAsia="Times New Roman" w:hAnsi="Times New Roman" w:cs="Times New Roman"/>
            <w:color w:val="0000FF"/>
            <w:sz w:val="24"/>
            <w:szCs w:val="24"/>
            <w:u w:val="single"/>
            <w:lang w:eastAsia="es-BO"/>
          </w:rPr>
          <w:t>discriminación</w:t>
        </w:r>
      </w:hyperlink>
      <w:r w:rsidRPr="00831C74">
        <w:rPr>
          <w:rFonts w:ascii="Times New Roman" w:eastAsia="Times New Roman" w:hAnsi="Times New Roman" w:cs="Times New Roman"/>
          <w:sz w:val="24"/>
          <w:szCs w:val="24"/>
          <w:lang w:eastAsia="es-BO"/>
        </w:rPr>
        <w:t>.    </w:t>
      </w:r>
    </w:p>
    <w:p w:rsidR="00831C74" w:rsidRPr="00831C74" w:rsidRDefault="00831C74" w:rsidP="00831C7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Respeto por la Persona, en la </w:t>
      </w:r>
      <w:hyperlink r:id="rId168" w:history="1">
        <w:r w:rsidRPr="00831C74">
          <w:rPr>
            <w:rFonts w:ascii="Times New Roman" w:eastAsia="Times New Roman" w:hAnsi="Times New Roman" w:cs="Times New Roman"/>
            <w:color w:val="0000FF"/>
            <w:sz w:val="24"/>
            <w:szCs w:val="24"/>
            <w:u w:val="single"/>
            <w:lang w:eastAsia="es-BO"/>
          </w:rPr>
          <w:t>ética</w:t>
        </w:r>
      </w:hyperlink>
      <w:r w:rsidRPr="00831C74">
        <w:rPr>
          <w:rFonts w:ascii="Times New Roman" w:eastAsia="Times New Roman" w:hAnsi="Times New Roman" w:cs="Times New Roman"/>
          <w:sz w:val="24"/>
          <w:szCs w:val="24"/>
          <w:lang w:eastAsia="es-BO"/>
        </w:rPr>
        <w:t xml:space="preserve"> del cuidado de la salud; es decir, </w:t>
      </w:r>
      <w:hyperlink r:id="rId169" w:anchor="auto" w:history="1">
        <w:r w:rsidRPr="00831C74">
          <w:rPr>
            <w:rFonts w:ascii="Times New Roman" w:eastAsia="Times New Roman" w:hAnsi="Times New Roman" w:cs="Times New Roman"/>
            <w:color w:val="0000FF"/>
            <w:sz w:val="24"/>
            <w:szCs w:val="24"/>
            <w:u w:val="single"/>
            <w:lang w:eastAsia="es-BO"/>
          </w:rPr>
          <w:t>respeto</w:t>
        </w:r>
      </w:hyperlink>
      <w:r w:rsidRPr="00831C74">
        <w:rPr>
          <w:rFonts w:ascii="Times New Roman" w:eastAsia="Times New Roman" w:hAnsi="Times New Roman" w:cs="Times New Roman"/>
          <w:sz w:val="24"/>
          <w:szCs w:val="24"/>
          <w:lang w:eastAsia="es-BO"/>
        </w:rPr>
        <w:t xml:space="preserve"> a la vida y a la </w:t>
      </w:r>
      <w:hyperlink r:id="rId170" w:history="1">
        <w:r w:rsidRPr="00831C74">
          <w:rPr>
            <w:rFonts w:ascii="Times New Roman" w:eastAsia="Times New Roman" w:hAnsi="Times New Roman" w:cs="Times New Roman"/>
            <w:color w:val="0000FF"/>
            <w:sz w:val="24"/>
            <w:szCs w:val="24"/>
            <w:u w:val="single"/>
            <w:lang w:eastAsia="es-BO"/>
          </w:rPr>
          <w:t>dignidad</w:t>
        </w:r>
      </w:hyperlink>
      <w:r w:rsidRPr="00831C74">
        <w:rPr>
          <w:rFonts w:ascii="Times New Roman" w:eastAsia="Times New Roman" w:hAnsi="Times New Roman" w:cs="Times New Roman"/>
          <w:sz w:val="24"/>
          <w:szCs w:val="24"/>
          <w:lang w:eastAsia="es-BO"/>
        </w:rPr>
        <w:t xml:space="preserve"> del paciente.</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LA BENEFICENCIA.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La exigencia de que los profesionales sanitarios deben aceptar la plena </w:t>
      </w:r>
      <w:hyperlink r:id="rId171" w:history="1">
        <w:r w:rsidRPr="00831C74">
          <w:rPr>
            <w:rFonts w:ascii="Times New Roman" w:eastAsia="Times New Roman" w:hAnsi="Times New Roman" w:cs="Times New Roman"/>
            <w:color w:val="0000FF"/>
            <w:sz w:val="24"/>
            <w:szCs w:val="24"/>
            <w:u w:val="single"/>
            <w:lang w:eastAsia="es-BO"/>
          </w:rPr>
          <w:t>responsabilidad</w:t>
        </w:r>
      </w:hyperlink>
      <w:r w:rsidRPr="00831C74">
        <w:rPr>
          <w:rFonts w:ascii="Times New Roman" w:eastAsia="Times New Roman" w:hAnsi="Times New Roman" w:cs="Times New Roman"/>
          <w:sz w:val="24"/>
          <w:szCs w:val="24"/>
          <w:lang w:eastAsia="es-BO"/>
        </w:rPr>
        <w:t xml:space="preserve"> por los tratamientos que prescriben a unos pacientes no versados en las </w:t>
      </w:r>
      <w:hyperlink r:id="rId172" w:history="1">
        <w:r w:rsidRPr="00831C74">
          <w:rPr>
            <w:rFonts w:ascii="Times New Roman" w:eastAsia="Times New Roman" w:hAnsi="Times New Roman" w:cs="Times New Roman"/>
            <w:color w:val="0000FF"/>
            <w:sz w:val="24"/>
            <w:szCs w:val="24"/>
            <w:u w:val="single"/>
            <w:lang w:eastAsia="es-BO"/>
          </w:rPr>
          <w:t>ciencias</w:t>
        </w:r>
      </w:hyperlink>
      <w:r w:rsidRPr="00831C74">
        <w:rPr>
          <w:rFonts w:ascii="Times New Roman" w:eastAsia="Times New Roman" w:hAnsi="Times New Roman" w:cs="Times New Roman"/>
          <w:sz w:val="24"/>
          <w:szCs w:val="24"/>
          <w:lang w:eastAsia="es-BO"/>
        </w:rPr>
        <w:t xml:space="preserve"> de la salud, así como a los sujetos de las </w:t>
      </w:r>
      <w:hyperlink r:id="rId173" w:history="1">
        <w:r w:rsidRPr="00831C74">
          <w:rPr>
            <w:rFonts w:ascii="Times New Roman" w:eastAsia="Times New Roman" w:hAnsi="Times New Roman" w:cs="Times New Roman"/>
            <w:color w:val="0000FF"/>
            <w:sz w:val="24"/>
            <w:szCs w:val="24"/>
            <w:u w:val="single"/>
            <w:lang w:eastAsia="es-BO"/>
          </w:rPr>
          <w:t>investigaciones</w:t>
        </w:r>
      </w:hyperlink>
      <w:r w:rsidRPr="00831C74">
        <w:rPr>
          <w:rFonts w:ascii="Times New Roman" w:eastAsia="Times New Roman" w:hAnsi="Times New Roman" w:cs="Times New Roman"/>
          <w:sz w:val="24"/>
          <w:szCs w:val="24"/>
          <w:lang w:eastAsia="es-BO"/>
        </w:rPr>
        <w:t xml:space="preserve"> es un imperativo del principio de Beneficencia y de abstenerse de la maleficencia.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En relación con éste último estaría el principio de Reciprocidad, esto es, el reconocimiento del deber de cuidar de los demás como a uno le gustaría que le cuidaran a él. A menos que se instituya un principio de reciprocidad, no hay modo alguno de fundamentar la obligación de cuidar de los que están indefensos.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La beneficencia es un valor indispensable para el cuidado de la salud, como lo es para la ética en general. El deber de dar asistencia no implica solamente reconocer responsabilidades recíprocas entre unos y otros, sino que tiene que ver en particular, con el reconocimiento del deber de proteger a los indefensos, es decir, aceptar el papel de abogado de los </w:t>
      </w:r>
      <w:hyperlink r:id="rId174" w:history="1">
        <w:r w:rsidRPr="00831C74">
          <w:rPr>
            <w:rFonts w:ascii="Times New Roman" w:eastAsia="Times New Roman" w:hAnsi="Times New Roman" w:cs="Times New Roman"/>
            <w:color w:val="0000FF"/>
            <w:sz w:val="24"/>
            <w:szCs w:val="24"/>
            <w:u w:val="single"/>
            <w:lang w:eastAsia="es-BO"/>
          </w:rPr>
          <w:t>derechos</w:t>
        </w:r>
      </w:hyperlink>
      <w:r w:rsidRPr="00831C74">
        <w:rPr>
          <w:rFonts w:ascii="Times New Roman" w:eastAsia="Times New Roman" w:hAnsi="Times New Roman" w:cs="Times New Roman"/>
          <w:sz w:val="24"/>
          <w:szCs w:val="24"/>
          <w:lang w:eastAsia="es-BO"/>
        </w:rPr>
        <w:t xml:space="preserve"> de quienes no pueden defenderse por sí mismos.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Asimismo, guarda relación con la obligación que tienen los profesionales de la salud de compartir sus conocimientos y su experiencia (pues "el </w:t>
      </w:r>
      <w:hyperlink r:id="rId175" w:history="1">
        <w:r w:rsidRPr="00831C74">
          <w:rPr>
            <w:rFonts w:ascii="Times New Roman" w:eastAsia="Times New Roman" w:hAnsi="Times New Roman" w:cs="Times New Roman"/>
            <w:color w:val="0000FF"/>
            <w:sz w:val="24"/>
            <w:szCs w:val="24"/>
            <w:u w:val="single"/>
            <w:lang w:eastAsia="es-BO"/>
          </w:rPr>
          <w:t>conocimiento</w:t>
        </w:r>
      </w:hyperlink>
      <w:r w:rsidRPr="00831C74">
        <w:rPr>
          <w:rFonts w:ascii="Times New Roman" w:eastAsia="Times New Roman" w:hAnsi="Times New Roman" w:cs="Times New Roman"/>
          <w:sz w:val="24"/>
          <w:szCs w:val="24"/>
          <w:lang w:eastAsia="es-BO"/>
        </w:rPr>
        <w:t xml:space="preserve"> es </w:t>
      </w:r>
      <w:hyperlink r:id="rId176" w:history="1">
        <w:r w:rsidRPr="00831C74">
          <w:rPr>
            <w:rFonts w:ascii="Times New Roman" w:eastAsia="Times New Roman" w:hAnsi="Times New Roman" w:cs="Times New Roman"/>
            <w:color w:val="0000FF"/>
            <w:sz w:val="24"/>
            <w:szCs w:val="24"/>
            <w:u w:val="single"/>
            <w:lang w:eastAsia="es-BO"/>
          </w:rPr>
          <w:t>poder</w:t>
        </w:r>
      </w:hyperlink>
      <w:r w:rsidRPr="00831C74">
        <w:rPr>
          <w:rFonts w:ascii="Times New Roman" w:eastAsia="Times New Roman" w:hAnsi="Times New Roman" w:cs="Times New Roman"/>
          <w:sz w:val="24"/>
          <w:szCs w:val="24"/>
          <w:lang w:eastAsia="es-BO"/>
        </w:rPr>
        <w:t>"), o sea, dedicarlos a incrementar la autonomía, la formación y la capacidad de las personas, para que éstas asuman los deberes relativos a su vida y su salud, y poder ayudarlos a que ellos mismos se curen.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 xml:space="preserve">LA </w:t>
      </w:r>
      <w:hyperlink r:id="rId177" w:history="1">
        <w:r w:rsidRPr="00831C74">
          <w:rPr>
            <w:rFonts w:ascii="Times New Roman" w:eastAsia="Times New Roman" w:hAnsi="Times New Roman" w:cs="Times New Roman"/>
            <w:b/>
            <w:bCs/>
            <w:color w:val="0000FF"/>
            <w:sz w:val="24"/>
            <w:szCs w:val="24"/>
            <w:u w:val="single"/>
            <w:lang w:eastAsia="es-BO"/>
          </w:rPr>
          <w:t>JUSTICIA</w:t>
        </w:r>
      </w:hyperlink>
      <w:r w:rsidRPr="00831C74">
        <w:rPr>
          <w:rFonts w:ascii="Times New Roman" w:eastAsia="Times New Roman" w:hAnsi="Times New Roman" w:cs="Times New Roman"/>
          <w:b/>
          <w:bCs/>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La justicia, es decir, la exigencia de </w:t>
      </w:r>
      <w:hyperlink r:id="rId178" w:history="1">
        <w:r w:rsidRPr="00831C74">
          <w:rPr>
            <w:rFonts w:ascii="Times New Roman" w:eastAsia="Times New Roman" w:hAnsi="Times New Roman" w:cs="Times New Roman"/>
            <w:color w:val="0000FF"/>
            <w:sz w:val="24"/>
            <w:szCs w:val="24"/>
            <w:u w:val="single"/>
            <w:lang w:eastAsia="es-BO"/>
          </w:rPr>
          <w:t>equidad</w:t>
        </w:r>
      </w:hyperlink>
      <w:r w:rsidRPr="00831C74">
        <w:rPr>
          <w:rFonts w:ascii="Times New Roman" w:eastAsia="Times New Roman" w:hAnsi="Times New Roman" w:cs="Times New Roman"/>
          <w:sz w:val="24"/>
          <w:szCs w:val="24"/>
          <w:lang w:eastAsia="es-BO"/>
        </w:rPr>
        <w:t xml:space="preserve"> universal, mantiene una tensa relación con el respeto a la persona, pues puede ocurrir que el ejercicio de los derechos individuales deba ser limitado o circunscrito en </w:t>
      </w:r>
      <w:hyperlink r:id="rId179" w:history="1">
        <w:r w:rsidRPr="00831C74">
          <w:rPr>
            <w:rFonts w:ascii="Times New Roman" w:eastAsia="Times New Roman" w:hAnsi="Times New Roman" w:cs="Times New Roman"/>
            <w:color w:val="0000FF"/>
            <w:sz w:val="24"/>
            <w:szCs w:val="24"/>
            <w:u w:val="single"/>
            <w:lang w:eastAsia="es-BO"/>
          </w:rPr>
          <w:t>interés</w:t>
        </w:r>
      </w:hyperlink>
      <w:r w:rsidRPr="00831C74">
        <w:rPr>
          <w:rFonts w:ascii="Times New Roman" w:eastAsia="Times New Roman" w:hAnsi="Times New Roman" w:cs="Times New Roman"/>
          <w:sz w:val="24"/>
          <w:szCs w:val="24"/>
          <w:lang w:eastAsia="es-BO"/>
        </w:rPr>
        <w:t xml:space="preserve"> del bien común: por ejemplo, se debe conciliar la </w:t>
      </w:r>
      <w:hyperlink r:id="rId180" w:history="1">
        <w:r w:rsidRPr="00831C74">
          <w:rPr>
            <w:rFonts w:ascii="Times New Roman" w:eastAsia="Times New Roman" w:hAnsi="Times New Roman" w:cs="Times New Roman"/>
            <w:color w:val="0000FF"/>
            <w:sz w:val="24"/>
            <w:szCs w:val="24"/>
            <w:u w:val="single"/>
            <w:lang w:eastAsia="es-BO"/>
          </w:rPr>
          <w:t>libertad</w:t>
        </w:r>
      </w:hyperlink>
      <w:r w:rsidRPr="00831C74">
        <w:rPr>
          <w:rFonts w:ascii="Times New Roman" w:eastAsia="Times New Roman" w:hAnsi="Times New Roman" w:cs="Times New Roman"/>
          <w:sz w:val="24"/>
          <w:szCs w:val="24"/>
          <w:lang w:eastAsia="es-BO"/>
        </w:rPr>
        <w:t xml:space="preserve"> de movimiento y el derecho a la intimidad con las medidas de </w:t>
      </w:r>
      <w:hyperlink r:id="rId181" w:anchor="EFECTOS" w:history="1">
        <w:r w:rsidRPr="00831C74">
          <w:rPr>
            <w:rFonts w:ascii="Times New Roman" w:eastAsia="Times New Roman" w:hAnsi="Times New Roman" w:cs="Times New Roman"/>
            <w:color w:val="0000FF"/>
            <w:sz w:val="24"/>
            <w:szCs w:val="24"/>
            <w:u w:val="single"/>
            <w:lang w:eastAsia="es-BO"/>
          </w:rPr>
          <w:t>salud pública</w:t>
        </w:r>
      </w:hyperlink>
      <w:r w:rsidRPr="00831C74">
        <w:rPr>
          <w:rFonts w:ascii="Times New Roman" w:eastAsia="Times New Roman" w:hAnsi="Times New Roman" w:cs="Times New Roman"/>
          <w:sz w:val="24"/>
          <w:szCs w:val="24"/>
          <w:lang w:eastAsia="es-BO"/>
        </w:rPr>
        <w:t xml:space="preserve"> que se adopten para combatir las epidemias.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El principio de justicia en el cuidado de la salud se refiere ante todo a la máxima </w:t>
      </w:r>
      <w:hyperlink r:id="rId182" w:history="1">
        <w:r w:rsidRPr="00831C74">
          <w:rPr>
            <w:rFonts w:ascii="Times New Roman" w:eastAsia="Times New Roman" w:hAnsi="Times New Roman" w:cs="Times New Roman"/>
            <w:color w:val="0000FF"/>
            <w:sz w:val="24"/>
            <w:szCs w:val="24"/>
            <w:u w:val="single"/>
            <w:lang w:eastAsia="es-BO"/>
          </w:rPr>
          <w:t>igualdad</w:t>
        </w:r>
      </w:hyperlink>
      <w:r w:rsidRPr="00831C74">
        <w:rPr>
          <w:rFonts w:ascii="Times New Roman" w:eastAsia="Times New Roman" w:hAnsi="Times New Roman" w:cs="Times New Roman"/>
          <w:sz w:val="24"/>
          <w:szCs w:val="24"/>
          <w:lang w:eastAsia="es-BO"/>
        </w:rPr>
        <w:t xml:space="preserve"> en la </w:t>
      </w:r>
      <w:hyperlink r:id="rId183" w:history="1">
        <w:r w:rsidRPr="00831C74">
          <w:rPr>
            <w:rFonts w:ascii="Times New Roman" w:eastAsia="Times New Roman" w:hAnsi="Times New Roman" w:cs="Times New Roman"/>
            <w:color w:val="0000FF"/>
            <w:sz w:val="24"/>
            <w:szCs w:val="24"/>
            <w:u w:val="single"/>
            <w:lang w:eastAsia="es-BO"/>
          </w:rPr>
          <w:t>distribución</w:t>
        </w:r>
      </w:hyperlink>
      <w:r w:rsidRPr="00831C74">
        <w:rPr>
          <w:rFonts w:ascii="Times New Roman" w:eastAsia="Times New Roman" w:hAnsi="Times New Roman" w:cs="Times New Roman"/>
          <w:sz w:val="24"/>
          <w:szCs w:val="24"/>
          <w:lang w:eastAsia="es-BO"/>
        </w:rPr>
        <w:t xml:space="preserve"> de los </w:t>
      </w:r>
      <w:hyperlink r:id="rId184" w:history="1">
        <w:r w:rsidRPr="00831C74">
          <w:rPr>
            <w:rFonts w:ascii="Times New Roman" w:eastAsia="Times New Roman" w:hAnsi="Times New Roman" w:cs="Times New Roman"/>
            <w:color w:val="0000FF"/>
            <w:sz w:val="24"/>
            <w:szCs w:val="24"/>
            <w:u w:val="single"/>
            <w:lang w:eastAsia="es-BO"/>
          </w:rPr>
          <w:t>recursos</w:t>
        </w:r>
      </w:hyperlink>
      <w:r w:rsidRPr="00831C74">
        <w:rPr>
          <w:rFonts w:ascii="Times New Roman" w:eastAsia="Times New Roman" w:hAnsi="Times New Roman" w:cs="Times New Roman"/>
          <w:sz w:val="24"/>
          <w:szCs w:val="24"/>
          <w:lang w:eastAsia="es-BO"/>
        </w:rPr>
        <w:t xml:space="preserve"> asistenciales y las oportunidades de recibir cuidados y tratamiento, de los </w:t>
      </w:r>
      <w:hyperlink r:id="rId185" w:history="1">
        <w:r w:rsidRPr="00831C74">
          <w:rPr>
            <w:rFonts w:ascii="Times New Roman" w:eastAsia="Times New Roman" w:hAnsi="Times New Roman" w:cs="Times New Roman"/>
            <w:color w:val="0000FF"/>
            <w:sz w:val="24"/>
            <w:szCs w:val="24"/>
            <w:u w:val="single"/>
            <w:lang w:eastAsia="es-BO"/>
          </w:rPr>
          <w:t>riesgos</w:t>
        </w:r>
      </w:hyperlink>
      <w:r w:rsidRPr="00831C74">
        <w:rPr>
          <w:rFonts w:ascii="Times New Roman" w:eastAsia="Times New Roman" w:hAnsi="Times New Roman" w:cs="Times New Roman"/>
          <w:sz w:val="24"/>
          <w:szCs w:val="24"/>
          <w:lang w:eastAsia="es-BO"/>
        </w:rPr>
        <w:t xml:space="preserve"> y los beneficios, con objeto de asegurar que las personas tanto individual como colectivamente reciban un trato equitativo.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lastRenderedPageBreak/>
        <w:t xml:space="preserve">Para los individuos, la justicia significa principalmente ausencia de </w:t>
      </w:r>
      <w:hyperlink r:id="rId186" w:history="1">
        <w:r w:rsidRPr="00831C74">
          <w:rPr>
            <w:rFonts w:ascii="Times New Roman" w:eastAsia="Times New Roman" w:hAnsi="Times New Roman" w:cs="Times New Roman"/>
            <w:color w:val="0000FF"/>
            <w:sz w:val="24"/>
            <w:szCs w:val="24"/>
            <w:u w:val="single"/>
            <w:lang w:eastAsia="es-BO"/>
          </w:rPr>
          <w:t>discriminación</w:t>
        </w:r>
      </w:hyperlink>
      <w:r w:rsidRPr="00831C74">
        <w:rPr>
          <w:rFonts w:ascii="Times New Roman" w:eastAsia="Times New Roman" w:hAnsi="Times New Roman" w:cs="Times New Roman"/>
          <w:sz w:val="24"/>
          <w:szCs w:val="24"/>
          <w:lang w:eastAsia="es-BO"/>
        </w:rPr>
        <w:t xml:space="preserve"> por motivos de </w:t>
      </w:r>
      <w:hyperlink r:id="rId187" w:history="1">
        <w:r w:rsidRPr="00831C74">
          <w:rPr>
            <w:rFonts w:ascii="Times New Roman" w:eastAsia="Times New Roman" w:hAnsi="Times New Roman" w:cs="Times New Roman"/>
            <w:color w:val="0000FF"/>
            <w:sz w:val="24"/>
            <w:szCs w:val="24"/>
            <w:u w:val="single"/>
            <w:lang w:eastAsia="es-BO"/>
          </w:rPr>
          <w:t>sexo</w:t>
        </w:r>
      </w:hyperlink>
      <w:r w:rsidRPr="00831C74">
        <w:rPr>
          <w:rFonts w:ascii="Times New Roman" w:eastAsia="Times New Roman" w:hAnsi="Times New Roman" w:cs="Times New Roman"/>
          <w:sz w:val="24"/>
          <w:szCs w:val="24"/>
          <w:lang w:eastAsia="es-BO"/>
        </w:rPr>
        <w:t xml:space="preserve">, </w:t>
      </w:r>
      <w:hyperlink r:id="rId188" w:history="1">
        <w:r w:rsidRPr="00831C74">
          <w:rPr>
            <w:rFonts w:ascii="Times New Roman" w:eastAsia="Times New Roman" w:hAnsi="Times New Roman" w:cs="Times New Roman"/>
            <w:color w:val="0000FF"/>
            <w:sz w:val="24"/>
            <w:szCs w:val="24"/>
            <w:u w:val="single"/>
            <w:lang w:eastAsia="es-BO"/>
          </w:rPr>
          <w:t>religión</w:t>
        </w:r>
      </w:hyperlink>
      <w:r w:rsidRPr="00831C74">
        <w:rPr>
          <w:rFonts w:ascii="Times New Roman" w:eastAsia="Times New Roman" w:hAnsi="Times New Roman" w:cs="Times New Roman"/>
          <w:sz w:val="24"/>
          <w:szCs w:val="24"/>
          <w:lang w:eastAsia="es-BO"/>
        </w:rPr>
        <w:t xml:space="preserve">, posición social, ideas </w:t>
      </w:r>
      <w:hyperlink r:id="rId189" w:history="1">
        <w:r w:rsidRPr="00831C74">
          <w:rPr>
            <w:rFonts w:ascii="Times New Roman" w:eastAsia="Times New Roman" w:hAnsi="Times New Roman" w:cs="Times New Roman"/>
            <w:color w:val="0000FF"/>
            <w:sz w:val="24"/>
            <w:szCs w:val="24"/>
            <w:u w:val="single"/>
            <w:lang w:eastAsia="es-BO"/>
          </w:rPr>
          <w:t>políticas</w:t>
        </w:r>
      </w:hyperlink>
      <w:r w:rsidRPr="00831C74">
        <w:rPr>
          <w:rFonts w:ascii="Times New Roman" w:eastAsia="Times New Roman" w:hAnsi="Times New Roman" w:cs="Times New Roman"/>
          <w:sz w:val="24"/>
          <w:szCs w:val="24"/>
          <w:lang w:eastAsia="es-BO"/>
        </w:rPr>
        <w:t xml:space="preserve">, </w:t>
      </w:r>
      <w:hyperlink r:id="rId190" w:history="1">
        <w:r w:rsidRPr="00831C74">
          <w:rPr>
            <w:rFonts w:ascii="Times New Roman" w:eastAsia="Times New Roman" w:hAnsi="Times New Roman" w:cs="Times New Roman"/>
            <w:color w:val="0000FF"/>
            <w:sz w:val="24"/>
            <w:szCs w:val="24"/>
            <w:u w:val="single"/>
            <w:lang w:eastAsia="es-BO"/>
          </w:rPr>
          <w:t>juventud</w:t>
        </w:r>
      </w:hyperlink>
      <w:r w:rsidRPr="00831C74">
        <w:rPr>
          <w:rFonts w:ascii="Times New Roman" w:eastAsia="Times New Roman" w:hAnsi="Times New Roman" w:cs="Times New Roman"/>
          <w:sz w:val="24"/>
          <w:szCs w:val="24"/>
          <w:lang w:eastAsia="es-BO"/>
        </w:rPr>
        <w:t xml:space="preserve">, </w:t>
      </w:r>
      <w:hyperlink r:id="rId191" w:history="1">
        <w:r w:rsidRPr="00831C74">
          <w:rPr>
            <w:rFonts w:ascii="Times New Roman" w:eastAsia="Times New Roman" w:hAnsi="Times New Roman" w:cs="Times New Roman"/>
            <w:color w:val="0000FF"/>
            <w:sz w:val="24"/>
            <w:szCs w:val="24"/>
            <w:u w:val="single"/>
            <w:lang w:eastAsia="es-BO"/>
          </w:rPr>
          <w:t>vejez</w:t>
        </w:r>
      </w:hyperlink>
      <w:r w:rsidRPr="00831C74">
        <w:rPr>
          <w:rFonts w:ascii="Times New Roman" w:eastAsia="Times New Roman" w:hAnsi="Times New Roman" w:cs="Times New Roman"/>
          <w:sz w:val="24"/>
          <w:szCs w:val="24"/>
          <w:lang w:eastAsia="es-BO"/>
        </w:rPr>
        <w:t xml:space="preserve">, minusvalía y perturbación mental, y asimismo igualdad de oportunidades en cuanto al acceso de los recursos, incluyendo la </w:t>
      </w:r>
      <w:hyperlink r:id="rId192" w:history="1">
        <w:r w:rsidRPr="00831C74">
          <w:rPr>
            <w:rFonts w:ascii="Times New Roman" w:eastAsia="Times New Roman" w:hAnsi="Times New Roman" w:cs="Times New Roman"/>
            <w:color w:val="0000FF"/>
            <w:sz w:val="24"/>
            <w:szCs w:val="24"/>
            <w:u w:val="single"/>
            <w:lang w:eastAsia="es-BO"/>
          </w:rPr>
          <w:t>medicina</w:t>
        </w:r>
      </w:hyperlink>
      <w:r w:rsidRPr="00831C74">
        <w:rPr>
          <w:rFonts w:ascii="Times New Roman" w:eastAsia="Times New Roman" w:hAnsi="Times New Roman" w:cs="Times New Roman"/>
          <w:sz w:val="24"/>
          <w:szCs w:val="24"/>
          <w:lang w:eastAsia="es-BO"/>
        </w:rPr>
        <w:t xml:space="preserve"> preventiva, los tratamientos y los frutos de las investigaciones médicas.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La justicia en cuanto a la igualdad de los resultados para los </w:t>
      </w:r>
      <w:hyperlink r:id="rId193" w:history="1">
        <w:r w:rsidRPr="00831C74">
          <w:rPr>
            <w:rFonts w:ascii="Times New Roman" w:eastAsia="Times New Roman" w:hAnsi="Times New Roman" w:cs="Times New Roman"/>
            <w:color w:val="0000FF"/>
            <w:sz w:val="24"/>
            <w:szCs w:val="24"/>
            <w:u w:val="single"/>
            <w:lang w:eastAsia="es-BO"/>
          </w:rPr>
          <w:t>grupos</w:t>
        </w:r>
      </w:hyperlink>
      <w:r w:rsidRPr="00831C74">
        <w:rPr>
          <w:rFonts w:ascii="Times New Roman" w:eastAsia="Times New Roman" w:hAnsi="Times New Roman" w:cs="Times New Roman"/>
          <w:sz w:val="24"/>
          <w:szCs w:val="24"/>
          <w:lang w:eastAsia="es-BO"/>
        </w:rPr>
        <w:t xml:space="preserve"> atañe a las responsabilidades "políticas" de los profesionales de la salud en la inspección y la distribución de los recursos, así como las etapas de </w:t>
      </w:r>
      <w:hyperlink r:id="rId194" w:history="1">
        <w:r w:rsidRPr="00831C74">
          <w:rPr>
            <w:rFonts w:ascii="Times New Roman" w:eastAsia="Times New Roman" w:hAnsi="Times New Roman" w:cs="Times New Roman"/>
            <w:color w:val="0000FF"/>
            <w:sz w:val="24"/>
            <w:szCs w:val="24"/>
            <w:u w:val="single"/>
            <w:lang w:eastAsia="es-BO"/>
          </w:rPr>
          <w:t>planificación</w:t>
        </w:r>
      </w:hyperlink>
      <w:r w:rsidRPr="00831C74">
        <w:rPr>
          <w:rFonts w:ascii="Times New Roman" w:eastAsia="Times New Roman" w:hAnsi="Times New Roman" w:cs="Times New Roman"/>
          <w:sz w:val="24"/>
          <w:szCs w:val="24"/>
          <w:lang w:eastAsia="es-BO"/>
        </w:rPr>
        <w:t xml:space="preserve">, </w:t>
      </w:r>
      <w:hyperlink r:id="rId195" w:history="1">
        <w:r w:rsidRPr="00831C74">
          <w:rPr>
            <w:rFonts w:ascii="Times New Roman" w:eastAsia="Times New Roman" w:hAnsi="Times New Roman" w:cs="Times New Roman"/>
            <w:color w:val="0000FF"/>
            <w:sz w:val="24"/>
            <w:szCs w:val="24"/>
            <w:u w:val="single"/>
            <w:lang w:eastAsia="es-BO"/>
          </w:rPr>
          <w:t>investigación</w:t>
        </w:r>
      </w:hyperlink>
      <w:r w:rsidRPr="00831C74">
        <w:rPr>
          <w:rFonts w:ascii="Times New Roman" w:eastAsia="Times New Roman" w:hAnsi="Times New Roman" w:cs="Times New Roman"/>
          <w:sz w:val="24"/>
          <w:szCs w:val="24"/>
          <w:lang w:eastAsia="es-BO"/>
        </w:rPr>
        <w:t xml:space="preserve"> y realización.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RESPETO POR LA PERSONA.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Significa en esencia, dar a los pacientes el trato de personas; esto es, individuos que poseen derechos y </w:t>
      </w:r>
      <w:hyperlink r:id="rId196" w:history="1">
        <w:r w:rsidRPr="00831C74">
          <w:rPr>
            <w:rFonts w:ascii="Times New Roman" w:eastAsia="Times New Roman" w:hAnsi="Times New Roman" w:cs="Times New Roman"/>
            <w:color w:val="0000FF"/>
            <w:sz w:val="24"/>
            <w:szCs w:val="24"/>
            <w:u w:val="single"/>
            <w:lang w:eastAsia="es-BO"/>
          </w:rPr>
          <w:t>obligaciones</w:t>
        </w:r>
      </w:hyperlink>
      <w:r w:rsidRPr="00831C74">
        <w:rPr>
          <w:rFonts w:ascii="Times New Roman" w:eastAsia="Times New Roman" w:hAnsi="Times New Roman" w:cs="Times New Roman"/>
          <w:sz w:val="24"/>
          <w:szCs w:val="24"/>
          <w:lang w:eastAsia="es-BO"/>
        </w:rPr>
        <w:t>. Significa respetar la autonomía de los sujetos y proteger a quienes puedan sufrir una pérdida de esta autonomía por causa de enfermedad, lesiones o trastornos mentales, y obrar para que la recuperen los que la hubieren perdido. Quiere decir, reconocer los derechos fundamentales de los pacientes en tanto que persona, a saber: el derecho a conocer, a la intimidad y a recibir tratamiento.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El principio de que los sujetos de las investigaciones biomédicas y paramédicas o las personas que reciben tratamiento médico deben ser informados y dar su consentimiento voluntario es un corolario del principio de Respeto a la Persona. La exigencia de decir la verdad o de la honradez procede del principio del honor o de respeto hacia el paciente, considerado como una persona amparada por el derecho de saber.</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El respeto por la persona implica prestar cuidados de tal modo que se mantenga el nivel óptimo de autonomía del paciente, para lo cual el enfermero, además del tratamiento, debe compartir con el paciente sus conocimientos y su experiencia, con el fin de que no se creen ni se perpetúen relaciones de dependencia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Cuando hacemos referencia al paciente debemos tener en cuenta los siguientes principios o derechos: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DERECHO A LA INFORMACION.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Uno de los derechos fundamentales del paciente, es el derecho a ser informado acerca de su enfermedad o trastorno, diagnóstico y tratamiento. Este derecho a la </w:t>
      </w:r>
      <w:hyperlink r:id="rId197" w:history="1">
        <w:r w:rsidRPr="00831C74">
          <w:rPr>
            <w:rFonts w:ascii="Times New Roman" w:eastAsia="Times New Roman" w:hAnsi="Times New Roman" w:cs="Times New Roman"/>
            <w:color w:val="0000FF"/>
            <w:sz w:val="24"/>
            <w:szCs w:val="24"/>
            <w:u w:val="single"/>
            <w:lang w:eastAsia="es-BO"/>
          </w:rPr>
          <w:t>información</w:t>
        </w:r>
      </w:hyperlink>
      <w:r w:rsidRPr="00831C74">
        <w:rPr>
          <w:rFonts w:ascii="Times New Roman" w:eastAsia="Times New Roman" w:hAnsi="Times New Roman" w:cs="Times New Roman"/>
          <w:sz w:val="24"/>
          <w:szCs w:val="24"/>
          <w:lang w:eastAsia="es-BO"/>
        </w:rPr>
        <w:t xml:space="preserve"> es extensible a </w:t>
      </w:r>
      <w:hyperlink r:id="rId198" w:history="1">
        <w:r w:rsidRPr="00831C74">
          <w:rPr>
            <w:rFonts w:ascii="Times New Roman" w:eastAsia="Times New Roman" w:hAnsi="Times New Roman" w:cs="Times New Roman"/>
            <w:color w:val="0000FF"/>
            <w:sz w:val="24"/>
            <w:szCs w:val="24"/>
            <w:u w:val="single"/>
            <w:lang w:eastAsia="es-BO"/>
          </w:rPr>
          <w:t>la familia</w:t>
        </w:r>
      </w:hyperlink>
      <w:r w:rsidRPr="00831C74">
        <w:rPr>
          <w:rFonts w:ascii="Times New Roman" w:eastAsia="Times New Roman" w:hAnsi="Times New Roman" w:cs="Times New Roman"/>
          <w:sz w:val="24"/>
          <w:szCs w:val="24"/>
          <w:lang w:eastAsia="es-BO"/>
        </w:rPr>
        <w:t xml:space="preserve"> o personas próximas al enfermo, especialmente en aquellos casos en que las circunstancias desaconsejan que éste sea informado directamente (menor de edad, enfermedad incurable).</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Por otra parte, este derecho se fundamenta en la necesidad que el enfermo y la </w:t>
      </w:r>
      <w:hyperlink r:id="rId199" w:history="1">
        <w:r w:rsidRPr="00831C74">
          <w:rPr>
            <w:rFonts w:ascii="Times New Roman" w:eastAsia="Times New Roman" w:hAnsi="Times New Roman" w:cs="Times New Roman"/>
            <w:color w:val="0000FF"/>
            <w:sz w:val="24"/>
            <w:szCs w:val="24"/>
            <w:u w:val="single"/>
            <w:lang w:eastAsia="es-BO"/>
          </w:rPr>
          <w:t>familia</w:t>
        </w:r>
      </w:hyperlink>
      <w:r w:rsidRPr="00831C74">
        <w:rPr>
          <w:rFonts w:ascii="Times New Roman" w:eastAsia="Times New Roman" w:hAnsi="Times New Roman" w:cs="Times New Roman"/>
          <w:sz w:val="24"/>
          <w:szCs w:val="24"/>
          <w:lang w:eastAsia="es-BO"/>
        </w:rPr>
        <w:t xml:space="preserve"> tienen de conocer su situación, ya que sólo a partir de éste conocimiento es posible la sunción y la colaboración en las medidas y tratamiento que hayan de aplicarse para el remedio de la enfermedad, y es que el enfermo, aunque "paciente" es un sujeto activo que </w:t>
      </w:r>
      <w:r w:rsidRPr="00831C74">
        <w:rPr>
          <w:rFonts w:ascii="Times New Roman" w:eastAsia="Times New Roman" w:hAnsi="Times New Roman" w:cs="Times New Roman"/>
          <w:sz w:val="24"/>
          <w:szCs w:val="24"/>
          <w:lang w:eastAsia="es-BO"/>
        </w:rPr>
        <w:lastRenderedPageBreak/>
        <w:t>tiene el derecho a intervenir en su propio proceso curativo, so pena de convertirse en un simple "objeto" de experimentación.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PROTECCION DE LOS DERECHOS DE LOS INDIVIDUOS UTILIZADOS  COMO SUJETOS DE INVESTIGACION.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Los principales factores implicados en tal protección son: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1. Consentimiento informado y voluntario por parte del  individuo.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2. Confidencialidad de los datos recogidos.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3. Protección ante los peligros que pueda correr el  individuo.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PRINCIPIOS QUE RIGEN EL CONSENTIMIENTO.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Los pacientes tienen el derecho de </w:t>
      </w:r>
      <w:hyperlink r:id="rId200" w:history="1">
        <w:r w:rsidRPr="00831C74">
          <w:rPr>
            <w:rFonts w:ascii="Times New Roman" w:eastAsia="Times New Roman" w:hAnsi="Times New Roman" w:cs="Times New Roman"/>
            <w:color w:val="0000FF"/>
            <w:sz w:val="24"/>
            <w:szCs w:val="24"/>
            <w:u w:val="single"/>
            <w:lang w:eastAsia="es-BO"/>
          </w:rPr>
          <w:t>control</w:t>
        </w:r>
      </w:hyperlink>
      <w:r w:rsidRPr="00831C74">
        <w:rPr>
          <w:rFonts w:ascii="Times New Roman" w:eastAsia="Times New Roman" w:hAnsi="Times New Roman" w:cs="Times New Roman"/>
          <w:sz w:val="24"/>
          <w:szCs w:val="24"/>
          <w:lang w:eastAsia="es-BO"/>
        </w:rPr>
        <w:t xml:space="preserve"> sobre sus propios cuerpos. Por eso, se requiere el consentimiento del paciente antes de: tratamientos y procedimientos rutinarios y no rutinarios. En general se entiende que, si el paciente no dio su consentimiento informado, el profesional sanitario puede ser responsable de agresión, negligencia o de ambas cosas. Para la agresión, el paciente debe probar que el profesional de la salud intentó hacer algo para lo que no tenía su consentimiento. Y para establecer la negligencia, el paciente debe demostrar que dicho profesional tenía el deber de informarle y no lo hizo, causándole lesión o daño.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REQUISITOS PARA UN CONSENTIMIENTO VALIDO.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Para que un consentimiento sea válido se requiere:</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1. CAPACIDAD</w:t>
      </w:r>
      <w:r w:rsidRPr="00831C74">
        <w:rPr>
          <w:rFonts w:ascii="Times New Roman" w:eastAsia="Times New Roman" w:hAnsi="Times New Roman" w:cs="Times New Roman"/>
          <w:sz w:val="24"/>
          <w:szCs w:val="24"/>
          <w:lang w:eastAsia="es-BO"/>
        </w:rPr>
        <w:t>: El paciente debe ser capaz de dar su consentimiento. Esta capacidad depende de:</w:t>
      </w:r>
    </w:p>
    <w:p w:rsidR="00831C74" w:rsidRPr="00831C74" w:rsidRDefault="00831C74" w:rsidP="00831C7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La edad</w:t>
      </w:r>
    </w:p>
    <w:p w:rsidR="00831C74" w:rsidRPr="00831C74" w:rsidRDefault="00831C74" w:rsidP="00831C7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Su </w:t>
      </w:r>
      <w:hyperlink r:id="rId201" w:history="1">
        <w:r w:rsidRPr="00831C74">
          <w:rPr>
            <w:rFonts w:ascii="Times New Roman" w:eastAsia="Times New Roman" w:hAnsi="Times New Roman" w:cs="Times New Roman"/>
            <w:color w:val="0000FF"/>
            <w:sz w:val="24"/>
            <w:szCs w:val="24"/>
            <w:u w:val="single"/>
            <w:lang w:eastAsia="es-BO"/>
          </w:rPr>
          <w:t>competencia</w:t>
        </w:r>
      </w:hyperlink>
      <w:r w:rsidRPr="00831C74">
        <w:rPr>
          <w:rFonts w:ascii="Times New Roman" w:eastAsia="Times New Roman" w:hAnsi="Times New Roman" w:cs="Times New Roman"/>
          <w:sz w:val="24"/>
          <w:szCs w:val="24"/>
          <w:lang w:eastAsia="es-BO"/>
        </w:rPr>
        <w:t xml:space="preserve"> mental, para hacer elecciones y comprender sus consecuencias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 Sólo los pacientes juzgados como incompetentes por un tribunal no pueden dar un </w:t>
      </w:r>
      <w:hyperlink r:id="rId202" w:history="1">
        <w:r w:rsidRPr="00831C74">
          <w:rPr>
            <w:rFonts w:ascii="Times New Roman" w:eastAsia="Times New Roman" w:hAnsi="Times New Roman" w:cs="Times New Roman"/>
            <w:color w:val="0000FF"/>
            <w:sz w:val="24"/>
            <w:szCs w:val="24"/>
            <w:u w:val="single"/>
            <w:lang w:eastAsia="es-BO"/>
          </w:rPr>
          <w:t>informe</w:t>
        </w:r>
      </w:hyperlink>
      <w:r w:rsidRPr="00831C74">
        <w:rPr>
          <w:rFonts w:ascii="Times New Roman" w:eastAsia="Times New Roman" w:hAnsi="Times New Roman" w:cs="Times New Roman"/>
          <w:sz w:val="24"/>
          <w:szCs w:val="24"/>
          <w:lang w:eastAsia="es-BO"/>
        </w:rPr>
        <w:t xml:space="preserve"> de consentimiento.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Se debe suponer siempre la competencia de un paciente a menos que se dictamine lo contrario.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2. INFORMACION: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La información dada a un paciente tiene que ser necesaria y suficiente para que  éste tome una decisión inteligente. Hay dos tipos estándares de información:</w:t>
      </w:r>
    </w:p>
    <w:p w:rsidR="00831C74" w:rsidRPr="00831C74" w:rsidRDefault="00831C74" w:rsidP="00831C7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lastRenderedPageBreak/>
        <w:t>Estándar Profesional: Requiere que el paciente reciba la información que la mayoría de los profesionales sanitarios darían a los pacientes en las mismas circunstancias o similares.</w:t>
      </w:r>
    </w:p>
    <w:p w:rsidR="00831C74" w:rsidRPr="00831C74" w:rsidRDefault="00831C74" w:rsidP="00831C7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Estándar de Situación: Viene dado por la necesidad del paciente de información específica, acorde con su situación particular (Ejemplo: </w:t>
      </w:r>
      <w:proofErr w:type="spellStart"/>
      <w:r w:rsidRPr="00831C74">
        <w:rPr>
          <w:rFonts w:ascii="Times New Roman" w:eastAsia="Times New Roman" w:hAnsi="Times New Roman" w:cs="Times New Roman"/>
          <w:sz w:val="24"/>
          <w:szCs w:val="24"/>
          <w:lang w:eastAsia="es-BO"/>
        </w:rPr>
        <w:t>ViolinistaManos</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3. VOLUNTARIEDAD:</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 Este consentimiento no debe ser forzado. Las personas actúan voluntariamente cuando ejercen la libertad de elección sin </w:t>
      </w:r>
      <w:hyperlink r:id="rId203" w:history="1">
        <w:r w:rsidRPr="00831C74">
          <w:rPr>
            <w:rFonts w:ascii="Times New Roman" w:eastAsia="Times New Roman" w:hAnsi="Times New Roman" w:cs="Times New Roman"/>
            <w:color w:val="0000FF"/>
            <w:sz w:val="24"/>
            <w:szCs w:val="24"/>
            <w:u w:val="single"/>
            <w:lang w:eastAsia="es-BO"/>
          </w:rPr>
          <w:t>violencia</w:t>
        </w:r>
      </w:hyperlink>
      <w:r w:rsidRPr="00831C74">
        <w:rPr>
          <w:rFonts w:ascii="Times New Roman" w:eastAsia="Times New Roman" w:hAnsi="Times New Roman" w:cs="Times New Roman"/>
          <w:sz w:val="24"/>
          <w:szCs w:val="24"/>
          <w:lang w:eastAsia="es-BO"/>
        </w:rPr>
        <w:t xml:space="preserve">, </w:t>
      </w:r>
      <w:hyperlink r:id="rId204" w:anchor="fra" w:history="1">
        <w:r w:rsidRPr="00831C74">
          <w:rPr>
            <w:rFonts w:ascii="Times New Roman" w:eastAsia="Times New Roman" w:hAnsi="Times New Roman" w:cs="Times New Roman"/>
            <w:color w:val="0000FF"/>
            <w:sz w:val="24"/>
            <w:szCs w:val="24"/>
            <w:u w:val="single"/>
            <w:lang w:eastAsia="es-BO"/>
          </w:rPr>
          <w:t>fraude</w:t>
        </w:r>
      </w:hyperlink>
      <w:r w:rsidRPr="00831C74">
        <w:rPr>
          <w:rFonts w:ascii="Times New Roman" w:eastAsia="Times New Roman" w:hAnsi="Times New Roman" w:cs="Times New Roman"/>
          <w:sz w:val="24"/>
          <w:szCs w:val="24"/>
          <w:lang w:eastAsia="es-BO"/>
        </w:rPr>
        <w:t>, engaño, compulsión u otras formas de limitación o coacción. Así, un paciente ingresado durante largos períodos puede no ser capaz de actuar voluntariamente puesto que está acostumbrado a responder incondicionalmente a las demandas de las pautas  hospitalarias y de los profesionales del cuidado  de la salud.</w:t>
      </w:r>
    </w:p>
    <w:p w:rsidR="00831C74" w:rsidRPr="00831C74" w:rsidRDefault="00831C74" w:rsidP="00831C74">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12" w:name="farmacoloa"/>
      <w:r w:rsidRPr="00831C74">
        <w:rPr>
          <w:rFonts w:ascii="Times New Roman" w:eastAsia="Times New Roman" w:hAnsi="Times New Roman" w:cs="Times New Roman"/>
          <w:b/>
          <w:bCs/>
          <w:sz w:val="36"/>
          <w:szCs w:val="36"/>
          <w:lang w:eastAsia="es-BO"/>
        </w:rPr>
        <w:t>Farmacología</w:t>
      </w:r>
      <w:bookmarkEnd w:id="12"/>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31C74">
        <w:rPr>
          <w:rFonts w:ascii="Times New Roman" w:eastAsia="Times New Roman" w:hAnsi="Times New Roman" w:cs="Times New Roman"/>
          <w:b/>
          <w:bCs/>
          <w:sz w:val="24"/>
          <w:szCs w:val="24"/>
          <w:lang w:eastAsia="es-BO"/>
        </w:rPr>
        <w:t>Cefalotina</w:t>
      </w:r>
      <w:proofErr w:type="spellEnd"/>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Antibiótico de amplio espectro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CEFALOTINA es una cefalosporina de primera generación, útil en infecciones serias causadas por microorganismos susceptibles, en especial las producidas por </w:t>
      </w:r>
      <w:hyperlink r:id="rId205" w:history="1">
        <w:r w:rsidRPr="00831C74">
          <w:rPr>
            <w:rFonts w:ascii="Times New Roman" w:eastAsia="Times New Roman" w:hAnsi="Times New Roman" w:cs="Times New Roman"/>
            <w:color w:val="0000FF"/>
            <w:sz w:val="24"/>
            <w:szCs w:val="24"/>
            <w:u w:val="single"/>
            <w:lang w:eastAsia="es-BO"/>
          </w:rPr>
          <w:t>bacterias</w:t>
        </w:r>
      </w:hyperlink>
      <w:r w:rsidRPr="00831C74">
        <w:rPr>
          <w:rFonts w:ascii="Times New Roman" w:eastAsia="Times New Roman" w:hAnsi="Times New Roman" w:cs="Times New Roman"/>
          <w:sz w:val="24"/>
          <w:szCs w:val="24"/>
          <w:lang w:eastAsia="es-BO"/>
        </w:rPr>
        <w:t xml:space="preserve"> </w:t>
      </w:r>
      <w:proofErr w:type="spellStart"/>
      <w:r w:rsidRPr="00831C74">
        <w:rPr>
          <w:rFonts w:ascii="Times New Roman" w:eastAsia="Times New Roman" w:hAnsi="Times New Roman" w:cs="Times New Roman"/>
          <w:sz w:val="24"/>
          <w:szCs w:val="24"/>
          <w:lang w:eastAsia="es-BO"/>
        </w:rPr>
        <w:t>grampositivas</w:t>
      </w:r>
      <w:proofErr w:type="spellEnd"/>
      <w:r w:rsidRPr="00831C74">
        <w:rPr>
          <w:rFonts w:ascii="Times New Roman" w:eastAsia="Times New Roman" w:hAnsi="Times New Roman" w:cs="Times New Roman"/>
          <w:sz w:val="24"/>
          <w:szCs w:val="24"/>
          <w:lang w:eastAsia="es-BO"/>
        </w:rPr>
        <w:t xml:space="preserve">, y ha demostrado ser efectiva en tratamientos contra infecciones de vías urinarias, ginecológicas, cardiacas, gastrointestinales y otras. Sin embargo, no es activa contra la mayoría de las bacterias </w:t>
      </w:r>
      <w:proofErr w:type="spellStart"/>
      <w:r w:rsidRPr="00831C74">
        <w:rPr>
          <w:rFonts w:ascii="Times New Roman" w:eastAsia="Times New Roman" w:hAnsi="Times New Roman" w:cs="Times New Roman"/>
          <w:sz w:val="24"/>
          <w:szCs w:val="24"/>
          <w:lang w:eastAsia="es-BO"/>
        </w:rPr>
        <w:t>gramnegativas</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CEFALOTINA está indicada en infecciones de huesos y articulaciones causadas por estafilococos; infecciones gastrointestinales, en especial las causadas por </w:t>
      </w:r>
      <w:r w:rsidRPr="00831C74">
        <w:rPr>
          <w:rFonts w:ascii="Times New Roman" w:eastAsia="Times New Roman" w:hAnsi="Times New Roman" w:cs="Times New Roman"/>
          <w:i/>
          <w:iCs/>
          <w:sz w:val="24"/>
          <w:szCs w:val="24"/>
          <w:lang w:eastAsia="es-BO"/>
        </w:rPr>
        <w:t>Salmonella </w:t>
      </w:r>
      <w:r w:rsidRPr="00831C74">
        <w:rPr>
          <w:rFonts w:ascii="Times New Roman" w:eastAsia="Times New Roman" w:hAnsi="Times New Roman" w:cs="Times New Roman"/>
          <w:sz w:val="24"/>
          <w:szCs w:val="24"/>
          <w:lang w:eastAsia="es-BO"/>
        </w:rPr>
        <w:t>y </w:t>
      </w:r>
      <w:proofErr w:type="spellStart"/>
      <w:r w:rsidRPr="00831C74">
        <w:rPr>
          <w:rFonts w:ascii="Times New Roman" w:eastAsia="Times New Roman" w:hAnsi="Times New Roman" w:cs="Times New Roman"/>
          <w:i/>
          <w:iCs/>
          <w:sz w:val="24"/>
          <w:szCs w:val="24"/>
          <w:lang w:eastAsia="es-BO"/>
        </w:rPr>
        <w:t>Shigella</w:t>
      </w:r>
      <w:proofErr w:type="spellEnd"/>
      <w:r w:rsidRPr="00831C74">
        <w:rPr>
          <w:rFonts w:ascii="Times New Roman" w:eastAsia="Times New Roman" w:hAnsi="Times New Roman" w:cs="Times New Roman"/>
          <w:i/>
          <w:iCs/>
          <w:sz w:val="24"/>
          <w:szCs w:val="24"/>
          <w:lang w:eastAsia="es-BO"/>
        </w:rPr>
        <w:t> </w:t>
      </w:r>
      <w:r w:rsidRPr="00831C74">
        <w:rPr>
          <w:rFonts w:ascii="Times New Roman" w:eastAsia="Times New Roman" w:hAnsi="Times New Roman" w:cs="Times New Roman"/>
          <w:sz w:val="24"/>
          <w:szCs w:val="24"/>
          <w:lang w:eastAsia="es-BO"/>
        </w:rPr>
        <w:t>susceptibles; meningitis; infecciones del tracto respiratorio causadas por estreptococos, estafilococos, cepas de </w:t>
      </w:r>
      <w:proofErr w:type="spellStart"/>
      <w:r w:rsidRPr="00831C74">
        <w:rPr>
          <w:rFonts w:ascii="Times New Roman" w:eastAsia="Times New Roman" w:hAnsi="Times New Roman" w:cs="Times New Roman"/>
          <w:i/>
          <w:iCs/>
          <w:sz w:val="24"/>
          <w:szCs w:val="24"/>
          <w:lang w:eastAsia="es-BO"/>
        </w:rPr>
        <w:t>Klebsiella</w:t>
      </w:r>
      <w:proofErr w:type="spellEnd"/>
      <w:r w:rsidRPr="00831C74">
        <w:rPr>
          <w:rFonts w:ascii="Times New Roman" w:eastAsia="Times New Roman" w:hAnsi="Times New Roman" w:cs="Times New Roman"/>
          <w:i/>
          <w:iCs/>
          <w:sz w:val="24"/>
          <w:szCs w:val="24"/>
          <w:lang w:eastAsia="es-BO"/>
        </w:rPr>
        <w:t> </w:t>
      </w:r>
      <w:r w:rsidRPr="00831C74">
        <w:rPr>
          <w:rFonts w:ascii="Times New Roman" w:eastAsia="Times New Roman" w:hAnsi="Times New Roman" w:cs="Times New Roman"/>
          <w:sz w:val="24"/>
          <w:szCs w:val="24"/>
          <w:lang w:eastAsia="es-BO"/>
        </w:rPr>
        <w:t>y </w:t>
      </w:r>
      <w:proofErr w:type="spellStart"/>
      <w:r w:rsidRPr="00831C74">
        <w:rPr>
          <w:rFonts w:ascii="Times New Roman" w:eastAsia="Times New Roman" w:hAnsi="Times New Roman" w:cs="Times New Roman"/>
          <w:i/>
          <w:iCs/>
          <w:sz w:val="24"/>
          <w:szCs w:val="24"/>
          <w:lang w:eastAsia="es-BO"/>
        </w:rPr>
        <w:t>Haemophilus</w:t>
      </w:r>
      <w:proofErr w:type="spellEnd"/>
      <w:r w:rsidRPr="00831C74">
        <w:rPr>
          <w:rFonts w:ascii="Times New Roman" w:eastAsia="Times New Roman" w:hAnsi="Times New Roman" w:cs="Times New Roman"/>
          <w:i/>
          <w:iCs/>
          <w:sz w:val="24"/>
          <w:szCs w:val="24"/>
          <w:lang w:eastAsia="es-BO"/>
        </w:rPr>
        <w:t> </w:t>
      </w:r>
      <w:r w:rsidRPr="00831C74">
        <w:rPr>
          <w:rFonts w:ascii="Times New Roman" w:eastAsia="Times New Roman" w:hAnsi="Times New Roman" w:cs="Times New Roman"/>
          <w:sz w:val="24"/>
          <w:szCs w:val="24"/>
          <w:lang w:eastAsia="es-BO"/>
        </w:rPr>
        <w:t>susceptibles; infecciones de la piel y tejidos blandos por las bacterias mencionadas, así como por </w:t>
      </w:r>
      <w:r w:rsidRPr="00831C74">
        <w:rPr>
          <w:rFonts w:ascii="Times New Roman" w:eastAsia="Times New Roman" w:hAnsi="Times New Roman" w:cs="Times New Roman"/>
          <w:i/>
          <w:iCs/>
          <w:sz w:val="24"/>
          <w:szCs w:val="24"/>
          <w:lang w:eastAsia="es-BO"/>
        </w:rPr>
        <w:t xml:space="preserve">E. </w:t>
      </w:r>
      <w:proofErr w:type="spellStart"/>
      <w:r w:rsidRPr="00831C74">
        <w:rPr>
          <w:rFonts w:ascii="Times New Roman" w:eastAsia="Times New Roman" w:hAnsi="Times New Roman" w:cs="Times New Roman"/>
          <w:i/>
          <w:iCs/>
          <w:sz w:val="24"/>
          <w:szCs w:val="24"/>
          <w:lang w:eastAsia="es-BO"/>
        </w:rPr>
        <w:t>coli</w:t>
      </w:r>
      <w:proofErr w:type="spellEnd"/>
      <w:r w:rsidRPr="00831C74">
        <w:rPr>
          <w:rFonts w:ascii="Times New Roman" w:eastAsia="Times New Roman" w:hAnsi="Times New Roman" w:cs="Times New Roman"/>
          <w:i/>
          <w:iCs/>
          <w:sz w:val="24"/>
          <w:szCs w:val="24"/>
          <w:lang w:eastAsia="es-BO"/>
        </w:rPr>
        <w:t> </w:t>
      </w:r>
      <w:r w:rsidRPr="00831C74">
        <w:rPr>
          <w:rFonts w:ascii="Times New Roman" w:eastAsia="Times New Roman" w:hAnsi="Times New Roman" w:cs="Times New Roman"/>
          <w:sz w:val="24"/>
          <w:szCs w:val="24"/>
          <w:lang w:eastAsia="es-BO"/>
        </w:rPr>
        <w:t>y </w:t>
      </w:r>
      <w:proofErr w:type="spellStart"/>
      <w:r w:rsidRPr="00831C74">
        <w:rPr>
          <w:rFonts w:ascii="Times New Roman" w:eastAsia="Times New Roman" w:hAnsi="Times New Roman" w:cs="Times New Roman"/>
          <w:sz w:val="24"/>
          <w:szCs w:val="24"/>
          <w:lang w:eastAsia="es-BO"/>
        </w:rPr>
        <w:t>Proteussensibles</w:t>
      </w:r>
      <w:proofErr w:type="spellEnd"/>
      <w:r w:rsidRPr="00831C74">
        <w:rPr>
          <w:rFonts w:ascii="Times New Roman" w:eastAsia="Times New Roman" w:hAnsi="Times New Roman" w:cs="Times New Roman"/>
          <w:sz w:val="24"/>
          <w:szCs w:val="24"/>
          <w:lang w:eastAsia="es-BO"/>
        </w:rPr>
        <w:t>; se ha usado en profilaxis para intervenciones cardiovasculares, gastrointestinales, ginecológicas, ortopédicas, torácicas y vasculares; infecciones de vías urinarias.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Espectro antibacteriano: </w:t>
      </w:r>
      <w:r w:rsidRPr="00831C74">
        <w:rPr>
          <w:rFonts w:ascii="Times New Roman" w:eastAsia="Times New Roman" w:hAnsi="Times New Roman" w:cs="Times New Roman"/>
          <w:sz w:val="24"/>
          <w:szCs w:val="24"/>
          <w:lang w:eastAsia="es-BO"/>
        </w:rPr>
        <w:t xml:space="preserve">CEFALOTINA es más activa contra organismos </w:t>
      </w:r>
      <w:proofErr w:type="spellStart"/>
      <w:r w:rsidRPr="00831C74">
        <w:rPr>
          <w:rFonts w:ascii="Times New Roman" w:eastAsia="Times New Roman" w:hAnsi="Times New Roman" w:cs="Times New Roman"/>
          <w:sz w:val="24"/>
          <w:szCs w:val="24"/>
          <w:lang w:eastAsia="es-BO"/>
        </w:rPr>
        <w:t>grampositivos</w:t>
      </w:r>
      <w:proofErr w:type="spellEnd"/>
      <w:r w:rsidRPr="00831C74">
        <w:rPr>
          <w:rFonts w:ascii="Times New Roman" w:eastAsia="Times New Roman" w:hAnsi="Times New Roman" w:cs="Times New Roman"/>
          <w:sz w:val="24"/>
          <w:szCs w:val="24"/>
          <w:lang w:eastAsia="es-BO"/>
        </w:rPr>
        <w:t xml:space="preserve"> que las cefalosporinas de segunda y tercera generación. Ataca estafilococos (incluyendo cepas </w:t>
      </w:r>
      <w:proofErr w:type="spellStart"/>
      <w:r w:rsidRPr="00831C74">
        <w:rPr>
          <w:rFonts w:ascii="Times New Roman" w:eastAsia="Times New Roman" w:hAnsi="Times New Roman" w:cs="Times New Roman"/>
          <w:sz w:val="24"/>
          <w:szCs w:val="24"/>
          <w:lang w:eastAsia="es-BO"/>
        </w:rPr>
        <w:t>penicilino</w:t>
      </w:r>
      <w:proofErr w:type="spellEnd"/>
      <w:r w:rsidRPr="00831C74">
        <w:rPr>
          <w:rFonts w:ascii="Times New Roman" w:eastAsia="Times New Roman" w:hAnsi="Times New Roman" w:cs="Times New Roman"/>
          <w:sz w:val="24"/>
          <w:szCs w:val="24"/>
          <w:lang w:eastAsia="es-BO"/>
        </w:rPr>
        <w:t>-resistentes), estreptococos (incluyendo </w:t>
      </w:r>
      <w:r w:rsidRPr="00831C74">
        <w:rPr>
          <w:rFonts w:ascii="Times New Roman" w:eastAsia="Times New Roman" w:hAnsi="Times New Roman" w:cs="Times New Roman"/>
          <w:i/>
          <w:iCs/>
          <w:sz w:val="24"/>
          <w:szCs w:val="24"/>
          <w:lang w:eastAsia="es-BO"/>
        </w:rPr>
        <w:t>S</w:t>
      </w:r>
      <w:r w:rsidRPr="00831C74">
        <w:rPr>
          <w:rFonts w:ascii="Times New Roman" w:eastAsia="Times New Roman" w:hAnsi="Times New Roman" w:cs="Times New Roman"/>
          <w:sz w:val="24"/>
          <w:szCs w:val="24"/>
          <w:lang w:eastAsia="es-BO"/>
        </w:rPr>
        <w:t>. </w:t>
      </w:r>
      <w:proofErr w:type="spellStart"/>
      <w:r w:rsidRPr="00831C74">
        <w:rPr>
          <w:rFonts w:ascii="Times New Roman" w:eastAsia="Times New Roman" w:hAnsi="Times New Roman" w:cs="Times New Roman"/>
          <w:i/>
          <w:iCs/>
          <w:sz w:val="24"/>
          <w:szCs w:val="24"/>
          <w:lang w:eastAsia="es-BO"/>
        </w:rPr>
        <w:t>pyogenes</w:t>
      </w:r>
      <w:proofErr w:type="spellEnd"/>
      <w:r w:rsidRPr="00831C74">
        <w:rPr>
          <w:rFonts w:ascii="Times New Roman" w:eastAsia="Times New Roman" w:hAnsi="Times New Roman" w:cs="Times New Roman"/>
          <w:sz w:val="24"/>
          <w:szCs w:val="24"/>
          <w:lang w:eastAsia="es-BO"/>
        </w:rPr>
        <w:t>), </w:t>
      </w:r>
      <w:r w:rsidRPr="00831C74">
        <w:rPr>
          <w:rFonts w:ascii="Times New Roman" w:eastAsia="Times New Roman" w:hAnsi="Times New Roman" w:cs="Times New Roman"/>
          <w:i/>
          <w:iCs/>
          <w:sz w:val="24"/>
          <w:szCs w:val="24"/>
          <w:lang w:eastAsia="es-BO"/>
        </w:rPr>
        <w:t xml:space="preserve">S. </w:t>
      </w:r>
      <w:proofErr w:type="spellStart"/>
      <w:r w:rsidRPr="00831C74">
        <w:rPr>
          <w:rFonts w:ascii="Times New Roman" w:eastAsia="Times New Roman" w:hAnsi="Times New Roman" w:cs="Times New Roman"/>
          <w:i/>
          <w:iCs/>
          <w:sz w:val="24"/>
          <w:szCs w:val="24"/>
          <w:lang w:eastAsia="es-BO"/>
        </w:rPr>
        <w:t>viridans</w:t>
      </w:r>
      <w:proofErr w:type="spellEnd"/>
      <w:r w:rsidRPr="00831C74">
        <w:rPr>
          <w:rFonts w:ascii="Times New Roman" w:eastAsia="Times New Roman" w:hAnsi="Times New Roman" w:cs="Times New Roman"/>
          <w:i/>
          <w:iCs/>
          <w:sz w:val="24"/>
          <w:szCs w:val="24"/>
          <w:lang w:eastAsia="es-BO"/>
        </w:rPr>
        <w:t xml:space="preserve">, S. </w:t>
      </w:r>
      <w:proofErr w:type="spellStart"/>
      <w:r w:rsidRPr="00831C74">
        <w:rPr>
          <w:rFonts w:ascii="Times New Roman" w:eastAsia="Times New Roman" w:hAnsi="Times New Roman" w:cs="Times New Roman"/>
          <w:i/>
          <w:iCs/>
          <w:sz w:val="24"/>
          <w:szCs w:val="24"/>
          <w:lang w:eastAsia="es-BO"/>
        </w:rPr>
        <w:t>pneumoniae</w:t>
      </w:r>
      <w:proofErr w:type="spellEnd"/>
      <w:r w:rsidRPr="00831C74">
        <w:rPr>
          <w:rFonts w:ascii="Times New Roman" w:eastAsia="Times New Roman" w:hAnsi="Times New Roman" w:cs="Times New Roman"/>
          <w:sz w:val="24"/>
          <w:szCs w:val="24"/>
          <w:lang w:eastAsia="es-BO"/>
        </w:rPr>
        <w:t>. También es activa contra cepas de </w:t>
      </w:r>
      <w:r w:rsidRPr="00831C74">
        <w:rPr>
          <w:rFonts w:ascii="Times New Roman" w:eastAsia="Times New Roman" w:hAnsi="Times New Roman" w:cs="Times New Roman"/>
          <w:i/>
          <w:iCs/>
          <w:sz w:val="24"/>
          <w:szCs w:val="24"/>
          <w:lang w:eastAsia="es-BO"/>
        </w:rPr>
        <w:t xml:space="preserve">E. </w:t>
      </w:r>
      <w:proofErr w:type="spellStart"/>
      <w:r w:rsidRPr="00831C74">
        <w:rPr>
          <w:rFonts w:ascii="Times New Roman" w:eastAsia="Times New Roman" w:hAnsi="Times New Roman" w:cs="Times New Roman"/>
          <w:i/>
          <w:iCs/>
          <w:sz w:val="24"/>
          <w:szCs w:val="24"/>
          <w:lang w:eastAsia="es-BO"/>
        </w:rPr>
        <w:t>coli</w:t>
      </w:r>
      <w:proofErr w:type="spellEnd"/>
      <w:r w:rsidRPr="00831C74">
        <w:rPr>
          <w:rFonts w:ascii="Times New Roman" w:eastAsia="Times New Roman" w:hAnsi="Times New Roman" w:cs="Times New Roman"/>
          <w:i/>
          <w:iCs/>
          <w:sz w:val="24"/>
          <w:szCs w:val="24"/>
          <w:lang w:eastAsia="es-BO"/>
        </w:rPr>
        <w:t xml:space="preserve">, </w:t>
      </w:r>
      <w:proofErr w:type="spellStart"/>
      <w:r w:rsidRPr="00831C74">
        <w:rPr>
          <w:rFonts w:ascii="Times New Roman" w:eastAsia="Times New Roman" w:hAnsi="Times New Roman" w:cs="Times New Roman"/>
          <w:i/>
          <w:iCs/>
          <w:sz w:val="24"/>
          <w:szCs w:val="24"/>
          <w:lang w:eastAsia="es-BO"/>
        </w:rPr>
        <w:t>Klebsiella</w:t>
      </w:r>
      <w:proofErr w:type="spellEnd"/>
      <w:r w:rsidRPr="00831C74">
        <w:rPr>
          <w:rFonts w:ascii="Times New Roman" w:eastAsia="Times New Roman" w:hAnsi="Times New Roman" w:cs="Times New Roman"/>
          <w:i/>
          <w:iCs/>
          <w:sz w:val="24"/>
          <w:szCs w:val="24"/>
          <w:lang w:eastAsia="es-BO"/>
        </w:rPr>
        <w:t> </w:t>
      </w:r>
      <w:r w:rsidRPr="00831C74">
        <w:rPr>
          <w:rFonts w:ascii="Times New Roman" w:eastAsia="Times New Roman" w:hAnsi="Times New Roman" w:cs="Times New Roman"/>
          <w:sz w:val="24"/>
          <w:szCs w:val="24"/>
          <w:lang w:eastAsia="es-BO"/>
        </w:rPr>
        <w:t>y </w:t>
      </w:r>
      <w:proofErr w:type="spellStart"/>
      <w:r w:rsidRPr="00831C74">
        <w:rPr>
          <w:rFonts w:ascii="Times New Roman" w:eastAsia="Times New Roman" w:hAnsi="Times New Roman" w:cs="Times New Roman"/>
          <w:i/>
          <w:iCs/>
          <w:sz w:val="24"/>
          <w:szCs w:val="24"/>
          <w:lang w:eastAsia="es-BO"/>
        </w:rPr>
        <w:t>Proteus</w:t>
      </w:r>
      <w:proofErr w:type="spellEnd"/>
      <w:r w:rsidRPr="00831C74">
        <w:rPr>
          <w:rFonts w:ascii="Times New Roman" w:eastAsia="Times New Roman" w:hAnsi="Times New Roman" w:cs="Times New Roman"/>
          <w:i/>
          <w:iCs/>
          <w:sz w:val="24"/>
          <w:szCs w:val="24"/>
          <w:lang w:eastAsia="es-BO"/>
        </w:rPr>
        <w:t> </w:t>
      </w:r>
      <w:proofErr w:type="spellStart"/>
      <w:r w:rsidRPr="00831C74">
        <w:rPr>
          <w:rFonts w:ascii="Times New Roman" w:eastAsia="Times New Roman" w:hAnsi="Times New Roman" w:cs="Times New Roman"/>
          <w:i/>
          <w:iCs/>
          <w:sz w:val="24"/>
          <w:szCs w:val="24"/>
          <w:lang w:eastAsia="es-BO"/>
        </w:rPr>
        <w:t>mirabilis</w:t>
      </w:r>
      <w:proofErr w:type="spellEnd"/>
      <w:r w:rsidRPr="00831C74">
        <w:rPr>
          <w:rFonts w:ascii="Times New Roman" w:eastAsia="Times New Roman" w:hAnsi="Times New Roman" w:cs="Times New Roman"/>
          <w:sz w:val="24"/>
          <w:szCs w:val="24"/>
          <w:lang w:eastAsia="es-BO"/>
        </w:rPr>
        <w:t>, aunque en menor grado que las cefalosporinas de segunda y tercera generación.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No posee actividad contra </w:t>
      </w:r>
      <w:proofErr w:type="spellStart"/>
      <w:r w:rsidRPr="00831C74">
        <w:rPr>
          <w:rFonts w:ascii="Times New Roman" w:eastAsia="Times New Roman" w:hAnsi="Times New Roman" w:cs="Times New Roman"/>
          <w:sz w:val="24"/>
          <w:szCs w:val="24"/>
          <w:lang w:eastAsia="es-BO"/>
        </w:rPr>
        <w:t>enterococos</w:t>
      </w:r>
      <w:proofErr w:type="spellEnd"/>
      <w:r w:rsidRPr="00831C74">
        <w:rPr>
          <w:rFonts w:ascii="Times New Roman" w:eastAsia="Times New Roman" w:hAnsi="Times New Roman" w:cs="Times New Roman"/>
          <w:sz w:val="24"/>
          <w:szCs w:val="24"/>
          <w:lang w:eastAsia="es-BO"/>
        </w:rPr>
        <w:t>, </w:t>
      </w:r>
      <w:proofErr w:type="spellStart"/>
      <w:r w:rsidRPr="00831C74">
        <w:rPr>
          <w:rFonts w:ascii="Times New Roman" w:eastAsia="Times New Roman" w:hAnsi="Times New Roman" w:cs="Times New Roman"/>
          <w:i/>
          <w:iCs/>
          <w:sz w:val="24"/>
          <w:szCs w:val="24"/>
          <w:lang w:eastAsia="es-BO"/>
        </w:rPr>
        <w:t>Pseudomonas</w:t>
      </w:r>
      <w:proofErr w:type="spellEnd"/>
      <w:r w:rsidRPr="00831C74">
        <w:rPr>
          <w:rFonts w:ascii="Times New Roman" w:eastAsia="Times New Roman" w:hAnsi="Times New Roman" w:cs="Times New Roman"/>
          <w:sz w:val="24"/>
          <w:szCs w:val="24"/>
          <w:lang w:eastAsia="es-BO"/>
        </w:rPr>
        <w:t>, </w:t>
      </w:r>
      <w:proofErr w:type="spellStart"/>
      <w:r w:rsidRPr="00831C74">
        <w:rPr>
          <w:rFonts w:ascii="Times New Roman" w:eastAsia="Times New Roman" w:hAnsi="Times New Roman" w:cs="Times New Roman"/>
          <w:i/>
          <w:iCs/>
          <w:sz w:val="24"/>
          <w:szCs w:val="24"/>
          <w:lang w:eastAsia="es-BO"/>
        </w:rPr>
        <w:t>Proteus</w:t>
      </w:r>
      <w:proofErr w:type="spellEnd"/>
      <w:r w:rsidRPr="00831C74">
        <w:rPr>
          <w:rFonts w:ascii="Times New Roman" w:eastAsia="Times New Roman" w:hAnsi="Times New Roman" w:cs="Times New Roman"/>
          <w:i/>
          <w:iCs/>
          <w:sz w:val="24"/>
          <w:szCs w:val="24"/>
          <w:lang w:eastAsia="es-BO"/>
        </w:rPr>
        <w:t> </w:t>
      </w:r>
      <w:r w:rsidRPr="00831C74">
        <w:rPr>
          <w:rFonts w:ascii="Times New Roman" w:eastAsia="Times New Roman" w:hAnsi="Times New Roman" w:cs="Times New Roman"/>
          <w:sz w:val="24"/>
          <w:szCs w:val="24"/>
          <w:lang w:eastAsia="es-BO"/>
        </w:rPr>
        <w:t xml:space="preserve">productores de </w:t>
      </w:r>
      <w:proofErr w:type="spellStart"/>
      <w:r w:rsidRPr="00831C74">
        <w:rPr>
          <w:rFonts w:ascii="Times New Roman" w:eastAsia="Times New Roman" w:hAnsi="Times New Roman" w:cs="Times New Roman"/>
          <w:sz w:val="24"/>
          <w:szCs w:val="24"/>
          <w:lang w:eastAsia="es-BO"/>
        </w:rPr>
        <w:t>indol</w:t>
      </w:r>
      <w:proofErr w:type="spellEnd"/>
      <w:r w:rsidRPr="00831C74">
        <w:rPr>
          <w:rFonts w:ascii="Times New Roman" w:eastAsia="Times New Roman" w:hAnsi="Times New Roman" w:cs="Times New Roman"/>
          <w:sz w:val="24"/>
          <w:szCs w:val="24"/>
          <w:lang w:eastAsia="es-BO"/>
        </w:rPr>
        <w:t xml:space="preserve"> y </w:t>
      </w:r>
      <w:proofErr w:type="spellStart"/>
      <w:r w:rsidRPr="00831C74">
        <w:rPr>
          <w:rFonts w:ascii="Times New Roman" w:eastAsia="Times New Roman" w:hAnsi="Times New Roman" w:cs="Times New Roman"/>
          <w:i/>
          <w:iCs/>
          <w:sz w:val="24"/>
          <w:szCs w:val="24"/>
          <w:lang w:eastAsia="es-BO"/>
        </w:rPr>
        <w:t>Enterobacter</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lastRenderedPageBreak/>
        <w:t>Es activa, </w:t>
      </w:r>
      <w:r w:rsidRPr="00831C74">
        <w:rPr>
          <w:rFonts w:ascii="Times New Roman" w:eastAsia="Times New Roman" w:hAnsi="Times New Roman" w:cs="Times New Roman"/>
          <w:i/>
          <w:iCs/>
          <w:sz w:val="24"/>
          <w:szCs w:val="24"/>
          <w:lang w:eastAsia="es-BO"/>
        </w:rPr>
        <w:t>in vitro, </w:t>
      </w:r>
      <w:r w:rsidRPr="00831C74">
        <w:rPr>
          <w:rFonts w:ascii="Times New Roman" w:eastAsia="Times New Roman" w:hAnsi="Times New Roman" w:cs="Times New Roman"/>
          <w:sz w:val="24"/>
          <w:szCs w:val="24"/>
          <w:lang w:eastAsia="es-BO"/>
        </w:rPr>
        <w:t>contra </w:t>
      </w:r>
      <w:r w:rsidRPr="00831C74">
        <w:rPr>
          <w:rFonts w:ascii="Times New Roman" w:eastAsia="Times New Roman" w:hAnsi="Times New Roman" w:cs="Times New Roman"/>
          <w:i/>
          <w:iCs/>
          <w:sz w:val="24"/>
          <w:szCs w:val="24"/>
          <w:lang w:eastAsia="es-BO"/>
        </w:rPr>
        <w:t xml:space="preserve">H. </w:t>
      </w:r>
      <w:proofErr w:type="spellStart"/>
      <w:r w:rsidRPr="00831C74">
        <w:rPr>
          <w:rFonts w:ascii="Times New Roman" w:eastAsia="Times New Roman" w:hAnsi="Times New Roman" w:cs="Times New Roman"/>
          <w:i/>
          <w:iCs/>
          <w:sz w:val="24"/>
          <w:szCs w:val="24"/>
          <w:lang w:eastAsia="es-BO"/>
        </w:rPr>
        <w:t>influenzae</w:t>
      </w:r>
      <w:proofErr w:type="spellEnd"/>
      <w:r w:rsidRPr="00831C74">
        <w:rPr>
          <w:rFonts w:ascii="Times New Roman" w:eastAsia="Times New Roman" w:hAnsi="Times New Roman" w:cs="Times New Roman"/>
          <w:i/>
          <w:iCs/>
          <w:sz w:val="24"/>
          <w:szCs w:val="24"/>
          <w:lang w:eastAsia="es-BO"/>
        </w:rPr>
        <w:t xml:space="preserve">, </w:t>
      </w:r>
      <w:proofErr w:type="spellStart"/>
      <w:r w:rsidRPr="00831C74">
        <w:rPr>
          <w:rFonts w:ascii="Times New Roman" w:eastAsia="Times New Roman" w:hAnsi="Times New Roman" w:cs="Times New Roman"/>
          <w:i/>
          <w:iCs/>
          <w:sz w:val="24"/>
          <w:szCs w:val="24"/>
          <w:lang w:eastAsia="es-BO"/>
        </w:rPr>
        <w:t>Neisseria</w:t>
      </w:r>
      <w:proofErr w:type="spellEnd"/>
      <w:r w:rsidRPr="00831C74">
        <w:rPr>
          <w:rFonts w:ascii="Times New Roman" w:eastAsia="Times New Roman" w:hAnsi="Times New Roman" w:cs="Times New Roman"/>
          <w:i/>
          <w:iCs/>
          <w:sz w:val="24"/>
          <w:szCs w:val="24"/>
          <w:lang w:eastAsia="es-BO"/>
        </w:rPr>
        <w:t xml:space="preserve"> </w:t>
      </w:r>
      <w:proofErr w:type="spellStart"/>
      <w:r w:rsidRPr="00831C74">
        <w:rPr>
          <w:rFonts w:ascii="Times New Roman" w:eastAsia="Times New Roman" w:hAnsi="Times New Roman" w:cs="Times New Roman"/>
          <w:i/>
          <w:iCs/>
          <w:sz w:val="24"/>
          <w:szCs w:val="24"/>
          <w:lang w:eastAsia="es-BO"/>
        </w:rPr>
        <w:t>gonorrhoeae</w:t>
      </w:r>
      <w:proofErr w:type="spellEnd"/>
      <w:r w:rsidRPr="00831C74">
        <w:rPr>
          <w:rFonts w:ascii="Times New Roman" w:eastAsia="Times New Roman" w:hAnsi="Times New Roman" w:cs="Times New Roman"/>
          <w:i/>
          <w:iCs/>
          <w:sz w:val="24"/>
          <w:szCs w:val="24"/>
          <w:lang w:eastAsia="es-BO"/>
        </w:rPr>
        <w:t> </w:t>
      </w:r>
      <w:r w:rsidRPr="00831C74">
        <w:rPr>
          <w:rFonts w:ascii="Times New Roman" w:eastAsia="Times New Roman" w:hAnsi="Times New Roman" w:cs="Times New Roman"/>
          <w:sz w:val="24"/>
          <w:szCs w:val="24"/>
          <w:lang w:eastAsia="es-BO"/>
        </w:rPr>
        <w:t>y </w:t>
      </w:r>
      <w:r w:rsidRPr="00831C74">
        <w:rPr>
          <w:rFonts w:ascii="Times New Roman" w:eastAsia="Times New Roman" w:hAnsi="Times New Roman" w:cs="Times New Roman"/>
          <w:i/>
          <w:iCs/>
          <w:sz w:val="24"/>
          <w:szCs w:val="24"/>
          <w:lang w:eastAsia="es-BO"/>
        </w:rPr>
        <w:t xml:space="preserve">N. </w:t>
      </w:r>
      <w:proofErr w:type="spellStart"/>
      <w:r w:rsidRPr="00831C74">
        <w:rPr>
          <w:rFonts w:ascii="Times New Roman" w:eastAsia="Times New Roman" w:hAnsi="Times New Roman" w:cs="Times New Roman"/>
          <w:i/>
          <w:iCs/>
          <w:sz w:val="24"/>
          <w:szCs w:val="24"/>
          <w:lang w:eastAsia="es-BO"/>
        </w:rPr>
        <w:t>meningitidis</w:t>
      </w:r>
      <w:proofErr w:type="spellEnd"/>
      <w:r w:rsidRPr="00831C74">
        <w:rPr>
          <w:rFonts w:ascii="Times New Roman" w:eastAsia="Times New Roman" w:hAnsi="Times New Roman" w:cs="Times New Roman"/>
          <w:i/>
          <w:iCs/>
          <w:sz w:val="24"/>
          <w:szCs w:val="24"/>
          <w:lang w:eastAsia="es-BO"/>
        </w:rPr>
        <w:t>, </w:t>
      </w:r>
      <w:r w:rsidRPr="00831C74">
        <w:rPr>
          <w:rFonts w:ascii="Times New Roman" w:eastAsia="Times New Roman" w:hAnsi="Times New Roman" w:cs="Times New Roman"/>
          <w:sz w:val="24"/>
          <w:szCs w:val="24"/>
          <w:lang w:eastAsia="es-BO"/>
        </w:rPr>
        <w:t>y contra </w:t>
      </w:r>
      <w:r w:rsidRPr="00831C74">
        <w:rPr>
          <w:rFonts w:ascii="Times New Roman" w:eastAsia="Times New Roman" w:hAnsi="Times New Roman" w:cs="Times New Roman"/>
          <w:i/>
          <w:iCs/>
          <w:sz w:val="24"/>
          <w:szCs w:val="24"/>
          <w:lang w:eastAsia="es-BO"/>
        </w:rPr>
        <w:t>Salmonella </w:t>
      </w:r>
      <w:r w:rsidRPr="00831C74">
        <w:rPr>
          <w:rFonts w:ascii="Times New Roman" w:eastAsia="Times New Roman" w:hAnsi="Times New Roman" w:cs="Times New Roman"/>
          <w:sz w:val="24"/>
          <w:szCs w:val="24"/>
          <w:lang w:eastAsia="es-BO"/>
        </w:rPr>
        <w:t>y </w:t>
      </w:r>
      <w:proofErr w:type="spellStart"/>
      <w:r w:rsidRPr="00831C74">
        <w:rPr>
          <w:rFonts w:ascii="Times New Roman" w:eastAsia="Times New Roman" w:hAnsi="Times New Roman" w:cs="Times New Roman"/>
          <w:i/>
          <w:iCs/>
          <w:sz w:val="24"/>
          <w:szCs w:val="24"/>
          <w:lang w:eastAsia="es-BO"/>
        </w:rPr>
        <w:t>Shigella</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Las concentraciones en líquido cefalorraquídeo suelen ser bajas, por tanto, el medicamento no puede recomendarse para este uso.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 xml:space="preserve">Dosis y </w:t>
      </w:r>
      <w:proofErr w:type="spellStart"/>
      <w:r w:rsidRPr="00831C74">
        <w:rPr>
          <w:rFonts w:ascii="Times New Roman" w:eastAsia="Times New Roman" w:hAnsi="Times New Roman" w:cs="Times New Roman"/>
          <w:b/>
          <w:bCs/>
          <w:sz w:val="24"/>
          <w:szCs w:val="24"/>
          <w:lang w:eastAsia="es-BO"/>
        </w:rPr>
        <w:t>via</w:t>
      </w:r>
      <w:proofErr w:type="spellEnd"/>
      <w:r w:rsidRPr="00831C74">
        <w:rPr>
          <w:rFonts w:ascii="Times New Roman" w:eastAsia="Times New Roman" w:hAnsi="Times New Roman" w:cs="Times New Roman"/>
          <w:b/>
          <w:bCs/>
          <w:sz w:val="24"/>
          <w:szCs w:val="24"/>
          <w:lang w:eastAsia="es-BO"/>
        </w:rPr>
        <w:t xml:space="preserve"> de </w:t>
      </w:r>
      <w:hyperlink r:id="rId206" w:history="1">
        <w:r w:rsidRPr="00831C74">
          <w:rPr>
            <w:rFonts w:ascii="Times New Roman" w:eastAsia="Times New Roman" w:hAnsi="Times New Roman" w:cs="Times New Roman"/>
            <w:b/>
            <w:bCs/>
            <w:color w:val="0000FF"/>
            <w:sz w:val="24"/>
            <w:szCs w:val="24"/>
            <w:u w:val="single"/>
            <w:lang w:eastAsia="es-BO"/>
          </w:rPr>
          <w:t>administración</w:t>
        </w:r>
      </w:hyperlink>
      <w:r w:rsidRPr="00831C74">
        <w:rPr>
          <w:rFonts w:ascii="Times New Roman" w:eastAsia="Times New Roman" w:hAnsi="Times New Roman" w:cs="Times New Roman"/>
          <w:b/>
          <w:bCs/>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Adulto: </w:t>
      </w:r>
      <w:r w:rsidRPr="00831C74">
        <w:rPr>
          <w:rFonts w:ascii="Times New Roman" w:eastAsia="Times New Roman" w:hAnsi="Times New Roman" w:cs="Times New Roman"/>
          <w:sz w:val="24"/>
          <w:szCs w:val="24"/>
          <w:lang w:eastAsia="es-BO"/>
        </w:rPr>
        <w:t xml:space="preserve">La dosis recomendada de CEFALOTINA depende del tipo de infección que se va a combatir y de la susceptibilidad del </w:t>
      </w:r>
      <w:hyperlink r:id="rId207" w:history="1">
        <w:r w:rsidRPr="00831C74">
          <w:rPr>
            <w:rFonts w:ascii="Times New Roman" w:eastAsia="Times New Roman" w:hAnsi="Times New Roman" w:cs="Times New Roman"/>
            <w:color w:val="0000FF"/>
            <w:sz w:val="24"/>
            <w:szCs w:val="24"/>
            <w:u w:val="single"/>
            <w:lang w:eastAsia="es-BO"/>
          </w:rPr>
          <w:t>microorganismo</w:t>
        </w:r>
      </w:hyperlink>
      <w:r w:rsidRPr="00831C74">
        <w:rPr>
          <w:rFonts w:ascii="Times New Roman" w:eastAsia="Times New Roman" w:hAnsi="Times New Roman" w:cs="Times New Roman"/>
          <w:sz w:val="24"/>
          <w:szCs w:val="24"/>
          <w:lang w:eastAsia="es-BO"/>
        </w:rPr>
        <w:t>. La dosis diaria recomendada es de 500 mg cada 6 horas por vía I.V., diluida en 10 a 50 ml de solución, y administrada en 30 minutos.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Dosis de hasta 2 g cada 6 horas resultan adecuadas para infecciones más severas. No se recomienda la vía intramuscular por ser sumamente dolorosa. La dosis máxima es de 10 a 12 g/día.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Efectos adversos:</w:t>
      </w:r>
      <w:r w:rsidRPr="00831C74">
        <w:rPr>
          <w:rFonts w:ascii="Times New Roman" w:eastAsia="Times New Roman" w:hAnsi="Times New Roman" w:cs="Times New Roman"/>
          <w:sz w:val="24"/>
          <w:szCs w:val="24"/>
          <w:lang w:eastAsia="es-BO"/>
        </w:rPr>
        <w:t xml:space="preserve"> </w:t>
      </w:r>
      <w:hyperlink r:id="rId208" w:history="1">
        <w:r w:rsidRPr="00831C74">
          <w:rPr>
            <w:rFonts w:ascii="Times New Roman" w:eastAsia="Times New Roman" w:hAnsi="Times New Roman" w:cs="Times New Roman"/>
            <w:color w:val="0000FF"/>
            <w:sz w:val="24"/>
            <w:szCs w:val="24"/>
            <w:u w:val="single"/>
            <w:lang w:eastAsia="es-BO"/>
          </w:rPr>
          <w:t>Fiebre</w:t>
        </w:r>
      </w:hyperlink>
      <w:r w:rsidRPr="00831C74">
        <w:rPr>
          <w:rFonts w:ascii="Times New Roman" w:eastAsia="Times New Roman" w:hAnsi="Times New Roman" w:cs="Times New Roman"/>
          <w:sz w:val="24"/>
          <w:szCs w:val="24"/>
          <w:lang w:eastAsia="es-BO"/>
        </w:rPr>
        <w:t xml:space="preserve"> medicamentosa, </w:t>
      </w:r>
      <w:proofErr w:type="spellStart"/>
      <w:r w:rsidRPr="00831C74">
        <w:rPr>
          <w:rFonts w:ascii="Times New Roman" w:eastAsia="Times New Roman" w:hAnsi="Times New Roman" w:cs="Times New Roman"/>
          <w:sz w:val="24"/>
          <w:szCs w:val="24"/>
          <w:lang w:eastAsia="es-BO"/>
        </w:rPr>
        <w:t>rash</w:t>
      </w:r>
      <w:proofErr w:type="spellEnd"/>
      <w:r w:rsidRPr="00831C74">
        <w:rPr>
          <w:rFonts w:ascii="Times New Roman" w:eastAsia="Times New Roman" w:hAnsi="Times New Roman" w:cs="Times New Roman"/>
          <w:sz w:val="24"/>
          <w:szCs w:val="24"/>
          <w:lang w:eastAsia="es-BO"/>
        </w:rPr>
        <w:t xml:space="preserve"> cutáneo, prurito </w:t>
      </w:r>
      <w:proofErr w:type="spellStart"/>
      <w:r w:rsidRPr="00831C74">
        <w:rPr>
          <w:rFonts w:ascii="Times New Roman" w:eastAsia="Times New Roman" w:hAnsi="Times New Roman" w:cs="Times New Roman"/>
          <w:sz w:val="24"/>
          <w:szCs w:val="24"/>
          <w:lang w:eastAsia="es-BO"/>
        </w:rPr>
        <w:t>vulvar</w:t>
      </w:r>
      <w:proofErr w:type="spellEnd"/>
      <w:r w:rsidRPr="00831C74">
        <w:rPr>
          <w:rFonts w:ascii="Times New Roman" w:eastAsia="Times New Roman" w:hAnsi="Times New Roman" w:cs="Times New Roman"/>
          <w:sz w:val="24"/>
          <w:szCs w:val="24"/>
          <w:lang w:eastAsia="es-BO"/>
        </w:rPr>
        <w:t xml:space="preserve">, </w:t>
      </w:r>
      <w:proofErr w:type="spellStart"/>
      <w:r w:rsidRPr="00831C74">
        <w:rPr>
          <w:rFonts w:ascii="Times New Roman" w:eastAsia="Times New Roman" w:hAnsi="Times New Roman" w:cs="Times New Roman"/>
          <w:sz w:val="24"/>
          <w:szCs w:val="24"/>
          <w:lang w:eastAsia="es-BO"/>
        </w:rPr>
        <w:t>eosinofilia</w:t>
      </w:r>
      <w:proofErr w:type="spellEnd"/>
      <w:r w:rsidRPr="00831C74">
        <w:rPr>
          <w:rFonts w:ascii="Times New Roman" w:eastAsia="Times New Roman" w:hAnsi="Times New Roman" w:cs="Times New Roman"/>
          <w:sz w:val="24"/>
          <w:szCs w:val="24"/>
          <w:lang w:eastAsia="es-BO"/>
        </w:rPr>
        <w:t xml:space="preserve">, </w:t>
      </w:r>
      <w:hyperlink r:id="rId209" w:history="1">
        <w:r w:rsidRPr="00831C74">
          <w:rPr>
            <w:rFonts w:ascii="Times New Roman" w:eastAsia="Times New Roman" w:hAnsi="Times New Roman" w:cs="Times New Roman"/>
            <w:color w:val="0000FF"/>
            <w:sz w:val="24"/>
            <w:szCs w:val="24"/>
            <w:u w:val="single"/>
            <w:lang w:eastAsia="es-BO"/>
          </w:rPr>
          <w:t>anafilaxia</w:t>
        </w:r>
      </w:hyperlink>
      <w:r w:rsidRPr="00831C74">
        <w:rPr>
          <w:rFonts w:ascii="Times New Roman" w:eastAsia="Times New Roman" w:hAnsi="Times New Roman" w:cs="Times New Roman"/>
          <w:sz w:val="24"/>
          <w:szCs w:val="24"/>
          <w:lang w:eastAsia="es-BO"/>
        </w:rPr>
        <w:t xml:space="preserve">, neutropenia, leucopenia, </w:t>
      </w:r>
      <w:hyperlink r:id="rId210" w:history="1">
        <w:r w:rsidRPr="00831C74">
          <w:rPr>
            <w:rFonts w:ascii="Times New Roman" w:eastAsia="Times New Roman" w:hAnsi="Times New Roman" w:cs="Times New Roman"/>
            <w:color w:val="0000FF"/>
            <w:sz w:val="24"/>
            <w:szCs w:val="24"/>
            <w:u w:val="single"/>
            <w:lang w:eastAsia="es-BO"/>
          </w:rPr>
          <w:t>anemia</w:t>
        </w:r>
      </w:hyperlink>
      <w:r w:rsidRPr="00831C74">
        <w:rPr>
          <w:rFonts w:ascii="Times New Roman" w:eastAsia="Times New Roman" w:hAnsi="Times New Roman" w:cs="Times New Roman"/>
          <w:sz w:val="24"/>
          <w:szCs w:val="24"/>
          <w:lang w:eastAsia="es-BO"/>
        </w:rPr>
        <w:t xml:space="preserve"> hemolítica, trombocitopenia, elevación de </w:t>
      </w:r>
      <w:hyperlink r:id="rId211" w:history="1">
        <w:r w:rsidRPr="00831C74">
          <w:rPr>
            <w:rFonts w:ascii="Times New Roman" w:eastAsia="Times New Roman" w:hAnsi="Times New Roman" w:cs="Times New Roman"/>
            <w:color w:val="0000FF"/>
            <w:sz w:val="24"/>
            <w:szCs w:val="24"/>
            <w:u w:val="single"/>
            <w:lang w:eastAsia="es-BO"/>
          </w:rPr>
          <w:t>enzimas</w:t>
        </w:r>
      </w:hyperlink>
      <w:r w:rsidRPr="00831C74">
        <w:rPr>
          <w:rFonts w:ascii="Times New Roman" w:eastAsia="Times New Roman" w:hAnsi="Times New Roman" w:cs="Times New Roman"/>
          <w:sz w:val="24"/>
          <w:szCs w:val="24"/>
          <w:lang w:eastAsia="es-BO"/>
        </w:rPr>
        <w:t xml:space="preserve"> hepáticas y BUN, disminución de </w:t>
      </w:r>
      <w:proofErr w:type="spellStart"/>
      <w:r w:rsidRPr="00831C74">
        <w:rPr>
          <w:rFonts w:ascii="Times New Roman" w:eastAsia="Times New Roman" w:hAnsi="Times New Roman" w:cs="Times New Roman"/>
          <w:sz w:val="24"/>
          <w:szCs w:val="24"/>
          <w:lang w:eastAsia="es-BO"/>
        </w:rPr>
        <w:t>Clcr</w:t>
      </w:r>
      <w:proofErr w:type="spellEnd"/>
      <w:r w:rsidRPr="00831C74">
        <w:rPr>
          <w:rFonts w:ascii="Times New Roman" w:eastAsia="Times New Roman" w:hAnsi="Times New Roman" w:cs="Times New Roman"/>
          <w:sz w:val="24"/>
          <w:szCs w:val="24"/>
          <w:lang w:eastAsia="es-BO"/>
        </w:rPr>
        <w:t>, náuseas, vó</w:t>
      </w:r>
      <w:hyperlink r:id="rId212" w:history="1">
        <w:r w:rsidRPr="00831C74">
          <w:rPr>
            <w:rFonts w:ascii="Times New Roman" w:eastAsia="Times New Roman" w:hAnsi="Times New Roman" w:cs="Times New Roman"/>
            <w:color w:val="0000FF"/>
            <w:sz w:val="24"/>
            <w:szCs w:val="24"/>
            <w:u w:val="single"/>
            <w:lang w:eastAsia="es-BO"/>
          </w:rPr>
          <w:t>mitos</w:t>
        </w:r>
      </w:hyperlink>
      <w:r w:rsidRPr="00831C74">
        <w:rPr>
          <w:rFonts w:ascii="Times New Roman" w:eastAsia="Times New Roman" w:hAnsi="Times New Roman" w:cs="Times New Roman"/>
          <w:sz w:val="24"/>
          <w:szCs w:val="24"/>
          <w:lang w:eastAsia="es-BO"/>
        </w:rPr>
        <w:t xml:space="preserve">, </w:t>
      </w:r>
      <w:hyperlink r:id="rId213" w:history="1">
        <w:r w:rsidRPr="00831C74">
          <w:rPr>
            <w:rFonts w:ascii="Times New Roman" w:eastAsia="Times New Roman" w:hAnsi="Times New Roman" w:cs="Times New Roman"/>
            <w:color w:val="0000FF"/>
            <w:sz w:val="24"/>
            <w:szCs w:val="24"/>
            <w:u w:val="single"/>
            <w:lang w:eastAsia="es-BO"/>
          </w:rPr>
          <w:t>anorexia</w:t>
        </w:r>
      </w:hyperlink>
      <w:r w:rsidRPr="00831C74">
        <w:rPr>
          <w:rFonts w:ascii="Times New Roman" w:eastAsia="Times New Roman" w:hAnsi="Times New Roman" w:cs="Times New Roman"/>
          <w:sz w:val="24"/>
          <w:szCs w:val="24"/>
          <w:lang w:eastAsia="es-BO"/>
        </w:rPr>
        <w:t xml:space="preserve">, </w:t>
      </w:r>
      <w:hyperlink r:id="rId214" w:history="1">
        <w:r w:rsidRPr="00831C74">
          <w:rPr>
            <w:rFonts w:ascii="Times New Roman" w:eastAsia="Times New Roman" w:hAnsi="Times New Roman" w:cs="Times New Roman"/>
            <w:color w:val="0000FF"/>
            <w:sz w:val="24"/>
            <w:szCs w:val="24"/>
            <w:u w:val="single"/>
            <w:lang w:eastAsia="es-BO"/>
          </w:rPr>
          <w:t>diarrea</w:t>
        </w:r>
      </w:hyperlink>
      <w:r w:rsidRPr="00831C74">
        <w:rPr>
          <w:rFonts w:ascii="Times New Roman" w:eastAsia="Times New Roman" w:hAnsi="Times New Roman" w:cs="Times New Roman"/>
          <w:sz w:val="24"/>
          <w:szCs w:val="24"/>
          <w:lang w:eastAsia="es-BO"/>
        </w:rPr>
        <w:t xml:space="preserve">, aftas bucales, colitis </w:t>
      </w:r>
      <w:proofErr w:type="spellStart"/>
      <w:r w:rsidRPr="00831C74">
        <w:rPr>
          <w:rFonts w:ascii="Times New Roman" w:eastAsia="Times New Roman" w:hAnsi="Times New Roman" w:cs="Times New Roman"/>
          <w:sz w:val="24"/>
          <w:szCs w:val="24"/>
          <w:lang w:eastAsia="es-BO"/>
        </w:rPr>
        <w:t>pseudomembranosa</w:t>
      </w:r>
      <w:proofErr w:type="spellEnd"/>
      <w:r w:rsidRPr="00831C74">
        <w:rPr>
          <w:rFonts w:ascii="Times New Roman" w:eastAsia="Times New Roman" w:hAnsi="Times New Roman" w:cs="Times New Roman"/>
          <w:sz w:val="24"/>
          <w:szCs w:val="24"/>
          <w:lang w:eastAsia="es-BO"/>
        </w:rPr>
        <w:t xml:space="preserve">, prurito genital y anal, </w:t>
      </w:r>
      <w:proofErr w:type="spellStart"/>
      <w:r w:rsidRPr="00831C74">
        <w:rPr>
          <w:rFonts w:ascii="Times New Roman" w:eastAsia="Times New Roman" w:hAnsi="Times New Roman" w:cs="Times New Roman"/>
          <w:sz w:val="24"/>
          <w:szCs w:val="24"/>
          <w:lang w:eastAsia="es-BO"/>
        </w:rPr>
        <w:t>monialisis</w:t>
      </w:r>
      <w:proofErr w:type="spellEnd"/>
      <w:r w:rsidRPr="00831C74">
        <w:rPr>
          <w:rFonts w:ascii="Times New Roman" w:eastAsia="Times New Roman" w:hAnsi="Times New Roman" w:cs="Times New Roman"/>
          <w:sz w:val="24"/>
          <w:szCs w:val="24"/>
          <w:lang w:eastAsia="es-BO"/>
        </w:rPr>
        <w:t xml:space="preserve"> genital, vaginitis.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31C74">
        <w:rPr>
          <w:rFonts w:ascii="Times New Roman" w:eastAsia="Times New Roman" w:hAnsi="Times New Roman" w:cs="Times New Roman"/>
          <w:b/>
          <w:bCs/>
          <w:sz w:val="24"/>
          <w:szCs w:val="24"/>
          <w:lang w:eastAsia="es-BO"/>
        </w:rPr>
        <w:t>Diclofenac</w:t>
      </w:r>
      <w:proofErr w:type="spellEnd"/>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Indicaciones:</w:t>
      </w:r>
      <w:r w:rsidRPr="00831C74">
        <w:rPr>
          <w:rFonts w:ascii="Times New Roman" w:eastAsia="Times New Roman" w:hAnsi="Times New Roman" w:cs="Times New Roman"/>
          <w:sz w:val="24"/>
          <w:szCs w:val="24"/>
          <w:lang w:eastAsia="es-BO"/>
        </w:rPr>
        <w:t xml:space="preserve"> Tratamiento de </w:t>
      </w:r>
      <w:hyperlink r:id="rId215" w:history="1">
        <w:r w:rsidRPr="00831C74">
          <w:rPr>
            <w:rFonts w:ascii="Times New Roman" w:eastAsia="Times New Roman" w:hAnsi="Times New Roman" w:cs="Times New Roman"/>
            <w:color w:val="0000FF"/>
            <w:sz w:val="24"/>
            <w:szCs w:val="24"/>
            <w:u w:val="single"/>
            <w:lang w:eastAsia="es-BO"/>
          </w:rPr>
          <w:t>enfermedades</w:t>
        </w:r>
      </w:hyperlink>
      <w:r w:rsidRPr="00831C74">
        <w:rPr>
          <w:rFonts w:ascii="Times New Roman" w:eastAsia="Times New Roman" w:hAnsi="Times New Roman" w:cs="Times New Roman"/>
          <w:sz w:val="24"/>
          <w:szCs w:val="24"/>
          <w:lang w:eastAsia="es-BO"/>
        </w:rPr>
        <w:t xml:space="preserve"> reumáticas crónicas inflamatorias tales como artritis reumatoide, </w:t>
      </w:r>
      <w:proofErr w:type="spellStart"/>
      <w:r w:rsidRPr="00831C74">
        <w:rPr>
          <w:rFonts w:ascii="Times New Roman" w:eastAsia="Times New Roman" w:hAnsi="Times New Roman" w:cs="Times New Roman"/>
          <w:sz w:val="24"/>
          <w:szCs w:val="24"/>
          <w:lang w:eastAsia="es-BO"/>
        </w:rPr>
        <w:t>espondilolartritis</w:t>
      </w:r>
      <w:proofErr w:type="spellEnd"/>
      <w:r w:rsidRPr="00831C74">
        <w:rPr>
          <w:rFonts w:ascii="Times New Roman" w:eastAsia="Times New Roman" w:hAnsi="Times New Roman" w:cs="Times New Roman"/>
          <w:sz w:val="24"/>
          <w:szCs w:val="24"/>
          <w:lang w:eastAsia="es-BO"/>
        </w:rPr>
        <w:t xml:space="preserve"> </w:t>
      </w:r>
      <w:proofErr w:type="spellStart"/>
      <w:r w:rsidRPr="00831C74">
        <w:rPr>
          <w:rFonts w:ascii="Times New Roman" w:eastAsia="Times New Roman" w:hAnsi="Times New Roman" w:cs="Times New Roman"/>
          <w:sz w:val="24"/>
          <w:szCs w:val="24"/>
          <w:lang w:eastAsia="es-BO"/>
        </w:rPr>
        <w:t>anquilopoyética</w:t>
      </w:r>
      <w:proofErr w:type="spellEnd"/>
      <w:r w:rsidRPr="00831C74">
        <w:rPr>
          <w:rFonts w:ascii="Times New Roman" w:eastAsia="Times New Roman" w:hAnsi="Times New Roman" w:cs="Times New Roman"/>
          <w:sz w:val="24"/>
          <w:szCs w:val="24"/>
          <w:lang w:eastAsia="es-BO"/>
        </w:rPr>
        <w:t xml:space="preserve">, artrosis, </w:t>
      </w:r>
      <w:proofErr w:type="spellStart"/>
      <w:r w:rsidRPr="00831C74">
        <w:rPr>
          <w:rFonts w:ascii="Times New Roman" w:eastAsia="Times New Roman" w:hAnsi="Times New Roman" w:cs="Times New Roman"/>
          <w:sz w:val="24"/>
          <w:szCs w:val="24"/>
          <w:lang w:eastAsia="es-BO"/>
        </w:rPr>
        <w:t>espondiloartritis</w:t>
      </w:r>
      <w:proofErr w:type="spellEnd"/>
      <w:r w:rsidRPr="00831C74">
        <w:rPr>
          <w:rFonts w:ascii="Times New Roman" w:eastAsia="Times New Roman" w:hAnsi="Times New Roman" w:cs="Times New Roman"/>
          <w:sz w:val="24"/>
          <w:szCs w:val="24"/>
          <w:lang w:eastAsia="es-BO"/>
        </w:rPr>
        <w:t xml:space="preserve">. Reumatismo </w:t>
      </w:r>
      <w:proofErr w:type="spellStart"/>
      <w:r w:rsidRPr="00831C74">
        <w:rPr>
          <w:rFonts w:ascii="Times New Roman" w:eastAsia="Times New Roman" w:hAnsi="Times New Roman" w:cs="Times New Roman"/>
          <w:sz w:val="24"/>
          <w:szCs w:val="24"/>
          <w:lang w:eastAsia="es-BO"/>
        </w:rPr>
        <w:t>extraarticular</w:t>
      </w:r>
      <w:proofErr w:type="spellEnd"/>
      <w:r w:rsidRPr="00831C74">
        <w:rPr>
          <w:rFonts w:ascii="Times New Roman" w:eastAsia="Times New Roman" w:hAnsi="Times New Roman" w:cs="Times New Roman"/>
          <w:sz w:val="24"/>
          <w:szCs w:val="24"/>
          <w:lang w:eastAsia="es-BO"/>
        </w:rPr>
        <w:t>. Tratamiento sintomático del ataque agudo de gota. Tratamiento sintomático de la dismenorrea primaria. Tratamiento de inflamaciones y tumefacciones postraumáticas.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Dosis en Adultos:</w:t>
      </w:r>
      <w:r w:rsidRPr="00831C74">
        <w:rPr>
          <w:rFonts w:ascii="Times New Roman" w:eastAsia="Times New Roman" w:hAnsi="Times New Roman" w:cs="Times New Roman"/>
          <w:sz w:val="24"/>
          <w:szCs w:val="24"/>
          <w:lang w:eastAsia="es-BO"/>
        </w:rPr>
        <w:t xml:space="preserve"> en casos leves, así como en tratamientos prolongados se recomienda administrar 75 mg-100 mg al día. La dosis máxima diaria inicial en el tratamiento con </w:t>
      </w:r>
      <w:proofErr w:type="spellStart"/>
      <w:r w:rsidRPr="00831C74">
        <w:rPr>
          <w:rFonts w:ascii="Times New Roman" w:eastAsia="Times New Roman" w:hAnsi="Times New Roman" w:cs="Times New Roman"/>
          <w:sz w:val="24"/>
          <w:szCs w:val="24"/>
          <w:lang w:eastAsia="es-BO"/>
        </w:rPr>
        <w:t>diclofenac</w:t>
      </w:r>
      <w:proofErr w:type="spellEnd"/>
      <w:r w:rsidRPr="00831C74">
        <w:rPr>
          <w:rFonts w:ascii="Times New Roman" w:eastAsia="Times New Roman" w:hAnsi="Times New Roman" w:cs="Times New Roman"/>
          <w:sz w:val="24"/>
          <w:szCs w:val="24"/>
          <w:lang w:eastAsia="es-BO"/>
        </w:rPr>
        <w:t xml:space="preserve"> es de 100-150 mg. Resulta adecuada la </w:t>
      </w:r>
      <w:hyperlink r:id="rId216" w:history="1">
        <w:r w:rsidRPr="00831C74">
          <w:rPr>
            <w:rFonts w:ascii="Times New Roman" w:eastAsia="Times New Roman" w:hAnsi="Times New Roman" w:cs="Times New Roman"/>
            <w:color w:val="0000FF"/>
            <w:sz w:val="24"/>
            <w:szCs w:val="24"/>
            <w:u w:val="single"/>
            <w:lang w:eastAsia="es-BO"/>
          </w:rPr>
          <w:t>administración</w:t>
        </w:r>
      </w:hyperlink>
      <w:r w:rsidRPr="00831C74">
        <w:rPr>
          <w:rFonts w:ascii="Times New Roman" w:eastAsia="Times New Roman" w:hAnsi="Times New Roman" w:cs="Times New Roman"/>
          <w:sz w:val="24"/>
          <w:szCs w:val="24"/>
          <w:lang w:eastAsia="es-BO"/>
        </w:rPr>
        <w:t xml:space="preserve"> en 2-3 tomas diarias En la dismenorrea primaria, la dosis diaria, que deberá ajustarse individualmente, es de 50-200 mg.</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Vía de administración:</w:t>
      </w:r>
      <w:r w:rsidRPr="00831C74">
        <w:rPr>
          <w:rFonts w:ascii="Times New Roman" w:eastAsia="Times New Roman" w:hAnsi="Times New Roman" w:cs="Times New Roman"/>
          <w:sz w:val="24"/>
          <w:szCs w:val="24"/>
          <w:lang w:eastAsia="es-BO"/>
        </w:rPr>
        <w:t xml:space="preserve"> VO / EV</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Efectos adversos:</w:t>
      </w:r>
    </w:p>
    <w:p w:rsidR="00831C74" w:rsidRPr="00831C74" w:rsidRDefault="00831C74" w:rsidP="00831C7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Tracto gastrointestinal. Ocasionales: dolor epigástrico, náuseas, vómitos, diarrea, calambres abdominales, dispepsia, flatulencia, anorexia. Raros: hemorragia gastrointestinal (hematemesis, melena, diarrea sanguinolenta), úlcera gástrica o intestinal con o sin hemorragia o perforación. Casos aislados: estomatitis aftosa, glositis, lesiones esofágicas, bridas intestinales en región diafragmática, trastornos </w:t>
      </w:r>
      <w:r w:rsidRPr="00831C74">
        <w:rPr>
          <w:rFonts w:ascii="Times New Roman" w:eastAsia="Times New Roman" w:hAnsi="Times New Roman" w:cs="Times New Roman"/>
          <w:sz w:val="24"/>
          <w:szCs w:val="24"/>
          <w:lang w:eastAsia="es-BO"/>
        </w:rPr>
        <w:lastRenderedPageBreak/>
        <w:t xml:space="preserve">del tracto intestinal bajo como colitis hemorrágica inespecífica y exacerbación de colitis ulcerativa o enfermedad de Crohn; estreñimiento, </w:t>
      </w:r>
      <w:hyperlink r:id="rId217" w:history="1">
        <w:r w:rsidRPr="00831C74">
          <w:rPr>
            <w:rFonts w:ascii="Times New Roman" w:eastAsia="Times New Roman" w:hAnsi="Times New Roman" w:cs="Times New Roman"/>
            <w:color w:val="0000FF"/>
            <w:sz w:val="24"/>
            <w:szCs w:val="24"/>
            <w:u w:val="single"/>
            <w:lang w:eastAsia="es-BO"/>
          </w:rPr>
          <w:t>pancreatitis</w:t>
        </w:r>
      </w:hyperlink>
      <w:r w:rsidRPr="00831C74">
        <w:rPr>
          <w:rFonts w:ascii="Times New Roman" w:eastAsia="Times New Roman" w:hAnsi="Times New Roman" w:cs="Times New Roman"/>
          <w:sz w:val="24"/>
          <w:szCs w:val="24"/>
          <w:lang w:eastAsia="es-BO"/>
        </w:rPr>
        <w:t>.</w:t>
      </w:r>
    </w:p>
    <w:p w:rsidR="00831C74" w:rsidRPr="00831C74" w:rsidRDefault="00831C74" w:rsidP="00831C7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Sistema nervioso central. Ocasionales: cefaleas, mareos, vértigo. Raros: somnolencia. Casos aislados: trastornos sensoriales, incluyendo parestesias, trastornos de </w:t>
      </w:r>
      <w:hyperlink r:id="rId218" w:history="1">
        <w:r w:rsidRPr="00831C74">
          <w:rPr>
            <w:rFonts w:ascii="Times New Roman" w:eastAsia="Times New Roman" w:hAnsi="Times New Roman" w:cs="Times New Roman"/>
            <w:color w:val="0000FF"/>
            <w:sz w:val="24"/>
            <w:szCs w:val="24"/>
            <w:u w:val="single"/>
            <w:lang w:eastAsia="es-BO"/>
          </w:rPr>
          <w:t>la memoria</w:t>
        </w:r>
      </w:hyperlink>
      <w:r w:rsidRPr="00831C74">
        <w:rPr>
          <w:rFonts w:ascii="Times New Roman" w:eastAsia="Times New Roman" w:hAnsi="Times New Roman" w:cs="Times New Roman"/>
          <w:sz w:val="24"/>
          <w:szCs w:val="24"/>
          <w:lang w:eastAsia="es-BO"/>
        </w:rPr>
        <w:t xml:space="preserve">, desorientación, insomnio, irritabilidad, convulsiones, </w:t>
      </w:r>
      <w:hyperlink r:id="rId219" w:history="1">
        <w:r w:rsidRPr="00831C74">
          <w:rPr>
            <w:rFonts w:ascii="Times New Roman" w:eastAsia="Times New Roman" w:hAnsi="Times New Roman" w:cs="Times New Roman"/>
            <w:color w:val="0000FF"/>
            <w:sz w:val="24"/>
            <w:szCs w:val="24"/>
            <w:u w:val="single"/>
            <w:lang w:eastAsia="es-BO"/>
          </w:rPr>
          <w:t>depresión</w:t>
        </w:r>
      </w:hyperlink>
      <w:r w:rsidRPr="00831C74">
        <w:rPr>
          <w:rFonts w:ascii="Times New Roman" w:eastAsia="Times New Roman" w:hAnsi="Times New Roman" w:cs="Times New Roman"/>
          <w:sz w:val="24"/>
          <w:szCs w:val="24"/>
          <w:lang w:eastAsia="es-BO"/>
        </w:rPr>
        <w:t xml:space="preserve">, ansiedad, pesadillas, temblor, reacciones psicóticas, meningitis aséptica. </w:t>
      </w:r>
      <w:proofErr w:type="spellStart"/>
      <w:r w:rsidRPr="00831C74">
        <w:rPr>
          <w:rFonts w:ascii="Times New Roman" w:eastAsia="Times New Roman" w:hAnsi="Times New Roman" w:cs="Times New Roman"/>
          <w:sz w:val="24"/>
          <w:szCs w:val="24"/>
          <w:lang w:eastAsia="es-BO"/>
        </w:rPr>
        <w:t>Organos</w:t>
      </w:r>
      <w:proofErr w:type="spellEnd"/>
      <w:r w:rsidRPr="00831C74">
        <w:rPr>
          <w:rFonts w:ascii="Times New Roman" w:eastAsia="Times New Roman" w:hAnsi="Times New Roman" w:cs="Times New Roman"/>
          <w:sz w:val="24"/>
          <w:szCs w:val="24"/>
          <w:lang w:eastAsia="es-BO"/>
        </w:rPr>
        <w:t xml:space="preserve"> sensoriales especiales. Casos aislados: trastornos de la visión (visión borrosa, diplopía), alteración de la capacidad auditiva, </w:t>
      </w:r>
      <w:proofErr w:type="spellStart"/>
      <w:r w:rsidRPr="00831C74">
        <w:rPr>
          <w:rFonts w:ascii="Times New Roman" w:eastAsia="Times New Roman" w:hAnsi="Times New Roman" w:cs="Times New Roman"/>
          <w:sz w:val="24"/>
          <w:szCs w:val="24"/>
          <w:lang w:eastAsia="es-BO"/>
        </w:rPr>
        <w:t>tinnitus</w:t>
      </w:r>
      <w:proofErr w:type="spellEnd"/>
      <w:r w:rsidRPr="00831C74">
        <w:rPr>
          <w:rFonts w:ascii="Times New Roman" w:eastAsia="Times New Roman" w:hAnsi="Times New Roman" w:cs="Times New Roman"/>
          <w:sz w:val="24"/>
          <w:szCs w:val="24"/>
          <w:lang w:eastAsia="es-BO"/>
        </w:rPr>
        <w:t>, alteraciones del gusto.</w:t>
      </w:r>
    </w:p>
    <w:p w:rsidR="00831C74" w:rsidRPr="00831C74" w:rsidRDefault="00831C74" w:rsidP="00831C7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Piel. Ocasionales: erupciones cutáneas. Raros: urticaria. Casos aislados: erupciones vesiculares, eccemas, eritema multiforme, síndrome de Stevens-Johnson, síndrome de </w:t>
      </w:r>
      <w:proofErr w:type="spellStart"/>
      <w:r w:rsidRPr="00831C74">
        <w:rPr>
          <w:rFonts w:ascii="Times New Roman" w:eastAsia="Times New Roman" w:hAnsi="Times New Roman" w:cs="Times New Roman"/>
          <w:sz w:val="24"/>
          <w:szCs w:val="24"/>
          <w:lang w:eastAsia="es-BO"/>
        </w:rPr>
        <w:t>Lyell</w:t>
      </w:r>
      <w:proofErr w:type="spellEnd"/>
      <w:r w:rsidRPr="00831C74">
        <w:rPr>
          <w:rFonts w:ascii="Times New Roman" w:eastAsia="Times New Roman" w:hAnsi="Times New Roman" w:cs="Times New Roman"/>
          <w:sz w:val="24"/>
          <w:szCs w:val="24"/>
          <w:lang w:eastAsia="es-BO"/>
        </w:rPr>
        <w:t xml:space="preserve"> (epidermólisis tóxica aguda), </w:t>
      </w:r>
      <w:proofErr w:type="spellStart"/>
      <w:r w:rsidRPr="00831C74">
        <w:rPr>
          <w:rFonts w:ascii="Times New Roman" w:eastAsia="Times New Roman" w:hAnsi="Times New Roman" w:cs="Times New Roman"/>
          <w:sz w:val="24"/>
          <w:szCs w:val="24"/>
          <w:lang w:eastAsia="es-BO"/>
        </w:rPr>
        <w:t>eritrodermia</w:t>
      </w:r>
      <w:proofErr w:type="spellEnd"/>
      <w:r w:rsidRPr="00831C74">
        <w:rPr>
          <w:rFonts w:ascii="Times New Roman" w:eastAsia="Times New Roman" w:hAnsi="Times New Roman" w:cs="Times New Roman"/>
          <w:sz w:val="24"/>
          <w:szCs w:val="24"/>
          <w:lang w:eastAsia="es-BO"/>
        </w:rPr>
        <w:t xml:space="preserve"> (</w:t>
      </w:r>
      <w:hyperlink r:id="rId220" w:history="1">
        <w:r w:rsidRPr="00831C74">
          <w:rPr>
            <w:rFonts w:ascii="Times New Roman" w:eastAsia="Times New Roman" w:hAnsi="Times New Roman" w:cs="Times New Roman"/>
            <w:color w:val="0000FF"/>
            <w:sz w:val="24"/>
            <w:szCs w:val="24"/>
            <w:u w:val="single"/>
            <w:lang w:eastAsia="es-BO"/>
          </w:rPr>
          <w:t>dermatitis</w:t>
        </w:r>
      </w:hyperlink>
      <w:r w:rsidRPr="00831C74">
        <w:rPr>
          <w:rFonts w:ascii="Times New Roman" w:eastAsia="Times New Roman" w:hAnsi="Times New Roman" w:cs="Times New Roman"/>
          <w:sz w:val="24"/>
          <w:szCs w:val="24"/>
          <w:lang w:eastAsia="es-BO"/>
        </w:rPr>
        <w:t xml:space="preserve"> </w:t>
      </w:r>
      <w:proofErr w:type="spellStart"/>
      <w:r w:rsidRPr="00831C74">
        <w:rPr>
          <w:rFonts w:ascii="Times New Roman" w:eastAsia="Times New Roman" w:hAnsi="Times New Roman" w:cs="Times New Roman"/>
          <w:sz w:val="24"/>
          <w:szCs w:val="24"/>
          <w:lang w:eastAsia="es-BO"/>
        </w:rPr>
        <w:t>exfoliativa</w:t>
      </w:r>
      <w:proofErr w:type="spellEnd"/>
      <w:r w:rsidRPr="00831C74">
        <w:rPr>
          <w:rFonts w:ascii="Times New Roman" w:eastAsia="Times New Roman" w:hAnsi="Times New Roman" w:cs="Times New Roman"/>
          <w:sz w:val="24"/>
          <w:szCs w:val="24"/>
          <w:lang w:eastAsia="es-BO"/>
        </w:rPr>
        <w:t xml:space="preserve">), caída del cabello, reacción de </w:t>
      </w:r>
      <w:proofErr w:type="spellStart"/>
      <w:r w:rsidRPr="00831C74">
        <w:rPr>
          <w:rFonts w:ascii="Times New Roman" w:eastAsia="Times New Roman" w:hAnsi="Times New Roman" w:cs="Times New Roman"/>
          <w:sz w:val="24"/>
          <w:szCs w:val="24"/>
          <w:lang w:eastAsia="es-BO"/>
        </w:rPr>
        <w:t>fotosensibilidad</w:t>
      </w:r>
      <w:proofErr w:type="spellEnd"/>
      <w:r w:rsidRPr="00831C74">
        <w:rPr>
          <w:rFonts w:ascii="Times New Roman" w:eastAsia="Times New Roman" w:hAnsi="Times New Roman" w:cs="Times New Roman"/>
          <w:sz w:val="24"/>
          <w:szCs w:val="24"/>
          <w:lang w:eastAsia="es-BO"/>
        </w:rPr>
        <w:t>, púrpura, inclusive púrpura alérgica.</w:t>
      </w:r>
    </w:p>
    <w:p w:rsidR="00831C74" w:rsidRPr="00831C74" w:rsidRDefault="00831C74" w:rsidP="00831C7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Riñones. Raros: edema. Casos aislados: fallo renal agudo, trastornos urinarios, tales como hematuria, proteinuria, nefritis intersticial, síndrome nefrótico, necrosis papilar.</w:t>
      </w:r>
    </w:p>
    <w:p w:rsidR="00831C74" w:rsidRPr="00831C74" w:rsidRDefault="00831C74" w:rsidP="00831C7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Hígado. Ocasionales: aumento de las transaminasas séricas. Raros: </w:t>
      </w:r>
      <w:hyperlink r:id="rId221" w:history="1">
        <w:r w:rsidRPr="00831C74">
          <w:rPr>
            <w:rFonts w:ascii="Times New Roman" w:eastAsia="Times New Roman" w:hAnsi="Times New Roman" w:cs="Times New Roman"/>
            <w:color w:val="0000FF"/>
            <w:sz w:val="24"/>
            <w:szCs w:val="24"/>
            <w:u w:val="single"/>
            <w:lang w:eastAsia="es-BO"/>
          </w:rPr>
          <w:t>hepatitis</w:t>
        </w:r>
      </w:hyperlink>
      <w:r w:rsidRPr="00831C74">
        <w:rPr>
          <w:rFonts w:ascii="Times New Roman" w:eastAsia="Times New Roman" w:hAnsi="Times New Roman" w:cs="Times New Roman"/>
          <w:sz w:val="24"/>
          <w:szCs w:val="24"/>
          <w:lang w:eastAsia="es-BO"/>
        </w:rPr>
        <w:t xml:space="preserve"> con o sin ictericia. Casos aislados: hepatitis fulminante.</w:t>
      </w:r>
    </w:p>
    <w:p w:rsidR="00831C74" w:rsidRPr="00831C74" w:rsidRDefault="00831C74" w:rsidP="00831C7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Sangre. Casos aislados: trombocitopenia, leucopenia, anemia hemolítica, anemia </w:t>
      </w:r>
      <w:proofErr w:type="spellStart"/>
      <w:r w:rsidRPr="00831C74">
        <w:rPr>
          <w:rFonts w:ascii="Times New Roman" w:eastAsia="Times New Roman" w:hAnsi="Times New Roman" w:cs="Times New Roman"/>
          <w:sz w:val="24"/>
          <w:szCs w:val="24"/>
          <w:lang w:eastAsia="es-BO"/>
        </w:rPr>
        <w:t>aplásica</w:t>
      </w:r>
      <w:proofErr w:type="spellEnd"/>
      <w:r w:rsidRPr="00831C74">
        <w:rPr>
          <w:rFonts w:ascii="Times New Roman" w:eastAsia="Times New Roman" w:hAnsi="Times New Roman" w:cs="Times New Roman"/>
          <w:sz w:val="24"/>
          <w:szCs w:val="24"/>
          <w:lang w:eastAsia="es-BO"/>
        </w:rPr>
        <w:t xml:space="preserve">, </w:t>
      </w:r>
      <w:proofErr w:type="spellStart"/>
      <w:r w:rsidRPr="00831C74">
        <w:rPr>
          <w:rFonts w:ascii="Times New Roman" w:eastAsia="Times New Roman" w:hAnsi="Times New Roman" w:cs="Times New Roman"/>
          <w:sz w:val="24"/>
          <w:szCs w:val="24"/>
          <w:lang w:eastAsia="es-BO"/>
        </w:rPr>
        <w:t>agranulocitosis</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Hipersensibilidad. Raros: reacciones de hipersensibilidad, tales como </w:t>
      </w:r>
      <w:hyperlink r:id="rId222" w:history="1">
        <w:r w:rsidRPr="00831C74">
          <w:rPr>
            <w:rFonts w:ascii="Times New Roman" w:eastAsia="Times New Roman" w:hAnsi="Times New Roman" w:cs="Times New Roman"/>
            <w:color w:val="0000FF"/>
            <w:sz w:val="24"/>
            <w:szCs w:val="24"/>
            <w:u w:val="single"/>
            <w:lang w:eastAsia="es-BO"/>
          </w:rPr>
          <w:t>asma</w:t>
        </w:r>
      </w:hyperlink>
      <w:r w:rsidRPr="00831C74">
        <w:rPr>
          <w:rFonts w:ascii="Times New Roman" w:eastAsia="Times New Roman" w:hAnsi="Times New Roman" w:cs="Times New Roman"/>
          <w:sz w:val="24"/>
          <w:szCs w:val="24"/>
          <w:lang w:eastAsia="es-BO"/>
        </w:rPr>
        <w:t>, reacciones sistémicas anafilácticas/</w:t>
      </w:r>
      <w:proofErr w:type="spellStart"/>
      <w:r w:rsidRPr="00831C74">
        <w:rPr>
          <w:rFonts w:ascii="Times New Roman" w:eastAsia="Times New Roman" w:hAnsi="Times New Roman" w:cs="Times New Roman"/>
          <w:sz w:val="24"/>
          <w:szCs w:val="24"/>
          <w:lang w:eastAsia="es-BO"/>
        </w:rPr>
        <w:t>anafilactoides</w:t>
      </w:r>
      <w:proofErr w:type="spellEnd"/>
      <w:r w:rsidRPr="00831C74">
        <w:rPr>
          <w:rFonts w:ascii="Times New Roman" w:eastAsia="Times New Roman" w:hAnsi="Times New Roman" w:cs="Times New Roman"/>
          <w:sz w:val="24"/>
          <w:szCs w:val="24"/>
          <w:lang w:eastAsia="es-BO"/>
        </w:rPr>
        <w:t>, incluyendo hipotensión. Casos aislados: vasculitis, neumonitis.</w:t>
      </w:r>
    </w:p>
    <w:p w:rsidR="00831C74" w:rsidRPr="00831C74" w:rsidRDefault="00831C74" w:rsidP="00831C7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Sistema cardiovascular. Casos aislados: palpitaciones, dolor torácico, </w:t>
      </w:r>
      <w:hyperlink r:id="rId223" w:history="1">
        <w:r w:rsidRPr="00831C74">
          <w:rPr>
            <w:rFonts w:ascii="Times New Roman" w:eastAsia="Times New Roman" w:hAnsi="Times New Roman" w:cs="Times New Roman"/>
            <w:color w:val="0000FF"/>
            <w:sz w:val="24"/>
            <w:szCs w:val="24"/>
            <w:u w:val="single"/>
            <w:lang w:eastAsia="es-BO"/>
          </w:rPr>
          <w:t>hipertensión</w:t>
        </w:r>
      </w:hyperlink>
      <w:r w:rsidRPr="00831C74">
        <w:rPr>
          <w:rFonts w:ascii="Times New Roman" w:eastAsia="Times New Roman" w:hAnsi="Times New Roman" w:cs="Times New Roman"/>
          <w:sz w:val="24"/>
          <w:szCs w:val="24"/>
          <w:lang w:eastAsia="es-BO"/>
        </w:rPr>
        <w:t xml:space="preserve">, </w:t>
      </w:r>
      <w:hyperlink r:id="rId224" w:history="1">
        <w:r w:rsidRPr="00831C74">
          <w:rPr>
            <w:rFonts w:ascii="Times New Roman" w:eastAsia="Times New Roman" w:hAnsi="Times New Roman" w:cs="Times New Roman"/>
            <w:color w:val="0000FF"/>
            <w:sz w:val="24"/>
            <w:szCs w:val="24"/>
            <w:u w:val="single"/>
            <w:lang w:eastAsia="es-BO"/>
          </w:rPr>
          <w:t>insuficiencia cardíaca</w:t>
        </w:r>
      </w:hyperlink>
      <w:r w:rsidRPr="00831C74">
        <w:rPr>
          <w:rFonts w:ascii="Times New Roman" w:eastAsia="Times New Roman" w:hAnsi="Times New Roman" w:cs="Times New Roman"/>
          <w:sz w:val="24"/>
          <w:szCs w:val="24"/>
          <w:lang w:eastAsia="es-BO"/>
        </w:rPr>
        <w:t xml:space="preserve"> congestiva.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31C74">
        <w:rPr>
          <w:rFonts w:ascii="Times New Roman" w:eastAsia="Times New Roman" w:hAnsi="Times New Roman" w:cs="Times New Roman"/>
          <w:b/>
          <w:bCs/>
          <w:sz w:val="24"/>
          <w:szCs w:val="24"/>
          <w:lang w:eastAsia="es-BO"/>
        </w:rPr>
        <w:t>Enoxaparina</w:t>
      </w:r>
      <w:proofErr w:type="spellEnd"/>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i/>
          <w:iCs/>
          <w:sz w:val="24"/>
          <w:szCs w:val="24"/>
          <w:lang w:eastAsia="es-BO"/>
        </w:rPr>
        <w:t>Mecanismo de acción</w:t>
      </w:r>
      <w:r w:rsidRPr="00831C74">
        <w:rPr>
          <w:rFonts w:ascii="Times New Roman" w:eastAsia="Times New Roman" w:hAnsi="Times New Roman" w:cs="Times New Roman"/>
          <w:sz w:val="24"/>
          <w:szCs w:val="24"/>
          <w:lang w:eastAsia="es-BO"/>
        </w:rPr>
        <w:t xml:space="preserve">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HBPM. Inhibe la coagulación potenciando el efecto inhibitorio de la antitrombina III sobre los factores </w:t>
      </w:r>
      <w:proofErr w:type="spellStart"/>
      <w:r w:rsidRPr="00831C74">
        <w:rPr>
          <w:rFonts w:ascii="Times New Roman" w:eastAsia="Times New Roman" w:hAnsi="Times New Roman" w:cs="Times New Roman"/>
          <w:sz w:val="24"/>
          <w:szCs w:val="24"/>
          <w:lang w:eastAsia="es-BO"/>
        </w:rPr>
        <w:t>IIa</w:t>
      </w:r>
      <w:proofErr w:type="spellEnd"/>
      <w:r w:rsidRPr="00831C74">
        <w:rPr>
          <w:rFonts w:ascii="Times New Roman" w:eastAsia="Times New Roman" w:hAnsi="Times New Roman" w:cs="Times New Roman"/>
          <w:sz w:val="24"/>
          <w:szCs w:val="24"/>
          <w:lang w:eastAsia="es-BO"/>
        </w:rPr>
        <w:t xml:space="preserve"> y </w:t>
      </w:r>
      <w:proofErr w:type="spellStart"/>
      <w:r w:rsidRPr="00831C74">
        <w:rPr>
          <w:rFonts w:ascii="Times New Roman" w:eastAsia="Times New Roman" w:hAnsi="Times New Roman" w:cs="Times New Roman"/>
          <w:sz w:val="24"/>
          <w:szCs w:val="24"/>
          <w:lang w:eastAsia="es-BO"/>
        </w:rPr>
        <w:t>Xa</w:t>
      </w:r>
      <w:proofErr w:type="spellEnd"/>
      <w:r w:rsidRPr="00831C74">
        <w:rPr>
          <w:rFonts w:ascii="Times New Roman" w:eastAsia="Times New Roman" w:hAnsi="Times New Roman" w:cs="Times New Roman"/>
          <w:sz w:val="24"/>
          <w:szCs w:val="24"/>
          <w:lang w:eastAsia="es-BO"/>
        </w:rPr>
        <w:t>. Posee elevada actividad anti-</w:t>
      </w:r>
      <w:proofErr w:type="spellStart"/>
      <w:r w:rsidRPr="00831C74">
        <w:rPr>
          <w:rFonts w:ascii="Times New Roman" w:eastAsia="Times New Roman" w:hAnsi="Times New Roman" w:cs="Times New Roman"/>
          <w:sz w:val="24"/>
          <w:szCs w:val="24"/>
          <w:lang w:eastAsia="es-BO"/>
        </w:rPr>
        <w:t>Xa</w:t>
      </w:r>
      <w:proofErr w:type="spellEnd"/>
      <w:r w:rsidRPr="00831C74">
        <w:rPr>
          <w:rFonts w:ascii="Times New Roman" w:eastAsia="Times New Roman" w:hAnsi="Times New Roman" w:cs="Times New Roman"/>
          <w:sz w:val="24"/>
          <w:szCs w:val="24"/>
          <w:lang w:eastAsia="es-BO"/>
        </w:rPr>
        <w:t xml:space="preserve"> y débil actividad anti-</w:t>
      </w:r>
      <w:proofErr w:type="spellStart"/>
      <w:r w:rsidRPr="00831C74">
        <w:rPr>
          <w:rFonts w:ascii="Times New Roman" w:eastAsia="Times New Roman" w:hAnsi="Times New Roman" w:cs="Times New Roman"/>
          <w:sz w:val="24"/>
          <w:szCs w:val="24"/>
          <w:lang w:eastAsia="es-BO"/>
        </w:rPr>
        <w:t>IIa</w:t>
      </w:r>
      <w:proofErr w:type="spellEnd"/>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 xml:space="preserve">Dosis y </w:t>
      </w:r>
      <w:proofErr w:type="spellStart"/>
      <w:r w:rsidRPr="00831C74">
        <w:rPr>
          <w:rFonts w:ascii="Times New Roman" w:eastAsia="Times New Roman" w:hAnsi="Times New Roman" w:cs="Times New Roman"/>
          <w:b/>
          <w:bCs/>
          <w:sz w:val="24"/>
          <w:szCs w:val="24"/>
          <w:lang w:eastAsia="es-BO"/>
        </w:rPr>
        <w:t>via</w:t>
      </w:r>
      <w:proofErr w:type="spellEnd"/>
      <w:r w:rsidRPr="00831C74">
        <w:rPr>
          <w:rFonts w:ascii="Times New Roman" w:eastAsia="Times New Roman" w:hAnsi="Times New Roman" w:cs="Times New Roman"/>
          <w:b/>
          <w:bCs/>
          <w:sz w:val="24"/>
          <w:szCs w:val="24"/>
          <w:lang w:eastAsia="es-BO"/>
        </w:rPr>
        <w:t xml:space="preserve"> de administración:</w:t>
      </w:r>
      <w:r w:rsidRPr="00831C74">
        <w:rPr>
          <w:rFonts w:ascii="Times New Roman" w:eastAsia="Times New Roman" w:hAnsi="Times New Roman" w:cs="Times New Roman"/>
          <w:sz w:val="24"/>
          <w:szCs w:val="24"/>
          <w:lang w:eastAsia="es-BO"/>
        </w:rPr>
        <w:t xml:space="preserve"> Profilaxis de la trombosis venosa en pacientes quirúrgicos sometidos a cirugía ortopédica o general y en pacientes no quirúrgicos inmovilizados de riesgo moderado o elevado, SC: riesgo moderado de </w:t>
      </w:r>
      <w:proofErr w:type="spellStart"/>
      <w:r w:rsidRPr="00831C74">
        <w:rPr>
          <w:rFonts w:ascii="Times New Roman" w:eastAsia="Times New Roman" w:hAnsi="Times New Roman" w:cs="Times New Roman"/>
          <w:sz w:val="24"/>
          <w:szCs w:val="24"/>
          <w:lang w:eastAsia="es-BO"/>
        </w:rPr>
        <w:t>tromboembolismo</w:t>
      </w:r>
      <w:proofErr w:type="spellEnd"/>
      <w:r w:rsidRPr="00831C74">
        <w:rPr>
          <w:rFonts w:ascii="Times New Roman" w:eastAsia="Times New Roman" w:hAnsi="Times New Roman" w:cs="Times New Roman"/>
          <w:sz w:val="24"/>
          <w:szCs w:val="24"/>
          <w:lang w:eastAsia="es-BO"/>
        </w:rPr>
        <w:t>: 2.000 UI/24 h; riesgo alto: 4.000 UI/24 h.</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Efectos adversos:</w:t>
      </w:r>
      <w:r w:rsidRPr="00831C74">
        <w:rPr>
          <w:rFonts w:ascii="Times New Roman" w:eastAsia="Times New Roman" w:hAnsi="Times New Roman" w:cs="Times New Roman"/>
          <w:sz w:val="24"/>
          <w:szCs w:val="24"/>
          <w:lang w:eastAsia="es-BO"/>
        </w:rPr>
        <w:t xml:space="preserve"> Hemorragia; </w:t>
      </w:r>
      <w:proofErr w:type="spellStart"/>
      <w:r w:rsidRPr="00831C74">
        <w:rPr>
          <w:rFonts w:ascii="Times New Roman" w:eastAsia="Times New Roman" w:hAnsi="Times New Roman" w:cs="Times New Roman"/>
          <w:sz w:val="24"/>
          <w:szCs w:val="24"/>
          <w:lang w:eastAsia="es-BO"/>
        </w:rPr>
        <w:t>trombocitosis</w:t>
      </w:r>
      <w:proofErr w:type="spellEnd"/>
      <w:r w:rsidRPr="00831C74">
        <w:rPr>
          <w:rFonts w:ascii="Times New Roman" w:eastAsia="Times New Roman" w:hAnsi="Times New Roman" w:cs="Times New Roman"/>
          <w:sz w:val="24"/>
          <w:szCs w:val="24"/>
          <w:lang w:eastAsia="es-BO"/>
        </w:rPr>
        <w:t>; trombocitopenia; reacciones alérgicas; aumento de enzimas hepáticas; urticaria, prurito, urticaria; hematoma, dolor, edema, inflamación en el punto de inyección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Morfina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Analgésico agonista de los receptores opiáceos &amp;µ, y en menor grado los kappa, en el SNC.</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lastRenderedPageBreak/>
        <w:t xml:space="preserve">- Sol. </w:t>
      </w:r>
      <w:proofErr w:type="gramStart"/>
      <w:r w:rsidRPr="00831C74">
        <w:rPr>
          <w:rFonts w:ascii="Times New Roman" w:eastAsia="Times New Roman" w:hAnsi="Times New Roman" w:cs="Times New Roman"/>
          <w:sz w:val="24"/>
          <w:szCs w:val="24"/>
          <w:lang w:eastAsia="es-BO"/>
        </w:rPr>
        <w:t>inyectable</w:t>
      </w:r>
      <w:proofErr w:type="gramEnd"/>
      <w:r w:rsidRPr="00831C74">
        <w:rPr>
          <w:rFonts w:ascii="Times New Roman" w:eastAsia="Times New Roman" w:hAnsi="Times New Roman" w:cs="Times New Roman"/>
          <w:sz w:val="24"/>
          <w:szCs w:val="24"/>
          <w:lang w:eastAsia="es-BO"/>
        </w:rPr>
        <w:t xml:space="preserve"> de morfina </w:t>
      </w:r>
      <w:proofErr w:type="spellStart"/>
      <w:r w:rsidRPr="00831C74">
        <w:rPr>
          <w:rFonts w:ascii="Times New Roman" w:eastAsia="Times New Roman" w:hAnsi="Times New Roman" w:cs="Times New Roman"/>
          <w:sz w:val="24"/>
          <w:szCs w:val="24"/>
          <w:lang w:eastAsia="es-BO"/>
        </w:rPr>
        <w:t>hidrocloruro</w:t>
      </w:r>
      <w:proofErr w:type="spellEnd"/>
      <w:r w:rsidRPr="00831C74">
        <w:rPr>
          <w:rFonts w:ascii="Times New Roman" w:eastAsia="Times New Roman" w:hAnsi="Times New Roman" w:cs="Times New Roman"/>
          <w:sz w:val="24"/>
          <w:szCs w:val="24"/>
          <w:lang w:eastAsia="es-BO"/>
        </w:rPr>
        <w:t xml:space="preserve"> al 1% o 2%: </w:t>
      </w:r>
      <w:hyperlink r:id="rId225" w:anchor="PROCE" w:history="1">
        <w:r w:rsidRPr="00831C74">
          <w:rPr>
            <w:rFonts w:ascii="Times New Roman" w:eastAsia="Times New Roman" w:hAnsi="Times New Roman" w:cs="Times New Roman"/>
            <w:color w:val="0000FF"/>
            <w:sz w:val="24"/>
            <w:szCs w:val="24"/>
            <w:u w:val="single"/>
            <w:lang w:eastAsia="es-BO"/>
          </w:rPr>
          <w:t>procesos</w:t>
        </w:r>
      </w:hyperlink>
      <w:r w:rsidRPr="00831C74">
        <w:rPr>
          <w:rFonts w:ascii="Times New Roman" w:eastAsia="Times New Roman" w:hAnsi="Times New Roman" w:cs="Times New Roman"/>
          <w:sz w:val="24"/>
          <w:szCs w:val="24"/>
          <w:lang w:eastAsia="es-BO"/>
        </w:rPr>
        <w:t xml:space="preserve"> dolorosos de intensidad severa; dolor postoperatorio inmediato; dolor crónico maligno; dolor asociado a IAM; </w:t>
      </w:r>
      <w:proofErr w:type="spellStart"/>
      <w:r w:rsidRPr="00831C74">
        <w:rPr>
          <w:rFonts w:ascii="Times New Roman" w:eastAsia="Times New Roman" w:hAnsi="Times New Roman" w:cs="Times New Roman"/>
          <w:sz w:val="24"/>
          <w:szCs w:val="24"/>
          <w:lang w:eastAsia="es-BO"/>
        </w:rPr>
        <w:t>dispnea</w:t>
      </w:r>
      <w:proofErr w:type="spellEnd"/>
      <w:r w:rsidRPr="00831C74">
        <w:rPr>
          <w:rFonts w:ascii="Times New Roman" w:eastAsia="Times New Roman" w:hAnsi="Times New Roman" w:cs="Times New Roman"/>
          <w:sz w:val="24"/>
          <w:szCs w:val="24"/>
          <w:lang w:eastAsia="es-BO"/>
        </w:rPr>
        <w:t xml:space="preserve"> asociada a </w:t>
      </w:r>
      <w:proofErr w:type="spellStart"/>
      <w:r w:rsidRPr="00831C74">
        <w:rPr>
          <w:rFonts w:ascii="Times New Roman" w:eastAsia="Times New Roman" w:hAnsi="Times New Roman" w:cs="Times New Roman"/>
          <w:sz w:val="24"/>
          <w:szCs w:val="24"/>
          <w:lang w:eastAsia="es-BO"/>
        </w:rPr>
        <w:t>insuf</w:t>
      </w:r>
      <w:proofErr w:type="spellEnd"/>
      <w:r w:rsidRPr="00831C74">
        <w:rPr>
          <w:rFonts w:ascii="Times New Roman" w:eastAsia="Times New Roman" w:hAnsi="Times New Roman" w:cs="Times New Roman"/>
          <w:sz w:val="24"/>
          <w:szCs w:val="24"/>
          <w:lang w:eastAsia="es-BO"/>
        </w:rPr>
        <w:t xml:space="preserve">. </w:t>
      </w:r>
      <w:proofErr w:type="gramStart"/>
      <w:r w:rsidRPr="00831C74">
        <w:rPr>
          <w:rFonts w:ascii="Times New Roman" w:eastAsia="Times New Roman" w:hAnsi="Times New Roman" w:cs="Times New Roman"/>
          <w:sz w:val="24"/>
          <w:szCs w:val="24"/>
          <w:lang w:eastAsia="es-BO"/>
        </w:rPr>
        <w:t>ventricular</w:t>
      </w:r>
      <w:proofErr w:type="gramEnd"/>
      <w:r w:rsidRPr="00831C74">
        <w:rPr>
          <w:rFonts w:ascii="Times New Roman" w:eastAsia="Times New Roman" w:hAnsi="Times New Roman" w:cs="Times New Roman"/>
          <w:sz w:val="24"/>
          <w:szCs w:val="24"/>
          <w:lang w:eastAsia="es-BO"/>
        </w:rPr>
        <w:t xml:space="preserve"> izda. </w:t>
      </w:r>
      <w:proofErr w:type="gramStart"/>
      <w:r w:rsidRPr="00831C74">
        <w:rPr>
          <w:rFonts w:ascii="Times New Roman" w:eastAsia="Times New Roman" w:hAnsi="Times New Roman" w:cs="Times New Roman"/>
          <w:sz w:val="24"/>
          <w:szCs w:val="24"/>
          <w:lang w:eastAsia="es-BO"/>
        </w:rPr>
        <w:t>y</w:t>
      </w:r>
      <w:proofErr w:type="gramEnd"/>
      <w:r w:rsidRPr="00831C74">
        <w:rPr>
          <w:rFonts w:ascii="Times New Roman" w:eastAsia="Times New Roman" w:hAnsi="Times New Roman" w:cs="Times New Roman"/>
          <w:sz w:val="24"/>
          <w:szCs w:val="24"/>
          <w:lang w:eastAsia="es-BO"/>
        </w:rPr>
        <w:t xml:space="preserve"> </w:t>
      </w:r>
      <w:hyperlink r:id="rId226" w:history="1">
        <w:r w:rsidRPr="00831C74">
          <w:rPr>
            <w:rFonts w:ascii="Times New Roman" w:eastAsia="Times New Roman" w:hAnsi="Times New Roman" w:cs="Times New Roman"/>
            <w:color w:val="0000FF"/>
            <w:sz w:val="24"/>
            <w:szCs w:val="24"/>
            <w:u w:val="single"/>
            <w:lang w:eastAsia="es-BO"/>
          </w:rPr>
          <w:t>edema pulmonar</w:t>
        </w:r>
      </w:hyperlink>
      <w:r w:rsidRPr="00831C74">
        <w:rPr>
          <w:rFonts w:ascii="Times New Roman" w:eastAsia="Times New Roman" w:hAnsi="Times New Roman" w:cs="Times New Roman"/>
          <w:sz w:val="24"/>
          <w:szCs w:val="24"/>
          <w:lang w:eastAsia="es-BO"/>
        </w:rPr>
        <w:t xml:space="preserve">; ansiedad ligada a cirugía.- Formas orales: </w:t>
      </w:r>
      <w:proofErr w:type="spellStart"/>
      <w:r w:rsidRPr="00831C74">
        <w:rPr>
          <w:rFonts w:ascii="Times New Roman" w:eastAsia="Times New Roman" w:hAnsi="Times New Roman" w:cs="Times New Roman"/>
          <w:sz w:val="24"/>
          <w:szCs w:val="24"/>
          <w:lang w:eastAsia="es-BO"/>
        </w:rPr>
        <w:t>tto</w:t>
      </w:r>
      <w:proofErr w:type="spellEnd"/>
      <w:r w:rsidRPr="00831C74">
        <w:rPr>
          <w:rFonts w:ascii="Times New Roman" w:eastAsia="Times New Roman" w:hAnsi="Times New Roman" w:cs="Times New Roman"/>
          <w:sz w:val="24"/>
          <w:szCs w:val="24"/>
          <w:lang w:eastAsia="es-BO"/>
        </w:rPr>
        <w:t xml:space="preserve">. </w:t>
      </w:r>
      <w:proofErr w:type="gramStart"/>
      <w:r w:rsidRPr="00831C74">
        <w:rPr>
          <w:rFonts w:ascii="Times New Roman" w:eastAsia="Times New Roman" w:hAnsi="Times New Roman" w:cs="Times New Roman"/>
          <w:sz w:val="24"/>
          <w:szCs w:val="24"/>
          <w:lang w:eastAsia="es-BO"/>
        </w:rPr>
        <w:t>prolongado</w:t>
      </w:r>
      <w:proofErr w:type="gramEnd"/>
      <w:r w:rsidRPr="00831C74">
        <w:rPr>
          <w:rFonts w:ascii="Times New Roman" w:eastAsia="Times New Roman" w:hAnsi="Times New Roman" w:cs="Times New Roman"/>
          <w:sz w:val="24"/>
          <w:szCs w:val="24"/>
          <w:lang w:eastAsia="es-BO"/>
        </w:rPr>
        <w:t xml:space="preserve"> del dolor crónico intenso; dolor postoperatorio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Dosis y Vía de administración:</w:t>
      </w:r>
      <w:r w:rsidRPr="00831C74">
        <w:rPr>
          <w:rFonts w:ascii="Times New Roman" w:eastAsia="Times New Roman" w:hAnsi="Times New Roman" w:cs="Times New Roman"/>
          <w:sz w:val="24"/>
          <w:szCs w:val="24"/>
          <w:lang w:eastAsia="es-BO"/>
        </w:rPr>
        <w:t xml:space="preserve"> Individualizar dosis según severidad del dolor y respuesta. No masticar formas retardadas. En general:</w:t>
      </w:r>
    </w:p>
    <w:p w:rsidR="00831C74" w:rsidRPr="00831C74" w:rsidRDefault="00831C74" w:rsidP="00831C7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Sol. inyectable de morfina </w:t>
      </w:r>
      <w:proofErr w:type="spellStart"/>
      <w:r w:rsidRPr="00831C74">
        <w:rPr>
          <w:rFonts w:ascii="Times New Roman" w:eastAsia="Times New Roman" w:hAnsi="Times New Roman" w:cs="Times New Roman"/>
          <w:sz w:val="24"/>
          <w:szCs w:val="24"/>
          <w:lang w:eastAsia="es-BO"/>
        </w:rPr>
        <w:t>hidrocloruro</w:t>
      </w:r>
      <w:proofErr w:type="spellEnd"/>
      <w:r w:rsidRPr="00831C74">
        <w:rPr>
          <w:rFonts w:ascii="Times New Roman" w:eastAsia="Times New Roman" w:hAnsi="Times New Roman" w:cs="Times New Roman"/>
          <w:sz w:val="24"/>
          <w:szCs w:val="24"/>
          <w:lang w:eastAsia="es-BO"/>
        </w:rPr>
        <w:t xml:space="preserve"> al 1% o 2%:</w:t>
      </w:r>
    </w:p>
    <w:p w:rsidR="00831C74" w:rsidRPr="00831C74" w:rsidRDefault="00831C74" w:rsidP="00831C7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Vía SC o IM: </w:t>
      </w:r>
      <w:proofErr w:type="spellStart"/>
      <w:r w:rsidRPr="00831C74">
        <w:rPr>
          <w:rFonts w:ascii="Times New Roman" w:eastAsia="Times New Roman" w:hAnsi="Times New Roman" w:cs="Times New Roman"/>
          <w:sz w:val="24"/>
          <w:szCs w:val="24"/>
          <w:lang w:eastAsia="es-BO"/>
        </w:rPr>
        <w:t>ads</w:t>
      </w:r>
      <w:proofErr w:type="spellEnd"/>
      <w:r w:rsidRPr="00831C74">
        <w:rPr>
          <w:rFonts w:ascii="Times New Roman" w:eastAsia="Times New Roman" w:hAnsi="Times New Roman" w:cs="Times New Roman"/>
          <w:sz w:val="24"/>
          <w:szCs w:val="24"/>
          <w:lang w:eastAsia="es-BO"/>
        </w:rPr>
        <w:t>.: 5-20 mg/4 h. Niños: 0,1-0,2 mg/kg/4 h, máx. 15 mg/24 h</w:t>
      </w:r>
    </w:p>
    <w:p w:rsidR="00831C74" w:rsidRPr="00831C74" w:rsidRDefault="00831C74" w:rsidP="00831C7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31C74">
        <w:rPr>
          <w:rFonts w:ascii="Times New Roman" w:eastAsia="Times New Roman" w:hAnsi="Times New Roman" w:cs="Times New Roman"/>
          <w:sz w:val="24"/>
          <w:szCs w:val="24"/>
          <w:lang w:eastAsia="es-BO"/>
        </w:rPr>
        <w:t>Iny</w:t>
      </w:r>
      <w:proofErr w:type="spellEnd"/>
      <w:r w:rsidRPr="00831C74">
        <w:rPr>
          <w:rFonts w:ascii="Times New Roman" w:eastAsia="Times New Roman" w:hAnsi="Times New Roman" w:cs="Times New Roman"/>
          <w:sz w:val="24"/>
          <w:szCs w:val="24"/>
          <w:lang w:eastAsia="es-BO"/>
        </w:rPr>
        <w:t xml:space="preserve">. IV lenta: </w:t>
      </w:r>
      <w:proofErr w:type="spellStart"/>
      <w:r w:rsidRPr="00831C74">
        <w:rPr>
          <w:rFonts w:ascii="Times New Roman" w:eastAsia="Times New Roman" w:hAnsi="Times New Roman" w:cs="Times New Roman"/>
          <w:sz w:val="24"/>
          <w:szCs w:val="24"/>
          <w:lang w:eastAsia="es-BO"/>
        </w:rPr>
        <w:t>ads</w:t>
      </w:r>
      <w:proofErr w:type="spellEnd"/>
      <w:r w:rsidRPr="00831C74">
        <w:rPr>
          <w:rFonts w:ascii="Times New Roman" w:eastAsia="Times New Roman" w:hAnsi="Times New Roman" w:cs="Times New Roman"/>
          <w:sz w:val="24"/>
          <w:szCs w:val="24"/>
          <w:lang w:eastAsia="es-BO"/>
        </w:rPr>
        <w:t>.: 2,5-15 mg en 4-5 min; en IAM se pueden administrar dosis en aumento (1-3 mg) hasta cada 5 min. Niños 0,05-0,1 mg/kg, máx. 15 mg/24 h</w:t>
      </w:r>
    </w:p>
    <w:p w:rsidR="00831C74" w:rsidRPr="00831C74" w:rsidRDefault="00831C74" w:rsidP="00831C7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31C74">
        <w:rPr>
          <w:rFonts w:ascii="Times New Roman" w:eastAsia="Times New Roman" w:hAnsi="Times New Roman" w:cs="Times New Roman"/>
          <w:sz w:val="24"/>
          <w:szCs w:val="24"/>
          <w:lang w:eastAsia="es-BO"/>
        </w:rPr>
        <w:t>Perfus</w:t>
      </w:r>
      <w:proofErr w:type="spellEnd"/>
      <w:r w:rsidRPr="00831C74">
        <w:rPr>
          <w:rFonts w:ascii="Times New Roman" w:eastAsia="Times New Roman" w:hAnsi="Times New Roman" w:cs="Times New Roman"/>
          <w:sz w:val="24"/>
          <w:szCs w:val="24"/>
          <w:lang w:eastAsia="es-BO"/>
        </w:rPr>
        <w:t xml:space="preserve">. IV continua: </w:t>
      </w:r>
      <w:proofErr w:type="spellStart"/>
      <w:r w:rsidRPr="00831C74">
        <w:rPr>
          <w:rFonts w:ascii="Times New Roman" w:eastAsia="Times New Roman" w:hAnsi="Times New Roman" w:cs="Times New Roman"/>
          <w:sz w:val="24"/>
          <w:szCs w:val="24"/>
          <w:lang w:eastAsia="es-BO"/>
        </w:rPr>
        <w:t>ads</w:t>
      </w:r>
      <w:proofErr w:type="spellEnd"/>
      <w:r w:rsidRPr="00831C74">
        <w:rPr>
          <w:rFonts w:ascii="Times New Roman" w:eastAsia="Times New Roman" w:hAnsi="Times New Roman" w:cs="Times New Roman"/>
          <w:sz w:val="24"/>
          <w:szCs w:val="24"/>
          <w:lang w:eastAsia="es-BO"/>
        </w:rPr>
        <w:t xml:space="preserve">.: inicial 0,8-10 mg/h; </w:t>
      </w:r>
      <w:hyperlink r:id="rId227" w:history="1">
        <w:r w:rsidRPr="00831C74">
          <w:rPr>
            <w:rFonts w:ascii="Times New Roman" w:eastAsia="Times New Roman" w:hAnsi="Times New Roman" w:cs="Times New Roman"/>
            <w:color w:val="0000FF"/>
            <w:sz w:val="24"/>
            <w:szCs w:val="24"/>
            <w:u w:val="single"/>
            <w:lang w:eastAsia="es-BO"/>
          </w:rPr>
          <w:t>mantenimiento</w:t>
        </w:r>
      </w:hyperlink>
      <w:r w:rsidRPr="00831C74">
        <w:rPr>
          <w:rFonts w:ascii="Times New Roman" w:eastAsia="Times New Roman" w:hAnsi="Times New Roman" w:cs="Times New Roman"/>
          <w:sz w:val="24"/>
          <w:szCs w:val="24"/>
          <w:lang w:eastAsia="es-BO"/>
        </w:rPr>
        <w:t>, 0,8-80 mg/h; hasta 440 mg/h en exacerbaciones. Niños: dolor crónico intenso, 0,04-0,07 mg/kg/h; mantenimiento en dolor crónico, 0,025-1,79 mg/kg/h; analgesia postoperatoria, 0,01-0,04 mg/kg/h; neonatos, máx. 0,015-0,02 mg/kg/h</w:t>
      </w:r>
    </w:p>
    <w:p w:rsidR="00831C74" w:rsidRPr="00831C74" w:rsidRDefault="00831C74" w:rsidP="00831C7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Epidural lumbar: sólo </w:t>
      </w:r>
      <w:proofErr w:type="spellStart"/>
      <w:r w:rsidRPr="00831C74">
        <w:rPr>
          <w:rFonts w:ascii="Times New Roman" w:eastAsia="Times New Roman" w:hAnsi="Times New Roman" w:cs="Times New Roman"/>
          <w:sz w:val="24"/>
          <w:szCs w:val="24"/>
          <w:lang w:eastAsia="es-BO"/>
        </w:rPr>
        <w:t>ads</w:t>
      </w:r>
      <w:proofErr w:type="spellEnd"/>
      <w:r w:rsidRPr="00831C74">
        <w:rPr>
          <w:rFonts w:ascii="Times New Roman" w:eastAsia="Times New Roman" w:hAnsi="Times New Roman" w:cs="Times New Roman"/>
          <w:sz w:val="24"/>
          <w:szCs w:val="24"/>
          <w:lang w:eastAsia="es-BO"/>
        </w:rPr>
        <w:t xml:space="preserve">.: 5 mg; si es preciso, dosis adicionales de 1-2 mg al cabo de 1h;máx.10mg/24h.- </w:t>
      </w:r>
      <w:proofErr w:type="spellStart"/>
      <w:r w:rsidRPr="00831C74">
        <w:rPr>
          <w:rFonts w:ascii="Times New Roman" w:eastAsia="Times New Roman" w:hAnsi="Times New Roman" w:cs="Times New Roman"/>
          <w:sz w:val="24"/>
          <w:szCs w:val="24"/>
          <w:lang w:eastAsia="es-BO"/>
        </w:rPr>
        <w:t>Intratecal</w:t>
      </w:r>
      <w:proofErr w:type="spellEnd"/>
      <w:r w:rsidRPr="00831C74">
        <w:rPr>
          <w:rFonts w:ascii="Times New Roman" w:eastAsia="Times New Roman" w:hAnsi="Times New Roman" w:cs="Times New Roman"/>
          <w:sz w:val="24"/>
          <w:szCs w:val="24"/>
          <w:lang w:eastAsia="es-BO"/>
        </w:rPr>
        <w:t xml:space="preserve"> lumbar: sólo </w:t>
      </w:r>
      <w:proofErr w:type="spellStart"/>
      <w:r w:rsidRPr="00831C74">
        <w:rPr>
          <w:rFonts w:ascii="Times New Roman" w:eastAsia="Times New Roman" w:hAnsi="Times New Roman" w:cs="Times New Roman"/>
          <w:sz w:val="24"/>
          <w:szCs w:val="24"/>
          <w:lang w:eastAsia="es-BO"/>
        </w:rPr>
        <w:t>ads</w:t>
      </w:r>
      <w:proofErr w:type="spellEnd"/>
      <w:r w:rsidRPr="00831C74">
        <w:rPr>
          <w:rFonts w:ascii="Times New Roman" w:eastAsia="Times New Roman" w:hAnsi="Times New Roman" w:cs="Times New Roman"/>
          <w:sz w:val="24"/>
          <w:szCs w:val="24"/>
          <w:lang w:eastAsia="es-BO"/>
        </w:rPr>
        <w:t>.: 0,2-1 mg/24 h.</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Efectos adversos:</w:t>
      </w:r>
      <w:r w:rsidRPr="00831C74">
        <w:rPr>
          <w:rFonts w:ascii="Times New Roman" w:eastAsia="Times New Roman" w:hAnsi="Times New Roman" w:cs="Times New Roman"/>
          <w:sz w:val="24"/>
          <w:szCs w:val="24"/>
          <w:lang w:eastAsia="es-BO"/>
        </w:rPr>
        <w:t xml:space="preserve"> Náuseas, vómitos, estreñimiento, somnolencia, desorientación, sudoración, euforia; en </w:t>
      </w:r>
      <w:proofErr w:type="spellStart"/>
      <w:r w:rsidRPr="00831C74">
        <w:rPr>
          <w:rFonts w:ascii="Times New Roman" w:eastAsia="Times New Roman" w:hAnsi="Times New Roman" w:cs="Times New Roman"/>
          <w:sz w:val="24"/>
          <w:szCs w:val="24"/>
          <w:lang w:eastAsia="es-BO"/>
        </w:rPr>
        <w:t>ttos</w:t>
      </w:r>
      <w:proofErr w:type="spellEnd"/>
      <w:r w:rsidRPr="00831C74">
        <w:rPr>
          <w:rFonts w:ascii="Times New Roman" w:eastAsia="Times New Roman" w:hAnsi="Times New Roman" w:cs="Times New Roman"/>
          <w:sz w:val="24"/>
          <w:szCs w:val="24"/>
          <w:lang w:eastAsia="es-BO"/>
        </w:rPr>
        <w:t xml:space="preserve">. </w:t>
      </w:r>
      <w:proofErr w:type="gramStart"/>
      <w:r w:rsidRPr="00831C74">
        <w:rPr>
          <w:rFonts w:ascii="Times New Roman" w:eastAsia="Times New Roman" w:hAnsi="Times New Roman" w:cs="Times New Roman"/>
          <w:sz w:val="24"/>
          <w:szCs w:val="24"/>
          <w:lang w:eastAsia="es-BO"/>
        </w:rPr>
        <w:t>prolongados</w:t>
      </w:r>
      <w:proofErr w:type="gramEnd"/>
      <w:r w:rsidRPr="00831C74">
        <w:rPr>
          <w:rFonts w:ascii="Times New Roman" w:eastAsia="Times New Roman" w:hAnsi="Times New Roman" w:cs="Times New Roman"/>
          <w:sz w:val="24"/>
          <w:szCs w:val="24"/>
          <w:lang w:eastAsia="es-BO"/>
        </w:rPr>
        <w:t xml:space="preserve">, </w:t>
      </w:r>
      <w:hyperlink r:id="rId228" w:history="1">
        <w:r w:rsidRPr="00831C74">
          <w:rPr>
            <w:rFonts w:ascii="Times New Roman" w:eastAsia="Times New Roman" w:hAnsi="Times New Roman" w:cs="Times New Roman"/>
            <w:color w:val="0000FF"/>
            <w:sz w:val="24"/>
            <w:szCs w:val="24"/>
            <w:u w:val="single"/>
            <w:lang w:eastAsia="es-BO"/>
          </w:rPr>
          <w:t>tolerancia</w:t>
        </w:r>
      </w:hyperlink>
      <w:r w:rsidRPr="00831C74">
        <w:rPr>
          <w:rFonts w:ascii="Times New Roman" w:eastAsia="Times New Roman" w:hAnsi="Times New Roman" w:cs="Times New Roman"/>
          <w:sz w:val="24"/>
          <w:szCs w:val="24"/>
          <w:lang w:eastAsia="es-BO"/>
        </w:rPr>
        <w:t xml:space="preserve">. Sedación, depresión respiratoria, hipotensión </w:t>
      </w:r>
      <w:proofErr w:type="spellStart"/>
      <w:r w:rsidRPr="00831C74">
        <w:rPr>
          <w:rFonts w:ascii="Times New Roman" w:eastAsia="Times New Roman" w:hAnsi="Times New Roman" w:cs="Times New Roman"/>
          <w:sz w:val="24"/>
          <w:szCs w:val="24"/>
          <w:lang w:eastAsia="es-BO"/>
        </w:rPr>
        <w:t>ortostática</w:t>
      </w:r>
      <w:proofErr w:type="spellEnd"/>
      <w:r w:rsidRPr="00831C74">
        <w:rPr>
          <w:rFonts w:ascii="Times New Roman" w:eastAsia="Times New Roman" w:hAnsi="Times New Roman" w:cs="Times New Roman"/>
          <w:sz w:val="24"/>
          <w:szCs w:val="24"/>
          <w:lang w:eastAsia="es-BO"/>
        </w:rPr>
        <w:t xml:space="preserve">. Retención urinaria y prurito generalizado (más frecuentes vía epidural o </w:t>
      </w:r>
      <w:proofErr w:type="spellStart"/>
      <w:r w:rsidRPr="00831C74">
        <w:rPr>
          <w:rFonts w:ascii="Times New Roman" w:eastAsia="Times New Roman" w:hAnsi="Times New Roman" w:cs="Times New Roman"/>
          <w:sz w:val="24"/>
          <w:szCs w:val="24"/>
          <w:lang w:eastAsia="es-BO"/>
        </w:rPr>
        <w:t>intratecal</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31C74">
        <w:rPr>
          <w:rFonts w:ascii="Times New Roman" w:eastAsia="Times New Roman" w:hAnsi="Times New Roman" w:cs="Times New Roman"/>
          <w:b/>
          <w:bCs/>
          <w:sz w:val="24"/>
          <w:szCs w:val="24"/>
          <w:lang w:eastAsia="es-BO"/>
        </w:rPr>
        <w:t>Omeprazol</w:t>
      </w:r>
      <w:proofErr w:type="spellEnd"/>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Inhibe la secreción de ácido en el estómago. Se une a la bomba de protones en la </w:t>
      </w:r>
      <w:hyperlink r:id="rId229" w:history="1">
        <w:r w:rsidRPr="00831C74">
          <w:rPr>
            <w:rFonts w:ascii="Times New Roman" w:eastAsia="Times New Roman" w:hAnsi="Times New Roman" w:cs="Times New Roman"/>
            <w:color w:val="0000FF"/>
            <w:sz w:val="24"/>
            <w:szCs w:val="24"/>
            <w:u w:val="single"/>
            <w:lang w:eastAsia="es-BO"/>
          </w:rPr>
          <w:t>célula</w:t>
        </w:r>
      </w:hyperlink>
      <w:r w:rsidRPr="00831C74">
        <w:rPr>
          <w:rFonts w:ascii="Times New Roman" w:eastAsia="Times New Roman" w:hAnsi="Times New Roman" w:cs="Times New Roman"/>
          <w:sz w:val="24"/>
          <w:szCs w:val="24"/>
          <w:lang w:eastAsia="es-BO"/>
        </w:rPr>
        <w:t xml:space="preserve"> parietal gástrica, inhibiendo el </w:t>
      </w:r>
      <w:hyperlink r:id="rId230" w:history="1">
        <w:r w:rsidRPr="00831C74">
          <w:rPr>
            <w:rFonts w:ascii="Times New Roman" w:eastAsia="Times New Roman" w:hAnsi="Times New Roman" w:cs="Times New Roman"/>
            <w:color w:val="0000FF"/>
            <w:sz w:val="24"/>
            <w:szCs w:val="24"/>
            <w:u w:val="single"/>
            <w:lang w:eastAsia="es-BO"/>
          </w:rPr>
          <w:t>transporte</w:t>
        </w:r>
      </w:hyperlink>
      <w:r w:rsidRPr="00831C74">
        <w:rPr>
          <w:rFonts w:ascii="Times New Roman" w:eastAsia="Times New Roman" w:hAnsi="Times New Roman" w:cs="Times New Roman"/>
          <w:sz w:val="24"/>
          <w:szCs w:val="24"/>
          <w:lang w:eastAsia="es-BO"/>
        </w:rPr>
        <w:t xml:space="preserve"> final de H + al lumen gástrico.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Dosis y Vía de administración:</w:t>
      </w:r>
      <w:r w:rsidRPr="00831C74">
        <w:rPr>
          <w:rFonts w:ascii="Times New Roman" w:eastAsia="Times New Roman" w:hAnsi="Times New Roman" w:cs="Times New Roman"/>
          <w:sz w:val="24"/>
          <w:szCs w:val="24"/>
          <w:lang w:eastAsia="es-BO"/>
        </w:rPr>
        <w:t xml:space="preserve"> Oral: tomar por las mañanas, sin masticar. Vía IV: en </w:t>
      </w:r>
      <w:proofErr w:type="spellStart"/>
      <w:r w:rsidRPr="00831C74">
        <w:rPr>
          <w:rFonts w:ascii="Times New Roman" w:eastAsia="Times New Roman" w:hAnsi="Times New Roman" w:cs="Times New Roman"/>
          <w:sz w:val="24"/>
          <w:szCs w:val="24"/>
          <w:lang w:eastAsia="es-BO"/>
        </w:rPr>
        <w:t>perfus</w:t>
      </w:r>
      <w:proofErr w:type="spellEnd"/>
      <w:r w:rsidRPr="00831C74">
        <w:rPr>
          <w:rFonts w:ascii="Times New Roman" w:eastAsia="Times New Roman" w:hAnsi="Times New Roman" w:cs="Times New Roman"/>
          <w:sz w:val="24"/>
          <w:szCs w:val="24"/>
          <w:lang w:eastAsia="es-BO"/>
        </w:rPr>
        <w:t xml:space="preserve">. </w:t>
      </w:r>
      <w:proofErr w:type="gramStart"/>
      <w:r w:rsidRPr="00831C74">
        <w:rPr>
          <w:rFonts w:ascii="Times New Roman" w:eastAsia="Times New Roman" w:hAnsi="Times New Roman" w:cs="Times New Roman"/>
          <w:sz w:val="24"/>
          <w:szCs w:val="24"/>
          <w:lang w:eastAsia="es-BO"/>
        </w:rPr>
        <w:t>de</w:t>
      </w:r>
      <w:proofErr w:type="gramEnd"/>
      <w:r w:rsidRPr="00831C74">
        <w:rPr>
          <w:rFonts w:ascii="Times New Roman" w:eastAsia="Times New Roman" w:hAnsi="Times New Roman" w:cs="Times New Roman"/>
          <w:sz w:val="24"/>
          <w:szCs w:val="24"/>
          <w:lang w:eastAsia="es-BO"/>
        </w:rPr>
        <w:t xml:space="preserve"> 20-30 min.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Efectos adversos:</w:t>
      </w:r>
      <w:r w:rsidRPr="00831C74">
        <w:rPr>
          <w:rFonts w:ascii="Times New Roman" w:eastAsia="Times New Roman" w:hAnsi="Times New Roman" w:cs="Times New Roman"/>
          <w:sz w:val="24"/>
          <w:szCs w:val="24"/>
          <w:lang w:eastAsia="es-BO"/>
        </w:rPr>
        <w:t xml:space="preserve"> Cefalea, diarrea, estreñimiento, dolor abdominal, náuseas/vómitos y flatulencia.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Heparina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Inhibe la coagulación potenciando el efecto inhibitorio de la antitrombina III sobre los factores </w:t>
      </w:r>
      <w:proofErr w:type="spellStart"/>
      <w:r w:rsidRPr="00831C74">
        <w:rPr>
          <w:rFonts w:ascii="Times New Roman" w:eastAsia="Times New Roman" w:hAnsi="Times New Roman" w:cs="Times New Roman"/>
          <w:sz w:val="24"/>
          <w:szCs w:val="24"/>
          <w:lang w:eastAsia="es-BO"/>
        </w:rPr>
        <w:t>IIa</w:t>
      </w:r>
      <w:proofErr w:type="spellEnd"/>
      <w:r w:rsidRPr="00831C74">
        <w:rPr>
          <w:rFonts w:ascii="Times New Roman" w:eastAsia="Times New Roman" w:hAnsi="Times New Roman" w:cs="Times New Roman"/>
          <w:sz w:val="24"/>
          <w:szCs w:val="24"/>
          <w:lang w:eastAsia="es-BO"/>
        </w:rPr>
        <w:t xml:space="preserve"> y </w:t>
      </w:r>
      <w:proofErr w:type="spellStart"/>
      <w:r w:rsidRPr="00831C74">
        <w:rPr>
          <w:rFonts w:ascii="Times New Roman" w:eastAsia="Times New Roman" w:hAnsi="Times New Roman" w:cs="Times New Roman"/>
          <w:sz w:val="24"/>
          <w:szCs w:val="24"/>
          <w:lang w:eastAsia="es-BO"/>
        </w:rPr>
        <w:t>Xa</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Dosis y Vía de administración: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IV o SC profunda. Individualizar, monitorizando con </w:t>
      </w:r>
      <w:proofErr w:type="spellStart"/>
      <w:r w:rsidRPr="00831C74">
        <w:rPr>
          <w:rFonts w:ascii="Times New Roman" w:eastAsia="Times New Roman" w:hAnsi="Times New Roman" w:cs="Times New Roman"/>
          <w:sz w:val="24"/>
          <w:szCs w:val="24"/>
          <w:lang w:eastAsia="es-BO"/>
        </w:rPr>
        <w:t>tests</w:t>
      </w:r>
      <w:proofErr w:type="spellEnd"/>
      <w:r w:rsidRPr="00831C74">
        <w:rPr>
          <w:rFonts w:ascii="Times New Roman" w:eastAsia="Times New Roman" w:hAnsi="Times New Roman" w:cs="Times New Roman"/>
          <w:sz w:val="24"/>
          <w:szCs w:val="24"/>
          <w:lang w:eastAsia="es-BO"/>
        </w:rPr>
        <w:t xml:space="preserve"> de coagulación  Profilaxis de la </w:t>
      </w:r>
      <w:proofErr w:type="spellStart"/>
      <w:r w:rsidRPr="00831C74">
        <w:rPr>
          <w:rFonts w:ascii="Times New Roman" w:eastAsia="Times New Roman" w:hAnsi="Times New Roman" w:cs="Times New Roman"/>
          <w:sz w:val="24"/>
          <w:szCs w:val="24"/>
          <w:lang w:eastAsia="es-BO"/>
        </w:rPr>
        <w:t>enf</w:t>
      </w:r>
      <w:proofErr w:type="spellEnd"/>
      <w:r w:rsidRPr="00831C74">
        <w:rPr>
          <w:rFonts w:ascii="Times New Roman" w:eastAsia="Times New Roman" w:hAnsi="Times New Roman" w:cs="Times New Roman"/>
          <w:sz w:val="24"/>
          <w:szCs w:val="24"/>
          <w:lang w:eastAsia="es-BO"/>
        </w:rPr>
        <w:t xml:space="preserve">. </w:t>
      </w:r>
      <w:proofErr w:type="spellStart"/>
      <w:proofErr w:type="gramStart"/>
      <w:r w:rsidRPr="00831C74">
        <w:rPr>
          <w:rFonts w:ascii="Times New Roman" w:eastAsia="Times New Roman" w:hAnsi="Times New Roman" w:cs="Times New Roman"/>
          <w:sz w:val="24"/>
          <w:szCs w:val="24"/>
          <w:lang w:eastAsia="es-BO"/>
        </w:rPr>
        <w:t>tromboembólica</w:t>
      </w:r>
      <w:proofErr w:type="spellEnd"/>
      <w:proofErr w:type="gramEnd"/>
      <w:r w:rsidRPr="00831C74">
        <w:rPr>
          <w:rFonts w:ascii="Times New Roman" w:eastAsia="Times New Roman" w:hAnsi="Times New Roman" w:cs="Times New Roman"/>
          <w:sz w:val="24"/>
          <w:szCs w:val="24"/>
          <w:lang w:eastAsia="es-BO"/>
        </w:rPr>
        <w:t xml:space="preserve"> venosa (trombosis venosa profunda y </w:t>
      </w:r>
      <w:proofErr w:type="spellStart"/>
      <w:r w:rsidRPr="00831C74">
        <w:rPr>
          <w:rFonts w:ascii="Times New Roman" w:eastAsia="Times New Roman" w:hAnsi="Times New Roman" w:cs="Times New Roman"/>
          <w:sz w:val="24"/>
          <w:szCs w:val="24"/>
          <w:lang w:eastAsia="es-BO"/>
        </w:rPr>
        <w:t>tromboembolismo</w:t>
      </w:r>
      <w:proofErr w:type="spellEnd"/>
      <w:r w:rsidRPr="00831C74">
        <w:rPr>
          <w:rFonts w:ascii="Times New Roman" w:eastAsia="Times New Roman" w:hAnsi="Times New Roman" w:cs="Times New Roman"/>
          <w:sz w:val="24"/>
          <w:szCs w:val="24"/>
          <w:lang w:eastAsia="es-BO"/>
        </w:rPr>
        <w:t xml:space="preserve"> pulmonar), SC: 5.000 UI, 1-2 h antes de la operación y 5.000 UI/8-12 h después, durante 7 días o hasta deambulación. Pacientes con riesgo muy elevado: 3.500 UI/8 h</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lastRenderedPageBreak/>
        <w:t>Efectos adversos:</w:t>
      </w:r>
      <w:r w:rsidRPr="00831C74">
        <w:rPr>
          <w:rFonts w:ascii="Times New Roman" w:eastAsia="Times New Roman" w:hAnsi="Times New Roman" w:cs="Times New Roman"/>
          <w:sz w:val="24"/>
          <w:szCs w:val="24"/>
          <w:lang w:eastAsia="es-BO"/>
        </w:rPr>
        <w:t xml:space="preserve"> Hemorragias en cualquier órgano. Elevación de AST, ALT y gamma-GT. Hipersensibilidad. Osteoporosis y alopecia en </w:t>
      </w:r>
      <w:proofErr w:type="spellStart"/>
      <w:r w:rsidRPr="00831C74">
        <w:rPr>
          <w:rFonts w:ascii="Times New Roman" w:eastAsia="Times New Roman" w:hAnsi="Times New Roman" w:cs="Times New Roman"/>
          <w:sz w:val="24"/>
          <w:szCs w:val="24"/>
          <w:lang w:eastAsia="es-BO"/>
        </w:rPr>
        <w:t>tto</w:t>
      </w:r>
      <w:proofErr w:type="spellEnd"/>
      <w:r w:rsidRPr="00831C74">
        <w:rPr>
          <w:rFonts w:ascii="Times New Roman" w:eastAsia="Times New Roman" w:hAnsi="Times New Roman" w:cs="Times New Roman"/>
          <w:sz w:val="24"/>
          <w:szCs w:val="24"/>
          <w:lang w:eastAsia="es-BO"/>
        </w:rPr>
        <w:t>. Prolongado</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31C74">
        <w:rPr>
          <w:rFonts w:ascii="Times New Roman" w:eastAsia="Times New Roman" w:hAnsi="Times New Roman" w:cs="Times New Roman"/>
          <w:b/>
          <w:bCs/>
          <w:sz w:val="24"/>
          <w:szCs w:val="24"/>
          <w:lang w:eastAsia="es-BO"/>
        </w:rPr>
        <w:t>Piperaciclina</w:t>
      </w:r>
      <w:proofErr w:type="spellEnd"/>
      <w:r w:rsidRPr="00831C74">
        <w:rPr>
          <w:rFonts w:ascii="Times New Roman" w:eastAsia="Times New Roman" w:hAnsi="Times New Roman" w:cs="Times New Roman"/>
          <w:b/>
          <w:bCs/>
          <w:sz w:val="24"/>
          <w:szCs w:val="24"/>
          <w:lang w:eastAsia="es-BO"/>
        </w:rPr>
        <w:t xml:space="preserve"> </w:t>
      </w:r>
      <w:proofErr w:type="spellStart"/>
      <w:r w:rsidRPr="00831C74">
        <w:rPr>
          <w:rFonts w:ascii="Times New Roman" w:eastAsia="Times New Roman" w:hAnsi="Times New Roman" w:cs="Times New Roman"/>
          <w:b/>
          <w:bCs/>
          <w:sz w:val="24"/>
          <w:szCs w:val="24"/>
          <w:lang w:eastAsia="es-BO"/>
        </w:rPr>
        <w:t>Tazobactam</w:t>
      </w:r>
      <w:proofErr w:type="spellEnd"/>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31C74">
        <w:rPr>
          <w:rFonts w:ascii="Times New Roman" w:eastAsia="Times New Roman" w:hAnsi="Times New Roman" w:cs="Times New Roman"/>
          <w:sz w:val="24"/>
          <w:szCs w:val="24"/>
          <w:lang w:eastAsia="es-BO"/>
        </w:rPr>
        <w:t>Piperacilina</w:t>
      </w:r>
      <w:proofErr w:type="spellEnd"/>
      <w:r w:rsidRPr="00831C74">
        <w:rPr>
          <w:rFonts w:ascii="Times New Roman" w:eastAsia="Times New Roman" w:hAnsi="Times New Roman" w:cs="Times New Roman"/>
          <w:sz w:val="24"/>
          <w:szCs w:val="24"/>
          <w:lang w:eastAsia="es-BO"/>
        </w:rPr>
        <w:t xml:space="preserve">: bactericida; inhibe la </w:t>
      </w:r>
      <w:hyperlink r:id="rId231" w:history="1">
        <w:r w:rsidRPr="00831C74">
          <w:rPr>
            <w:rFonts w:ascii="Times New Roman" w:eastAsia="Times New Roman" w:hAnsi="Times New Roman" w:cs="Times New Roman"/>
            <w:color w:val="0000FF"/>
            <w:sz w:val="24"/>
            <w:szCs w:val="24"/>
            <w:u w:val="single"/>
            <w:lang w:eastAsia="es-BO"/>
          </w:rPr>
          <w:t>síntesis</w:t>
        </w:r>
      </w:hyperlink>
      <w:r w:rsidRPr="00831C74">
        <w:rPr>
          <w:rFonts w:ascii="Times New Roman" w:eastAsia="Times New Roman" w:hAnsi="Times New Roman" w:cs="Times New Roman"/>
          <w:sz w:val="24"/>
          <w:szCs w:val="24"/>
          <w:lang w:eastAsia="es-BO"/>
        </w:rPr>
        <w:t xml:space="preserve"> de pared celular bacteriana.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31C74">
        <w:rPr>
          <w:rFonts w:ascii="Times New Roman" w:eastAsia="Times New Roman" w:hAnsi="Times New Roman" w:cs="Times New Roman"/>
          <w:sz w:val="24"/>
          <w:szCs w:val="24"/>
          <w:lang w:eastAsia="es-BO"/>
        </w:rPr>
        <w:t>Tazobactam</w:t>
      </w:r>
      <w:proofErr w:type="spellEnd"/>
      <w:r w:rsidRPr="00831C74">
        <w:rPr>
          <w:rFonts w:ascii="Times New Roman" w:eastAsia="Times New Roman" w:hAnsi="Times New Roman" w:cs="Times New Roman"/>
          <w:sz w:val="24"/>
          <w:szCs w:val="24"/>
          <w:lang w:eastAsia="es-BO"/>
        </w:rPr>
        <w:t>: inhibidor de ß-</w:t>
      </w:r>
      <w:proofErr w:type="spellStart"/>
      <w:r w:rsidRPr="00831C74">
        <w:rPr>
          <w:rFonts w:ascii="Times New Roman" w:eastAsia="Times New Roman" w:hAnsi="Times New Roman" w:cs="Times New Roman"/>
          <w:sz w:val="24"/>
          <w:szCs w:val="24"/>
          <w:lang w:eastAsia="es-BO"/>
        </w:rPr>
        <w:t>lactamasas</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Indicaciones:</w:t>
      </w:r>
      <w:r w:rsidRPr="00831C74">
        <w:rPr>
          <w:rFonts w:ascii="Times New Roman" w:eastAsia="Times New Roman" w:hAnsi="Times New Roman" w:cs="Times New Roman"/>
          <w:sz w:val="24"/>
          <w:szCs w:val="24"/>
          <w:lang w:eastAsia="es-BO"/>
        </w:rPr>
        <w:t xml:space="preserve"> </w:t>
      </w:r>
      <w:proofErr w:type="spellStart"/>
      <w:r w:rsidRPr="00831C74">
        <w:rPr>
          <w:rFonts w:ascii="Times New Roman" w:eastAsia="Times New Roman" w:hAnsi="Times New Roman" w:cs="Times New Roman"/>
          <w:sz w:val="24"/>
          <w:szCs w:val="24"/>
          <w:lang w:eastAsia="es-BO"/>
        </w:rPr>
        <w:t>Tto</w:t>
      </w:r>
      <w:proofErr w:type="spellEnd"/>
      <w:r w:rsidRPr="00831C74">
        <w:rPr>
          <w:rFonts w:ascii="Times New Roman" w:eastAsia="Times New Roman" w:hAnsi="Times New Roman" w:cs="Times New Roman"/>
          <w:sz w:val="24"/>
          <w:szCs w:val="24"/>
          <w:lang w:eastAsia="es-BO"/>
        </w:rPr>
        <w:t xml:space="preserve">. Infección bacteriana en pacientes </w:t>
      </w:r>
      <w:proofErr w:type="spellStart"/>
      <w:r w:rsidRPr="00831C74">
        <w:rPr>
          <w:rFonts w:ascii="Times New Roman" w:eastAsia="Times New Roman" w:hAnsi="Times New Roman" w:cs="Times New Roman"/>
          <w:sz w:val="24"/>
          <w:szCs w:val="24"/>
          <w:lang w:eastAsia="es-BO"/>
        </w:rPr>
        <w:t>neutropénicos</w:t>
      </w:r>
      <w:proofErr w:type="spellEnd"/>
      <w:r w:rsidRPr="00831C74">
        <w:rPr>
          <w:rFonts w:ascii="Times New Roman" w:eastAsia="Times New Roman" w:hAnsi="Times New Roman" w:cs="Times New Roman"/>
          <w:sz w:val="24"/>
          <w:szCs w:val="24"/>
          <w:lang w:eastAsia="es-BO"/>
        </w:rPr>
        <w:t xml:space="preserve"> &gt; 2 años, además en </w:t>
      </w:r>
      <w:proofErr w:type="spellStart"/>
      <w:r w:rsidRPr="00831C74">
        <w:rPr>
          <w:rFonts w:ascii="Times New Roman" w:eastAsia="Times New Roman" w:hAnsi="Times New Roman" w:cs="Times New Roman"/>
          <w:sz w:val="24"/>
          <w:szCs w:val="24"/>
          <w:lang w:eastAsia="es-BO"/>
        </w:rPr>
        <w:t>ads</w:t>
      </w:r>
      <w:proofErr w:type="spellEnd"/>
      <w:r w:rsidRPr="00831C74">
        <w:rPr>
          <w:rFonts w:ascii="Times New Roman" w:eastAsia="Times New Roman" w:hAnsi="Times New Roman" w:cs="Times New Roman"/>
          <w:sz w:val="24"/>
          <w:szCs w:val="24"/>
          <w:lang w:eastAsia="es-BO"/>
        </w:rPr>
        <w:t xml:space="preserve">., </w:t>
      </w:r>
      <w:hyperlink r:id="rId232" w:history="1">
        <w:r w:rsidRPr="00831C74">
          <w:rPr>
            <w:rFonts w:ascii="Times New Roman" w:eastAsia="Times New Roman" w:hAnsi="Times New Roman" w:cs="Times New Roman"/>
            <w:color w:val="0000FF"/>
            <w:sz w:val="24"/>
            <w:szCs w:val="24"/>
            <w:u w:val="single"/>
            <w:lang w:eastAsia="es-BO"/>
          </w:rPr>
          <w:t>adolescentes</w:t>
        </w:r>
      </w:hyperlink>
      <w:r w:rsidRPr="00831C74">
        <w:rPr>
          <w:rFonts w:ascii="Times New Roman" w:eastAsia="Times New Roman" w:hAnsi="Times New Roman" w:cs="Times New Roman"/>
          <w:sz w:val="24"/>
          <w:szCs w:val="24"/>
          <w:lang w:eastAsia="es-BO"/>
        </w:rPr>
        <w:t xml:space="preserve"> y ancianos: </w:t>
      </w:r>
      <w:proofErr w:type="spellStart"/>
      <w:r w:rsidRPr="00831C74">
        <w:rPr>
          <w:rFonts w:ascii="Times New Roman" w:eastAsia="Times New Roman" w:hAnsi="Times New Roman" w:cs="Times New Roman"/>
          <w:sz w:val="24"/>
          <w:szCs w:val="24"/>
          <w:lang w:eastAsia="es-BO"/>
        </w:rPr>
        <w:t>tto</w:t>
      </w:r>
      <w:proofErr w:type="spellEnd"/>
      <w:r w:rsidRPr="00831C74">
        <w:rPr>
          <w:rFonts w:ascii="Times New Roman" w:eastAsia="Times New Roman" w:hAnsi="Times New Roman" w:cs="Times New Roman"/>
          <w:sz w:val="24"/>
          <w:szCs w:val="24"/>
          <w:lang w:eastAsia="es-BO"/>
        </w:rPr>
        <w:t xml:space="preserve">. </w:t>
      </w:r>
      <w:hyperlink r:id="rId233" w:history="1">
        <w:r w:rsidRPr="00831C74">
          <w:rPr>
            <w:rFonts w:ascii="Times New Roman" w:eastAsia="Times New Roman" w:hAnsi="Times New Roman" w:cs="Times New Roman"/>
            <w:color w:val="0000FF"/>
            <w:sz w:val="24"/>
            <w:szCs w:val="24"/>
            <w:u w:val="single"/>
            <w:lang w:eastAsia="es-BO"/>
          </w:rPr>
          <w:t>Infección urinaria</w:t>
        </w:r>
      </w:hyperlink>
      <w:r w:rsidRPr="00831C74">
        <w:rPr>
          <w:rFonts w:ascii="Times New Roman" w:eastAsia="Times New Roman" w:hAnsi="Times New Roman" w:cs="Times New Roman"/>
          <w:sz w:val="24"/>
          <w:szCs w:val="24"/>
          <w:lang w:eastAsia="es-BO"/>
        </w:rPr>
        <w:t xml:space="preserve"> complicada (incluida </w:t>
      </w:r>
      <w:proofErr w:type="spellStart"/>
      <w:r w:rsidRPr="00831C74">
        <w:rPr>
          <w:rFonts w:ascii="Times New Roman" w:eastAsia="Times New Roman" w:hAnsi="Times New Roman" w:cs="Times New Roman"/>
          <w:sz w:val="24"/>
          <w:szCs w:val="24"/>
          <w:lang w:eastAsia="es-BO"/>
        </w:rPr>
        <w:t>pielonefritis</w:t>
      </w:r>
      <w:proofErr w:type="spellEnd"/>
      <w:r w:rsidRPr="00831C74">
        <w:rPr>
          <w:rFonts w:ascii="Times New Roman" w:eastAsia="Times New Roman" w:hAnsi="Times New Roman" w:cs="Times New Roman"/>
          <w:sz w:val="24"/>
          <w:szCs w:val="24"/>
          <w:lang w:eastAsia="es-BO"/>
        </w:rPr>
        <w:t xml:space="preserve">) y no complicada, </w:t>
      </w:r>
      <w:proofErr w:type="spellStart"/>
      <w:r w:rsidRPr="00831C74">
        <w:rPr>
          <w:rFonts w:ascii="Times New Roman" w:eastAsia="Times New Roman" w:hAnsi="Times New Roman" w:cs="Times New Roman"/>
          <w:sz w:val="24"/>
          <w:szCs w:val="24"/>
          <w:lang w:eastAsia="es-BO"/>
        </w:rPr>
        <w:t>intra</w:t>
      </w:r>
      <w:proofErr w:type="spellEnd"/>
      <w:r w:rsidRPr="00831C74">
        <w:rPr>
          <w:rFonts w:ascii="Times New Roman" w:eastAsia="Times New Roman" w:hAnsi="Times New Roman" w:cs="Times New Roman"/>
          <w:sz w:val="24"/>
          <w:szCs w:val="24"/>
          <w:lang w:eastAsia="es-BO"/>
        </w:rPr>
        <w:t xml:space="preserve">-abdominal, ginecológica, de piel y partes blandas, </w:t>
      </w:r>
      <w:proofErr w:type="spellStart"/>
      <w:r w:rsidRPr="00831C74">
        <w:rPr>
          <w:rFonts w:ascii="Times New Roman" w:eastAsia="Times New Roman" w:hAnsi="Times New Roman" w:cs="Times New Roman"/>
          <w:sz w:val="24"/>
          <w:szCs w:val="24"/>
          <w:lang w:eastAsia="es-BO"/>
        </w:rPr>
        <w:t>polimicrobianas</w:t>
      </w:r>
      <w:proofErr w:type="spellEnd"/>
      <w:r w:rsidRPr="00831C74">
        <w:rPr>
          <w:rFonts w:ascii="Times New Roman" w:eastAsia="Times New Roman" w:hAnsi="Times New Roman" w:cs="Times New Roman"/>
          <w:sz w:val="24"/>
          <w:szCs w:val="24"/>
          <w:lang w:eastAsia="es-BO"/>
        </w:rPr>
        <w:t xml:space="preserve"> causadas por microorganismos aerobios y anaerobios, septicemia bacteriana y neumonía nosocomial</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Dosis y Vía de administración:</w:t>
      </w:r>
      <w:r w:rsidRPr="00831C74">
        <w:rPr>
          <w:rFonts w:ascii="Times New Roman" w:eastAsia="Times New Roman" w:hAnsi="Times New Roman" w:cs="Times New Roman"/>
          <w:sz w:val="24"/>
          <w:szCs w:val="24"/>
          <w:lang w:eastAsia="es-BO"/>
        </w:rPr>
        <w:t xml:space="preserve"> </w:t>
      </w:r>
      <w:proofErr w:type="spellStart"/>
      <w:r w:rsidRPr="00831C74">
        <w:rPr>
          <w:rFonts w:ascii="Times New Roman" w:eastAsia="Times New Roman" w:hAnsi="Times New Roman" w:cs="Times New Roman"/>
          <w:sz w:val="24"/>
          <w:szCs w:val="24"/>
          <w:lang w:eastAsia="es-BO"/>
        </w:rPr>
        <w:t>Piperacilina</w:t>
      </w:r>
      <w:proofErr w:type="spellEnd"/>
      <w:r w:rsidRPr="00831C74">
        <w:rPr>
          <w:rFonts w:ascii="Times New Roman" w:eastAsia="Times New Roman" w:hAnsi="Times New Roman" w:cs="Times New Roman"/>
          <w:sz w:val="24"/>
          <w:szCs w:val="24"/>
          <w:lang w:eastAsia="es-BO"/>
        </w:rPr>
        <w:t>/</w:t>
      </w:r>
      <w:proofErr w:type="spellStart"/>
      <w:r w:rsidRPr="00831C74">
        <w:rPr>
          <w:rFonts w:ascii="Times New Roman" w:eastAsia="Times New Roman" w:hAnsi="Times New Roman" w:cs="Times New Roman"/>
          <w:sz w:val="24"/>
          <w:szCs w:val="24"/>
          <w:lang w:eastAsia="es-BO"/>
        </w:rPr>
        <w:t>tazobactam</w:t>
      </w:r>
      <w:proofErr w:type="spellEnd"/>
      <w:r w:rsidRPr="00831C74">
        <w:rPr>
          <w:rFonts w:ascii="Times New Roman" w:eastAsia="Times New Roman" w:hAnsi="Times New Roman" w:cs="Times New Roman"/>
          <w:sz w:val="24"/>
          <w:szCs w:val="24"/>
          <w:lang w:eastAsia="es-BO"/>
        </w:rPr>
        <w:t xml:space="preserve">. IV lenta (mín. 3-5 min) o </w:t>
      </w:r>
      <w:proofErr w:type="spellStart"/>
      <w:r w:rsidRPr="00831C74">
        <w:rPr>
          <w:rFonts w:ascii="Times New Roman" w:eastAsia="Times New Roman" w:hAnsi="Times New Roman" w:cs="Times New Roman"/>
          <w:sz w:val="24"/>
          <w:szCs w:val="24"/>
          <w:lang w:eastAsia="es-BO"/>
        </w:rPr>
        <w:t>perfus</w:t>
      </w:r>
      <w:proofErr w:type="spellEnd"/>
      <w:r w:rsidRPr="00831C74">
        <w:rPr>
          <w:rFonts w:ascii="Times New Roman" w:eastAsia="Times New Roman" w:hAnsi="Times New Roman" w:cs="Times New Roman"/>
          <w:sz w:val="24"/>
          <w:szCs w:val="24"/>
          <w:lang w:eastAsia="es-BO"/>
        </w:rPr>
        <w:t>. IV lenta (20-30 min)</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sz w:val="24"/>
          <w:szCs w:val="24"/>
          <w:lang w:eastAsia="es-BO"/>
        </w:rPr>
        <w:t>Efectos adversos:</w:t>
      </w:r>
      <w:r w:rsidRPr="00831C74">
        <w:rPr>
          <w:rFonts w:ascii="Times New Roman" w:eastAsia="Times New Roman" w:hAnsi="Times New Roman" w:cs="Times New Roman"/>
          <w:sz w:val="24"/>
          <w:szCs w:val="24"/>
          <w:lang w:eastAsia="es-BO"/>
        </w:rPr>
        <w:t xml:space="preserve"> Diarrea, náuseas, vómitos, exantema (incluyendo el </w:t>
      </w:r>
      <w:proofErr w:type="spellStart"/>
      <w:r w:rsidRPr="00831C74">
        <w:rPr>
          <w:rFonts w:ascii="Times New Roman" w:eastAsia="Times New Roman" w:hAnsi="Times New Roman" w:cs="Times New Roman"/>
          <w:sz w:val="24"/>
          <w:szCs w:val="24"/>
          <w:lang w:eastAsia="es-BO"/>
        </w:rPr>
        <w:t>maculopapular</w:t>
      </w:r>
      <w:proofErr w:type="spellEnd"/>
      <w:r w:rsidRPr="00831C74">
        <w:rPr>
          <w:rFonts w:ascii="Times New Roman" w:eastAsia="Times New Roman" w:hAnsi="Times New Roman" w:cs="Times New Roman"/>
          <w:sz w:val="24"/>
          <w:szCs w:val="24"/>
          <w:lang w:eastAsia="es-BO"/>
        </w:rPr>
        <w:t>)</w:t>
      </w:r>
    </w:p>
    <w:p w:rsidR="00831C74" w:rsidRPr="00831C74" w:rsidRDefault="00831C74" w:rsidP="00831C74">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13" w:name="bibliograa"/>
      <w:r w:rsidRPr="00831C74">
        <w:rPr>
          <w:rFonts w:ascii="Times New Roman" w:eastAsia="Times New Roman" w:hAnsi="Times New Roman" w:cs="Times New Roman"/>
          <w:b/>
          <w:bCs/>
          <w:sz w:val="36"/>
          <w:szCs w:val="36"/>
          <w:lang w:eastAsia="es-BO"/>
        </w:rPr>
        <w:t>Bibliografía</w:t>
      </w:r>
      <w:bookmarkEnd w:id="13"/>
    </w:p>
    <w:p w:rsidR="00831C74" w:rsidRPr="00831C74" w:rsidRDefault="00831C74" w:rsidP="00831C7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"Principios y Práctica de la Enfermería Quirúrgica". </w:t>
      </w:r>
      <w:proofErr w:type="spellStart"/>
      <w:r w:rsidRPr="00831C74">
        <w:rPr>
          <w:rFonts w:ascii="Times New Roman" w:eastAsia="Times New Roman" w:hAnsi="Times New Roman" w:cs="Times New Roman"/>
          <w:sz w:val="24"/>
          <w:szCs w:val="24"/>
          <w:lang w:eastAsia="es-BO"/>
        </w:rPr>
        <w:t>Harcourt</w:t>
      </w:r>
      <w:proofErr w:type="spellEnd"/>
      <w:r w:rsidRPr="00831C74">
        <w:rPr>
          <w:rFonts w:ascii="Times New Roman" w:eastAsia="Times New Roman" w:hAnsi="Times New Roman" w:cs="Times New Roman"/>
          <w:sz w:val="24"/>
          <w:szCs w:val="24"/>
          <w:lang w:eastAsia="es-BO"/>
        </w:rPr>
        <w:t xml:space="preserve"> </w:t>
      </w:r>
      <w:proofErr w:type="spellStart"/>
      <w:r w:rsidRPr="00831C74">
        <w:rPr>
          <w:rFonts w:ascii="Times New Roman" w:eastAsia="Times New Roman" w:hAnsi="Times New Roman" w:cs="Times New Roman"/>
          <w:sz w:val="24"/>
          <w:szCs w:val="24"/>
          <w:lang w:eastAsia="es-BO"/>
        </w:rPr>
        <w:t>Brace</w:t>
      </w:r>
      <w:proofErr w:type="spellEnd"/>
      <w:r w:rsidRPr="00831C74">
        <w:rPr>
          <w:rFonts w:ascii="Times New Roman" w:eastAsia="Times New Roman" w:hAnsi="Times New Roman" w:cs="Times New Roman"/>
          <w:sz w:val="24"/>
          <w:szCs w:val="24"/>
          <w:lang w:eastAsia="es-BO"/>
        </w:rPr>
        <w:t>. Segunda Edición</w:t>
      </w:r>
    </w:p>
    <w:p w:rsidR="00831C74" w:rsidRPr="00831C74" w:rsidRDefault="00831C74" w:rsidP="00831C7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Apuntes de la cátedra Enfermería Medico Quirúrgica, Facultad de Medicina, UBA, </w:t>
      </w:r>
      <w:hyperlink r:id="rId234" w:history="1">
        <w:r w:rsidRPr="00831C74">
          <w:rPr>
            <w:rFonts w:ascii="Times New Roman" w:eastAsia="Times New Roman" w:hAnsi="Times New Roman" w:cs="Times New Roman"/>
            <w:color w:val="0000FF"/>
            <w:sz w:val="24"/>
            <w:szCs w:val="24"/>
            <w:u w:val="single"/>
            <w:lang w:eastAsia="es-BO"/>
          </w:rPr>
          <w:t>Escuela</w:t>
        </w:r>
      </w:hyperlink>
      <w:r w:rsidRPr="00831C74">
        <w:rPr>
          <w:rFonts w:ascii="Times New Roman" w:eastAsia="Times New Roman" w:hAnsi="Times New Roman" w:cs="Times New Roman"/>
          <w:sz w:val="24"/>
          <w:szCs w:val="24"/>
          <w:lang w:eastAsia="es-BO"/>
        </w:rPr>
        <w:t xml:space="preserve"> de Enfermería.</w:t>
      </w:r>
    </w:p>
    <w:p w:rsidR="00831C74" w:rsidRPr="00831C74" w:rsidRDefault="00831C74" w:rsidP="00831C7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Brunner y </w:t>
      </w:r>
      <w:proofErr w:type="spellStart"/>
      <w:r w:rsidRPr="00831C74">
        <w:rPr>
          <w:rFonts w:ascii="Times New Roman" w:eastAsia="Times New Roman" w:hAnsi="Times New Roman" w:cs="Times New Roman"/>
          <w:sz w:val="24"/>
          <w:szCs w:val="24"/>
          <w:lang w:eastAsia="es-BO"/>
        </w:rPr>
        <w:t>Suddarth</w:t>
      </w:r>
      <w:proofErr w:type="spellEnd"/>
      <w:r w:rsidRPr="00831C74">
        <w:rPr>
          <w:rFonts w:ascii="Times New Roman" w:eastAsia="Times New Roman" w:hAnsi="Times New Roman" w:cs="Times New Roman"/>
          <w:sz w:val="24"/>
          <w:szCs w:val="24"/>
          <w:lang w:eastAsia="es-BO"/>
        </w:rPr>
        <w:t xml:space="preserve">- Suzanne C. </w:t>
      </w:r>
      <w:proofErr w:type="spellStart"/>
      <w:r w:rsidRPr="00831C74">
        <w:rPr>
          <w:rFonts w:ascii="Times New Roman" w:eastAsia="Times New Roman" w:hAnsi="Times New Roman" w:cs="Times New Roman"/>
          <w:sz w:val="24"/>
          <w:szCs w:val="24"/>
          <w:lang w:eastAsia="es-BO"/>
        </w:rPr>
        <w:t>Smeltzer</w:t>
      </w:r>
      <w:proofErr w:type="spellEnd"/>
      <w:r w:rsidRPr="00831C74">
        <w:rPr>
          <w:rFonts w:ascii="Times New Roman" w:eastAsia="Times New Roman" w:hAnsi="Times New Roman" w:cs="Times New Roman"/>
          <w:sz w:val="24"/>
          <w:szCs w:val="24"/>
          <w:lang w:eastAsia="es-BO"/>
        </w:rPr>
        <w:t xml:space="preserve"> – Brenda G. </w:t>
      </w:r>
      <w:proofErr w:type="spellStart"/>
      <w:r w:rsidRPr="00831C74">
        <w:rPr>
          <w:rFonts w:ascii="Times New Roman" w:eastAsia="Times New Roman" w:hAnsi="Times New Roman" w:cs="Times New Roman"/>
          <w:sz w:val="24"/>
          <w:szCs w:val="24"/>
          <w:lang w:eastAsia="es-BO"/>
        </w:rPr>
        <w:t>Bare</w:t>
      </w:r>
      <w:proofErr w:type="spellEnd"/>
      <w:r w:rsidRPr="00831C74">
        <w:rPr>
          <w:rFonts w:ascii="Times New Roman" w:eastAsia="Times New Roman" w:hAnsi="Times New Roman" w:cs="Times New Roman"/>
          <w:sz w:val="24"/>
          <w:szCs w:val="24"/>
          <w:lang w:eastAsia="es-BO"/>
        </w:rPr>
        <w:t xml:space="preserve">, </w:t>
      </w:r>
      <w:proofErr w:type="spellStart"/>
      <w:r w:rsidRPr="00831C74">
        <w:rPr>
          <w:rFonts w:ascii="Times New Roman" w:eastAsia="Times New Roman" w:hAnsi="Times New Roman" w:cs="Times New Roman"/>
          <w:sz w:val="24"/>
          <w:szCs w:val="24"/>
          <w:lang w:eastAsia="es-BO"/>
        </w:rPr>
        <w:t>Enfermeria</w:t>
      </w:r>
      <w:proofErr w:type="spellEnd"/>
      <w:r w:rsidRPr="00831C74">
        <w:rPr>
          <w:rFonts w:ascii="Times New Roman" w:eastAsia="Times New Roman" w:hAnsi="Times New Roman" w:cs="Times New Roman"/>
          <w:sz w:val="24"/>
          <w:szCs w:val="24"/>
          <w:lang w:eastAsia="es-BO"/>
        </w:rPr>
        <w:t xml:space="preserve"> Medico </w:t>
      </w:r>
      <w:proofErr w:type="spellStart"/>
      <w:r w:rsidRPr="00831C74">
        <w:rPr>
          <w:rFonts w:ascii="Times New Roman" w:eastAsia="Times New Roman" w:hAnsi="Times New Roman" w:cs="Times New Roman"/>
          <w:sz w:val="24"/>
          <w:szCs w:val="24"/>
          <w:lang w:eastAsia="es-BO"/>
        </w:rPr>
        <w:t>Quirurgica</w:t>
      </w:r>
      <w:proofErr w:type="spellEnd"/>
      <w:r w:rsidRPr="00831C74">
        <w:rPr>
          <w:rFonts w:ascii="Times New Roman" w:eastAsia="Times New Roman" w:hAnsi="Times New Roman" w:cs="Times New Roman"/>
          <w:sz w:val="24"/>
          <w:szCs w:val="24"/>
          <w:lang w:eastAsia="es-BO"/>
        </w:rPr>
        <w:t xml:space="preserve">, decima </w:t>
      </w:r>
      <w:proofErr w:type="spellStart"/>
      <w:r w:rsidRPr="00831C74">
        <w:rPr>
          <w:rFonts w:ascii="Times New Roman" w:eastAsia="Times New Roman" w:hAnsi="Times New Roman" w:cs="Times New Roman"/>
          <w:sz w:val="24"/>
          <w:szCs w:val="24"/>
          <w:lang w:eastAsia="es-BO"/>
        </w:rPr>
        <w:t>Edicion</w:t>
      </w:r>
      <w:proofErr w:type="spellEnd"/>
      <w:r w:rsidRPr="00831C74">
        <w:rPr>
          <w:rFonts w:ascii="Times New Roman" w:eastAsia="Times New Roman" w:hAnsi="Times New Roman" w:cs="Times New Roman"/>
          <w:sz w:val="24"/>
          <w:szCs w:val="24"/>
          <w:lang w:eastAsia="es-BO"/>
        </w:rPr>
        <w:t xml:space="preserve">, Editorial Mc Graw </w:t>
      </w:r>
      <w:proofErr w:type="spellStart"/>
      <w:r w:rsidRPr="00831C74">
        <w:rPr>
          <w:rFonts w:ascii="Times New Roman" w:eastAsia="Times New Roman" w:hAnsi="Times New Roman" w:cs="Times New Roman"/>
          <w:sz w:val="24"/>
          <w:szCs w:val="24"/>
          <w:lang w:eastAsia="es-BO"/>
        </w:rPr>
        <w:t>hil</w:t>
      </w:r>
      <w:proofErr w:type="spellEnd"/>
    </w:p>
    <w:p w:rsidR="00831C74" w:rsidRPr="00831C74" w:rsidRDefault="00831C74" w:rsidP="00831C74">
      <w:pPr>
        <w:shd w:val="clear" w:color="auto" w:fill="FFFFFF"/>
        <w:spacing w:after="0" w:line="240" w:lineRule="auto"/>
        <w:rPr>
          <w:rFonts w:ascii="Times New Roman" w:eastAsia="Times New Roman" w:hAnsi="Times New Roman" w:cs="Times New Roman"/>
          <w:color w:val="000000"/>
          <w:sz w:val="24"/>
          <w:szCs w:val="24"/>
          <w:lang w:eastAsia="es-BO"/>
        </w:rPr>
      </w:pPr>
      <w:r w:rsidRPr="00831C74">
        <w:rPr>
          <w:rFonts w:ascii="Times New Roman" w:eastAsia="Times New Roman" w:hAnsi="Times New Roman" w:cs="Times New Roman"/>
          <w:color w:val="000000"/>
          <w:sz w:val="24"/>
          <w:szCs w:val="24"/>
          <w:lang w:eastAsia="es-BO"/>
        </w:rPr>
        <w:br/>
        <w:t xml:space="preserve">Leer más: </w:t>
      </w:r>
      <w:hyperlink r:id="rId235" w:anchor="ixzz2g2gWS7MT" w:history="1">
        <w:r w:rsidRPr="00831C74">
          <w:rPr>
            <w:rFonts w:ascii="Times New Roman" w:eastAsia="Times New Roman" w:hAnsi="Times New Roman" w:cs="Times New Roman"/>
            <w:color w:val="003399"/>
            <w:sz w:val="24"/>
            <w:szCs w:val="24"/>
            <w:u w:val="single"/>
            <w:lang w:eastAsia="es-BO"/>
          </w:rPr>
          <w:t>http://www.monografias.com/trabajos91/pae-enfermeria-quirurgica-uba/pae-enfermeria-quirurgica-uba2.shtml#ixzz2g2gWS7MT</w:t>
        </w:r>
      </w:hyperlink>
    </w:p>
    <w:p w:rsidR="00831C74" w:rsidRDefault="00831C74"/>
    <w:p w:rsidR="00831C74" w:rsidRDefault="00831C74"/>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sz w:val="24"/>
          <w:szCs w:val="24"/>
          <w:lang w:eastAsia="es-BO"/>
        </w:rPr>
        <w:t xml:space="preserve">Escrito por </w:t>
      </w:r>
      <w:proofErr w:type="spellStart"/>
      <w:r w:rsidRPr="00831C74">
        <w:rPr>
          <w:rFonts w:ascii="Times New Roman" w:eastAsia="Times New Roman" w:hAnsi="Times New Roman" w:cs="Times New Roman"/>
          <w:b/>
          <w:bCs/>
          <w:sz w:val="24"/>
          <w:szCs w:val="24"/>
          <w:lang w:eastAsia="es-BO"/>
        </w:rPr>
        <w:t>elizabethcortez</w:t>
      </w:r>
      <w:proofErr w:type="spellEnd"/>
      <w:r w:rsidRPr="00831C74">
        <w:rPr>
          <w:rFonts w:ascii="Times New Roman" w:eastAsia="Times New Roman" w:hAnsi="Times New Roman" w:cs="Times New Roman"/>
          <w:sz w:val="24"/>
          <w:szCs w:val="24"/>
          <w:lang w:eastAsia="es-BO"/>
        </w:rPr>
        <w:t xml:space="preserve"> el 02-05-2008 </w:t>
      </w:r>
      <w:hyperlink r:id="rId236" w:anchor="com" w:history="1">
        <w:r w:rsidRPr="00831C74">
          <w:rPr>
            <w:rFonts w:ascii="Times New Roman" w:eastAsia="Times New Roman" w:hAnsi="Times New Roman" w:cs="Times New Roman"/>
            <w:color w:val="0000FF"/>
            <w:sz w:val="24"/>
            <w:szCs w:val="24"/>
            <w:u w:val="single"/>
            <w:lang w:eastAsia="es-BO"/>
          </w:rPr>
          <w:t xml:space="preserve">Comentarios </w:t>
        </w:r>
      </w:hyperlink>
      <w:r w:rsidRPr="00831C74">
        <w:rPr>
          <w:rFonts w:ascii="Times New Roman" w:eastAsia="Times New Roman" w:hAnsi="Times New Roman" w:cs="Times New Roman"/>
          <w:sz w:val="24"/>
          <w:szCs w:val="24"/>
          <w:lang w:eastAsia="es-BO"/>
        </w:rPr>
        <w:t xml:space="preserve">(20)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i/>
          <w:color w:val="FF0000"/>
          <w:sz w:val="40"/>
          <w:szCs w:val="40"/>
          <w:lang w:val="es-ES" w:eastAsia="es-BO"/>
        </w:rPr>
        <w:t>PROCESO DE ATENCIÓN EN ENFRMERÍA</w:t>
      </w:r>
    </w:p>
    <w:p w:rsidR="00831C74" w:rsidRPr="00831C74" w:rsidRDefault="00831C74" w:rsidP="00831C74">
      <w:pPr>
        <w:spacing w:after="0" w:line="240" w:lineRule="auto"/>
        <w:ind w:firstLine="708"/>
        <w:rPr>
          <w:rFonts w:ascii="Times New Roman" w:eastAsia="Times New Roman" w:hAnsi="Times New Roman" w:cs="Times New Roman"/>
          <w:sz w:val="24"/>
          <w:szCs w:val="24"/>
          <w:lang w:eastAsia="es-BO"/>
        </w:rPr>
      </w:pPr>
      <w:r w:rsidRPr="00831C74">
        <w:rPr>
          <w:rFonts w:ascii="Comic Sans MS" w:eastAsia="Times New Roman" w:hAnsi="Comic Sans MS" w:cs="Times New Roman"/>
          <w:b/>
          <w:i/>
          <w:color w:val="000000"/>
          <w:sz w:val="24"/>
          <w:szCs w:val="24"/>
          <w:lang w:val="es-ES" w:eastAsia="es-BO"/>
        </w:rPr>
        <w:t> </w:t>
      </w:r>
    </w:p>
    <w:p w:rsidR="00831C74" w:rsidRPr="00831C74" w:rsidRDefault="00831C74" w:rsidP="00831C74">
      <w:pPr>
        <w:spacing w:after="0" w:line="240" w:lineRule="auto"/>
        <w:ind w:firstLine="708"/>
        <w:rPr>
          <w:rFonts w:ascii="Times New Roman" w:eastAsia="Times New Roman" w:hAnsi="Times New Roman" w:cs="Times New Roman"/>
          <w:sz w:val="24"/>
          <w:szCs w:val="24"/>
          <w:lang w:eastAsia="es-BO"/>
        </w:rPr>
      </w:pPr>
      <w:r w:rsidRPr="00831C74">
        <w:rPr>
          <w:rFonts w:ascii="Comic Sans MS" w:eastAsia="Times New Roman" w:hAnsi="Comic Sans MS" w:cs="Times New Roman"/>
          <w:b/>
          <w:i/>
          <w:color w:val="000000"/>
          <w:sz w:val="24"/>
          <w:szCs w:val="24"/>
          <w:lang w:val="es-ES" w:eastAsia="es-BO"/>
        </w:rPr>
        <w:t> </w:t>
      </w:r>
    </w:p>
    <w:p w:rsidR="00831C74" w:rsidRPr="00831C74" w:rsidRDefault="00831C74" w:rsidP="00831C74">
      <w:pPr>
        <w:spacing w:after="0" w:line="240" w:lineRule="auto"/>
        <w:ind w:firstLine="708"/>
        <w:jc w:val="both"/>
        <w:rPr>
          <w:rFonts w:ascii="Times New Roman" w:eastAsia="Times New Roman" w:hAnsi="Times New Roman" w:cs="Times New Roman"/>
          <w:sz w:val="24"/>
          <w:szCs w:val="24"/>
          <w:lang w:eastAsia="es-BO"/>
        </w:rPr>
      </w:pPr>
      <w:r w:rsidRPr="00831C74">
        <w:rPr>
          <w:rFonts w:ascii="Comic Sans MS" w:eastAsia="Times New Roman" w:hAnsi="Comic Sans MS" w:cs="Times New Roman"/>
          <w:b/>
          <w:i/>
          <w:color w:val="000000"/>
          <w:sz w:val="24"/>
          <w:szCs w:val="24"/>
          <w:lang w:val="es-ES" w:eastAsia="es-BO"/>
        </w:rPr>
        <w:t xml:space="preserve">El caso práctico del PAE </w:t>
      </w:r>
      <w:proofErr w:type="gramStart"/>
      <w:r w:rsidRPr="00831C74">
        <w:rPr>
          <w:rFonts w:ascii="Comic Sans MS" w:eastAsia="Times New Roman" w:hAnsi="Comic Sans MS" w:cs="Times New Roman"/>
          <w:b/>
          <w:i/>
          <w:color w:val="000000"/>
          <w:sz w:val="24"/>
          <w:szCs w:val="24"/>
          <w:lang w:val="es-ES" w:eastAsia="es-BO"/>
        </w:rPr>
        <w:t>( proceso</w:t>
      </w:r>
      <w:proofErr w:type="gramEnd"/>
      <w:r w:rsidRPr="00831C74">
        <w:rPr>
          <w:rFonts w:ascii="Comic Sans MS" w:eastAsia="Times New Roman" w:hAnsi="Comic Sans MS" w:cs="Times New Roman"/>
          <w:b/>
          <w:i/>
          <w:color w:val="000000"/>
          <w:sz w:val="24"/>
          <w:szCs w:val="24"/>
          <w:lang w:val="es-ES" w:eastAsia="es-BO"/>
        </w:rPr>
        <w:t xml:space="preserve"> de atención de enfermería ) </w:t>
      </w:r>
      <w:proofErr w:type="spellStart"/>
      <w:r w:rsidRPr="00831C74">
        <w:rPr>
          <w:rFonts w:ascii="Comic Sans MS" w:eastAsia="Times New Roman" w:hAnsi="Comic Sans MS" w:cs="Times New Roman"/>
          <w:b/>
          <w:i/>
          <w:color w:val="000000"/>
          <w:sz w:val="24"/>
          <w:szCs w:val="24"/>
          <w:lang w:val="es-ES" w:eastAsia="es-BO"/>
        </w:rPr>
        <w:t>esta</w:t>
      </w:r>
      <w:proofErr w:type="spellEnd"/>
      <w:r w:rsidRPr="00831C74">
        <w:rPr>
          <w:rFonts w:ascii="Comic Sans MS" w:eastAsia="Times New Roman" w:hAnsi="Comic Sans MS" w:cs="Times New Roman"/>
          <w:b/>
          <w:i/>
          <w:color w:val="000000"/>
          <w:sz w:val="24"/>
          <w:szCs w:val="24"/>
          <w:lang w:val="es-ES" w:eastAsia="es-BO"/>
        </w:rPr>
        <w:t xml:space="preserve"> basado en una mujer de 72 años, quien reside en la residencia de la tercer edad desde hace 5 años.</w:t>
      </w:r>
      <w:r w:rsidRPr="00831C74">
        <w:rPr>
          <w:rFonts w:ascii="Comic Sans MS" w:eastAsia="Times New Roman" w:hAnsi="Comic Sans MS" w:cs="Times New Roman"/>
          <w:b/>
          <w:i/>
          <w:color w:val="000000"/>
          <w:sz w:val="28"/>
          <w:szCs w:val="28"/>
          <w:lang w:val="es-ES" w:eastAsia="es-BO"/>
        </w:rPr>
        <w:t xml:space="preserve"> </w:t>
      </w:r>
      <w:r w:rsidRPr="00831C74">
        <w:rPr>
          <w:rFonts w:ascii="Comic Sans MS" w:eastAsia="Times New Roman" w:hAnsi="Comic Sans MS" w:cs="Times New Roman"/>
          <w:b/>
          <w:i/>
          <w:color w:val="000000"/>
          <w:sz w:val="24"/>
          <w:szCs w:val="24"/>
          <w:lang w:val="es-ES" w:eastAsia="es-BO"/>
        </w:rPr>
        <w:t xml:space="preserve">Según ella, su motivo de ingreso en el centro es </w:t>
      </w:r>
      <w:r w:rsidRPr="00831C74">
        <w:rPr>
          <w:rFonts w:ascii="Comic Sans MS" w:eastAsia="Times New Roman" w:hAnsi="Comic Sans MS" w:cs="Times New Roman"/>
          <w:b/>
          <w:i/>
          <w:color w:val="000000"/>
          <w:sz w:val="24"/>
          <w:szCs w:val="24"/>
          <w:lang w:val="es-ES" w:eastAsia="es-BO"/>
        </w:rPr>
        <w:lastRenderedPageBreak/>
        <w:t>debido a que su familia no puede, por motivos laborales y familiares, prestarle toda la atención necesaria.</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i/>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u w:val="single"/>
          <w:lang w:val="es-ES" w:eastAsia="es-BO"/>
        </w:rPr>
        <w:t xml:space="preserve">VALORACION INICIAL DE ENFERMERÍA: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35"/>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Nombre y Apellidos:</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R. C.</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36"/>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Edad:</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71 Años</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37"/>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Talla:</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152 cm.</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38"/>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Peso:</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86 Kg.</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39"/>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Presión Arterial:</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 xml:space="preserve">150/70 </w:t>
      </w:r>
      <w:proofErr w:type="spellStart"/>
      <w:r w:rsidRPr="00831C74">
        <w:rPr>
          <w:rFonts w:ascii="Comic Sans MS" w:eastAsia="Times New Roman" w:hAnsi="Comic Sans MS" w:cs="Times New Roman"/>
          <w:color w:val="000000"/>
          <w:sz w:val="24"/>
          <w:szCs w:val="24"/>
          <w:lang w:val="es-ES" w:eastAsia="es-BO"/>
        </w:rPr>
        <w:t>mmhg</w:t>
      </w:r>
      <w:proofErr w:type="spellEnd"/>
      <w:r w:rsidRPr="00831C74">
        <w:rPr>
          <w:rFonts w:ascii="Comic Sans MS" w:eastAsia="Times New Roman" w:hAnsi="Comic Sans MS" w:cs="Times New Roman"/>
          <w:color w:val="000000"/>
          <w:sz w:val="24"/>
          <w:szCs w:val="24"/>
          <w:lang w:val="es-ES" w:eastAsia="es-BO"/>
        </w:rPr>
        <w:t xml:space="preserve"> (habitualmente)</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40"/>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Pulso:</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76 ppm</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41"/>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Tipo de Ingreso:</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Voluntario</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42"/>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Recibido:</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 xml:space="preserve">Por la unidad de Geriatría </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left" w:pos="360"/>
          <w:tab w:val="num" w:pos="720"/>
        </w:tabs>
        <w:spacing w:after="0" w:line="240" w:lineRule="auto"/>
        <w:ind w:left="720"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 xml:space="preserve">Religión: </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 xml:space="preserve">Católica practicante </w:t>
      </w:r>
    </w:p>
    <w:p w:rsidR="00831C74" w:rsidRPr="00831C74" w:rsidRDefault="00831C74" w:rsidP="00831C74">
      <w:pPr>
        <w:tabs>
          <w:tab w:val="left" w:pos="360"/>
        </w:tabs>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43"/>
        </w:numPr>
        <w:spacing w:after="0" w:line="240" w:lineRule="auto"/>
        <w:jc w:val="both"/>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Alergias: </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La paciente refirió no conocer si</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padecía algún tipo de alergia, tanto a</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alimentos como a medicamentos. No</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constaba ningún dato en el historial</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clínico.</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u w:val="single"/>
          <w:lang w:val="es-ES" w:eastAsia="es-BO"/>
        </w:rPr>
        <w:t>HABITOS:</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t> </w:t>
      </w:r>
    </w:p>
    <w:p w:rsidR="00831C74" w:rsidRPr="00831C74" w:rsidRDefault="00831C74" w:rsidP="00831C74">
      <w:pPr>
        <w:numPr>
          <w:ilvl w:val="0"/>
          <w:numId w:val="44"/>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Fumar:</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No</w:t>
      </w:r>
    </w:p>
    <w:p w:rsidR="00831C74" w:rsidRPr="00831C74" w:rsidRDefault="00831C74" w:rsidP="00831C74">
      <w:pPr>
        <w:numPr>
          <w:ilvl w:val="0"/>
          <w:numId w:val="44"/>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Beber: (alcohol)</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No</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45"/>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Tóxicos:</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No</w:t>
      </w:r>
    </w:p>
    <w:p w:rsidR="00831C74" w:rsidRPr="00831C74" w:rsidRDefault="00831C74" w:rsidP="00831C74">
      <w:pPr>
        <w:numPr>
          <w:ilvl w:val="0"/>
          <w:numId w:val="45"/>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Tipo de Dieta:</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 xml:space="preserve">Diabética ------&gt;  </w:t>
      </w:r>
      <w:proofErr w:type="spellStart"/>
      <w:r w:rsidRPr="00831C74">
        <w:rPr>
          <w:rFonts w:ascii="Comic Sans MS" w:eastAsia="Times New Roman" w:hAnsi="Comic Sans MS" w:cs="Times New Roman"/>
          <w:color w:val="000000"/>
          <w:sz w:val="24"/>
          <w:szCs w:val="24"/>
          <w:lang w:val="es-ES" w:eastAsia="es-BO"/>
        </w:rPr>
        <w:t>Hiposódica</w:t>
      </w:r>
      <w:proofErr w:type="spellEnd"/>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lastRenderedPageBreak/>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u w:val="single"/>
          <w:lang w:val="es-ES" w:eastAsia="es-BO"/>
        </w:rPr>
        <w:t>PROBLEMAS O PATOLOGÍAS PRESENTES:</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t> </w:t>
      </w:r>
    </w:p>
    <w:p w:rsidR="00831C74" w:rsidRPr="00831C74" w:rsidRDefault="00831C74" w:rsidP="00831C74">
      <w:pPr>
        <w:numPr>
          <w:ilvl w:val="0"/>
          <w:numId w:val="46"/>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HTA</w:t>
      </w:r>
      <w:r w:rsidRPr="00831C74">
        <w:rPr>
          <w:rFonts w:ascii="Comic Sans MS" w:eastAsia="Times New Roman" w:hAnsi="Comic Sans MS" w:cs="Times New Roman"/>
          <w:color w:val="000000"/>
          <w:sz w:val="24"/>
          <w:szCs w:val="24"/>
          <w:lang w:val="es-ES" w:eastAsia="es-BO"/>
        </w:rPr>
        <w:tab/>
      </w:r>
    </w:p>
    <w:p w:rsidR="00831C74" w:rsidRPr="00831C74" w:rsidRDefault="00831C74" w:rsidP="00831C74">
      <w:pPr>
        <w:numPr>
          <w:ilvl w:val="0"/>
          <w:numId w:val="46"/>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Diabetes</w:t>
      </w:r>
    </w:p>
    <w:p w:rsidR="00831C74" w:rsidRPr="00831C74" w:rsidRDefault="00831C74" w:rsidP="00831C74">
      <w:pPr>
        <w:numPr>
          <w:ilvl w:val="0"/>
          <w:numId w:val="46"/>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Hernia Discal</w:t>
      </w:r>
    </w:p>
    <w:p w:rsidR="00831C74" w:rsidRPr="00831C74" w:rsidRDefault="00831C74" w:rsidP="00831C74">
      <w:pPr>
        <w:numPr>
          <w:ilvl w:val="0"/>
          <w:numId w:val="46"/>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Ciática</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t>ANTECEDENTES MÉDICAS:</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t> </w:t>
      </w:r>
    </w:p>
    <w:p w:rsidR="00831C74" w:rsidRPr="00831C74" w:rsidRDefault="00831C74" w:rsidP="00831C74">
      <w:pPr>
        <w:numPr>
          <w:ilvl w:val="0"/>
          <w:numId w:val="47"/>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Desviación de tabique nasal</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48"/>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Menarquía a los 13 años y Menopausia a los 50 años</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49"/>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Sarampión</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50"/>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Operación de histerectomía</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51"/>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Rotura de Tibia y Peroné (a los 45 años)</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52"/>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Hernia Discal</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53"/>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Cálculos Renales</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54"/>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Litiasis Renal</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55"/>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Quiste </w:t>
      </w:r>
      <w:proofErr w:type="spellStart"/>
      <w:r w:rsidRPr="00831C74">
        <w:rPr>
          <w:rFonts w:ascii="Comic Sans MS" w:eastAsia="Times New Roman" w:hAnsi="Comic Sans MS" w:cs="Times New Roman"/>
          <w:color w:val="000000"/>
          <w:sz w:val="24"/>
          <w:szCs w:val="24"/>
          <w:lang w:val="es-ES" w:eastAsia="es-BO"/>
        </w:rPr>
        <w:t>Parapielico</w:t>
      </w:r>
      <w:proofErr w:type="spellEnd"/>
      <w:r w:rsidRPr="00831C74">
        <w:rPr>
          <w:rFonts w:ascii="Comic Sans MS" w:eastAsia="Times New Roman" w:hAnsi="Comic Sans MS" w:cs="Times New Roman"/>
          <w:color w:val="000000"/>
          <w:sz w:val="24"/>
          <w:szCs w:val="24"/>
          <w:lang w:val="es-ES" w:eastAsia="es-BO"/>
        </w:rPr>
        <w:t xml:space="preserve"> localizado en el Riñón Izquierdo ( fecha de </w:t>
      </w:r>
      <w:proofErr w:type="spellStart"/>
      <w:r w:rsidRPr="00831C74">
        <w:rPr>
          <w:rFonts w:ascii="Comic Sans MS" w:eastAsia="Times New Roman" w:hAnsi="Comic Sans MS" w:cs="Times New Roman"/>
          <w:color w:val="000000"/>
          <w:sz w:val="24"/>
          <w:szCs w:val="24"/>
          <w:lang w:val="es-ES" w:eastAsia="es-BO"/>
        </w:rPr>
        <w:t>diagnostico</w:t>
      </w:r>
      <w:proofErr w:type="spellEnd"/>
      <w:r w:rsidRPr="00831C74">
        <w:rPr>
          <w:rFonts w:ascii="Comic Sans MS" w:eastAsia="Times New Roman" w:hAnsi="Comic Sans MS" w:cs="Times New Roman"/>
          <w:color w:val="000000"/>
          <w:sz w:val="24"/>
          <w:szCs w:val="24"/>
          <w:lang w:val="es-ES" w:eastAsia="es-BO"/>
        </w:rPr>
        <w:t xml:space="preserve"> 2004 )</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56"/>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Granuloma anular en cuello</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57"/>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Retinopatías diabéticas</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58"/>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Adenocarcinoma de Endometrio diagnosticada en el año 1996.</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lastRenderedPageBreak/>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u w:val="single"/>
          <w:lang w:val="es-ES" w:eastAsia="es-BO"/>
        </w:rPr>
        <w:t>VACUNAS ADMINTRADAS:</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t> </w:t>
      </w:r>
    </w:p>
    <w:p w:rsidR="00831C74" w:rsidRPr="00831C74" w:rsidRDefault="00831C74" w:rsidP="00831C74">
      <w:pPr>
        <w:numPr>
          <w:ilvl w:val="0"/>
          <w:numId w:val="59"/>
        </w:numPr>
        <w:spacing w:after="0" w:line="240" w:lineRule="auto"/>
        <w:rPr>
          <w:rFonts w:ascii="Times New Roman" w:eastAsia="Times New Roman" w:hAnsi="Times New Roman" w:cs="Times New Roman"/>
          <w:sz w:val="24"/>
          <w:szCs w:val="24"/>
          <w:lang w:eastAsia="es-BO"/>
        </w:rPr>
      </w:pPr>
      <w:proofErr w:type="spellStart"/>
      <w:r w:rsidRPr="00831C74">
        <w:rPr>
          <w:rFonts w:ascii="Comic Sans MS" w:eastAsia="Times New Roman" w:hAnsi="Comic Sans MS" w:cs="Times New Roman"/>
          <w:color w:val="000000"/>
          <w:sz w:val="24"/>
          <w:szCs w:val="24"/>
          <w:lang w:val="es-ES" w:eastAsia="es-BO"/>
        </w:rPr>
        <w:t>Antineumocócica</w:t>
      </w:r>
      <w:proofErr w:type="spellEnd"/>
      <w:r w:rsidRPr="00831C74">
        <w:rPr>
          <w:rFonts w:ascii="Comic Sans MS" w:eastAsia="Times New Roman" w:hAnsi="Comic Sans MS" w:cs="Times New Roman"/>
          <w:color w:val="000000"/>
          <w:sz w:val="24"/>
          <w:szCs w:val="24"/>
          <w:lang w:val="es-ES" w:eastAsia="es-BO"/>
        </w:rPr>
        <w:t>:</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Ultima administración año 2008</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60"/>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Gripe:</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Todas</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ES"/>
        </w:rPr>
        <w:br w:type="page"/>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u w:val="single"/>
          <w:lang w:val="es-ES" w:eastAsia="es-BO"/>
        </w:rPr>
        <w:lastRenderedPageBreak/>
        <w:t>TRATAMIENTO MEDICO:</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tbl>
      <w:tblPr>
        <w:tblW w:w="864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40"/>
        <w:gridCol w:w="5400"/>
      </w:tblGrid>
      <w:tr w:rsidR="00831C74" w:rsidRPr="00831C74" w:rsidTr="00831C74">
        <w:trPr>
          <w:trHeight w:val="435"/>
        </w:trPr>
        <w:tc>
          <w:tcPr>
            <w:tcW w:w="324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jc w:val="center"/>
              <w:rPr>
                <w:rFonts w:ascii="Times New Roman" w:eastAsia="Times New Roman" w:hAnsi="Times New Roman" w:cs="Times New Roman"/>
                <w:sz w:val="24"/>
                <w:szCs w:val="24"/>
                <w:lang w:eastAsia="es-BO"/>
              </w:rPr>
            </w:pPr>
            <w:r w:rsidRPr="00831C74">
              <w:rPr>
                <w:rFonts w:ascii="Comic Sans MS" w:eastAsia="Times New Roman" w:hAnsi="Comic Sans MS" w:cs="Times New Roman"/>
                <w:b/>
                <w:i/>
                <w:color w:val="800080"/>
                <w:sz w:val="32"/>
                <w:szCs w:val="32"/>
                <w:lang w:val="es-ES" w:eastAsia="es-BO"/>
              </w:rPr>
              <w:t>MEDICAMENTOS</w:t>
            </w:r>
          </w:p>
        </w:tc>
        <w:tc>
          <w:tcPr>
            <w:tcW w:w="540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tc>
      </w:tr>
      <w:tr w:rsidR="00831C74" w:rsidRPr="00831C74" w:rsidTr="00831C74">
        <w:trPr>
          <w:trHeight w:val="525"/>
        </w:trPr>
        <w:tc>
          <w:tcPr>
            <w:tcW w:w="324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jc w:val="center"/>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FF0000"/>
                <w:sz w:val="24"/>
                <w:szCs w:val="24"/>
                <w:lang w:val="es-ES" w:eastAsia="es-BO"/>
              </w:rPr>
              <w:t>NORVAS   5</w:t>
            </w:r>
          </w:p>
        </w:tc>
        <w:tc>
          <w:tcPr>
            <w:tcW w:w="540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339966"/>
                <w:sz w:val="24"/>
                <w:szCs w:val="24"/>
                <w:lang w:val="es-ES" w:eastAsia="es-BO"/>
              </w:rPr>
              <w:t xml:space="preserve">1,0,1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color w:val="000000"/>
                <w:sz w:val="24"/>
                <w:szCs w:val="24"/>
                <w:lang w:val="es-ES" w:eastAsia="es-BO"/>
              </w:rPr>
              <w:t>Indicaciones:</w:t>
            </w:r>
            <w:r w:rsidRPr="00831C74">
              <w:rPr>
                <w:rFonts w:ascii="Times New Roman" w:eastAsia="Times New Roman" w:hAnsi="Times New Roman" w:cs="Times New Roman"/>
                <w:sz w:val="24"/>
                <w:szCs w:val="24"/>
                <w:lang w:val="es-ES" w:eastAsia="es-BO"/>
              </w:rPr>
              <w:br/>
            </w:r>
            <w:r w:rsidRPr="00831C74">
              <w:rPr>
                <w:rFonts w:ascii="Times New Roman" w:eastAsia="Times New Roman" w:hAnsi="Times New Roman" w:cs="Times New Roman"/>
                <w:color w:val="000000"/>
                <w:sz w:val="24"/>
                <w:szCs w:val="24"/>
                <w:lang w:val="es-ES" w:eastAsia="es-BO"/>
              </w:rPr>
              <w:t>Angina de pecho (</w:t>
            </w:r>
            <w:proofErr w:type="spellStart"/>
            <w:r w:rsidRPr="00831C74">
              <w:rPr>
                <w:rFonts w:ascii="Times New Roman" w:eastAsia="Times New Roman" w:hAnsi="Times New Roman" w:cs="Times New Roman"/>
                <w:color w:val="000000"/>
                <w:sz w:val="24"/>
                <w:szCs w:val="24"/>
                <w:lang w:val="es-ES" w:eastAsia="es-BO"/>
              </w:rPr>
              <w:t>angor</w:t>
            </w:r>
            <w:proofErr w:type="spellEnd"/>
            <w:r w:rsidRPr="00831C74">
              <w:rPr>
                <w:rFonts w:ascii="Times New Roman" w:eastAsia="Times New Roman" w:hAnsi="Times New Roman" w:cs="Times New Roman"/>
                <w:color w:val="000000"/>
                <w:sz w:val="24"/>
                <w:szCs w:val="24"/>
                <w:lang w:val="es-ES" w:eastAsia="es-BO"/>
              </w:rPr>
              <w:t xml:space="preserve"> </w:t>
            </w:r>
            <w:proofErr w:type="spellStart"/>
            <w:r w:rsidRPr="00831C74">
              <w:rPr>
                <w:rFonts w:ascii="Times New Roman" w:eastAsia="Times New Roman" w:hAnsi="Times New Roman" w:cs="Times New Roman"/>
                <w:color w:val="000000"/>
                <w:sz w:val="24"/>
                <w:szCs w:val="24"/>
                <w:lang w:val="es-ES" w:eastAsia="es-BO"/>
              </w:rPr>
              <w:t>pectoris</w:t>
            </w:r>
            <w:proofErr w:type="spellEnd"/>
            <w:r w:rsidRPr="00831C74">
              <w:rPr>
                <w:rFonts w:ascii="Times New Roman" w:eastAsia="Times New Roman" w:hAnsi="Times New Roman" w:cs="Times New Roman"/>
                <w:color w:val="000000"/>
                <w:sz w:val="24"/>
                <w:szCs w:val="24"/>
                <w:lang w:val="es-ES" w:eastAsia="es-BO"/>
              </w:rPr>
              <w:t xml:space="preserve">), profilaxis y tratamiento, Angina de pecho </w:t>
            </w:r>
            <w:proofErr w:type="spellStart"/>
            <w:r w:rsidRPr="00831C74">
              <w:rPr>
                <w:rFonts w:ascii="Times New Roman" w:eastAsia="Times New Roman" w:hAnsi="Times New Roman" w:cs="Times New Roman"/>
                <w:color w:val="000000"/>
                <w:sz w:val="24"/>
                <w:szCs w:val="24"/>
                <w:lang w:val="es-ES" w:eastAsia="es-BO"/>
              </w:rPr>
              <w:t>vasospástica</w:t>
            </w:r>
            <w:proofErr w:type="spellEnd"/>
            <w:r w:rsidRPr="00831C74">
              <w:rPr>
                <w:rFonts w:ascii="Times New Roman" w:eastAsia="Times New Roman" w:hAnsi="Times New Roman" w:cs="Times New Roman"/>
                <w:color w:val="000000"/>
                <w:sz w:val="24"/>
                <w:szCs w:val="24"/>
                <w:lang w:val="es-ES" w:eastAsia="es-BO"/>
              </w:rPr>
              <w:t xml:space="preserve"> (angina de </w:t>
            </w:r>
            <w:proofErr w:type="spellStart"/>
            <w:r w:rsidRPr="00831C74">
              <w:rPr>
                <w:rFonts w:ascii="Times New Roman" w:eastAsia="Times New Roman" w:hAnsi="Times New Roman" w:cs="Times New Roman"/>
                <w:color w:val="000000"/>
                <w:sz w:val="24"/>
                <w:szCs w:val="24"/>
                <w:lang w:val="es-ES" w:eastAsia="es-BO"/>
              </w:rPr>
              <w:t>Prinzmetal</w:t>
            </w:r>
            <w:proofErr w:type="spellEnd"/>
            <w:r w:rsidRPr="00831C74">
              <w:rPr>
                <w:rFonts w:ascii="Times New Roman" w:eastAsia="Times New Roman" w:hAnsi="Times New Roman" w:cs="Times New Roman"/>
                <w:color w:val="000000"/>
                <w:sz w:val="24"/>
                <w:szCs w:val="24"/>
                <w:lang w:val="es-ES" w:eastAsia="es-BO"/>
              </w:rPr>
              <w:t>, angina variante), Cardiopatía isquémica, Hipertensión arterial esencial</w:t>
            </w:r>
          </w:p>
        </w:tc>
      </w:tr>
      <w:tr w:rsidR="00831C74" w:rsidRPr="00831C74" w:rsidTr="00831C74">
        <w:trPr>
          <w:trHeight w:val="525"/>
        </w:trPr>
        <w:tc>
          <w:tcPr>
            <w:tcW w:w="324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jc w:val="center"/>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FF0000"/>
                <w:sz w:val="24"/>
                <w:szCs w:val="24"/>
                <w:lang w:val="es-ES" w:eastAsia="es-BO"/>
              </w:rPr>
              <w:t>ARMIS   50</w:t>
            </w:r>
          </w:p>
        </w:tc>
        <w:tc>
          <w:tcPr>
            <w:tcW w:w="540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339966"/>
                <w:sz w:val="24"/>
                <w:szCs w:val="24"/>
                <w:lang w:val="es-ES" w:eastAsia="es-BO"/>
              </w:rPr>
              <w:t>1,0,0</w:t>
            </w:r>
          </w:p>
        </w:tc>
      </w:tr>
      <w:tr w:rsidR="00831C74" w:rsidRPr="00831C74" w:rsidTr="00831C74">
        <w:trPr>
          <w:trHeight w:val="540"/>
        </w:trPr>
        <w:tc>
          <w:tcPr>
            <w:tcW w:w="324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jc w:val="center"/>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FF0000"/>
                <w:sz w:val="24"/>
                <w:szCs w:val="24"/>
                <w:lang w:val="es-ES" w:eastAsia="es-BO"/>
              </w:rPr>
              <w:t>RANITIDINA  300</w:t>
            </w:r>
          </w:p>
        </w:tc>
        <w:tc>
          <w:tcPr>
            <w:tcW w:w="540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339966"/>
                <w:sz w:val="24"/>
                <w:szCs w:val="24"/>
                <w:lang w:val="es-ES" w:eastAsia="es-BO"/>
              </w:rPr>
              <w:t>100</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color w:val="000000"/>
                <w:sz w:val="24"/>
                <w:szCs w:val="24"/>
                <w:lang w:val="es-ES" w:eastAsia="es-BO"/>
              </w:rPr>
              <w:t>Indicaciones:</w:t>
            </w:r>
            <w:r w:rsidRPr="00831C74">
              <w:rPr>
                <w:rFonts w:ascii="Times New Roman" w:eastAsia="Times New Roman" w:hAnsi="Times New Roman" w:cs="Times New Roman"/>
                <w:sz w:val="24"/>
                <w:szCs w:val="24"/>
                <w:lang w:val="es-ES" w:eastAsia="es-BO"/>
              </w:rPr>
              <w:br/>
            </w:r>
            <w:r w:rsidRPr="00831C74">
              <w:rPr>
                <w:rFonts w:ascii="Times New Roman" w:eastAsia="Times New Roman" w:hAnsi="Times New Roman" w:cs="Times New Roman"/>
                <w:color w:val="000000"/>
                <w:sz w:val="24"/>
                <w:szCs w:val="24"/>
                <w:lang w:val="es-ES" w:eastAsia="es-BO"/>
              </w:rPr>
              <w:t xml:space="preserve">Esofagitis péptica, Hemorragias digestivas, Síndrome de </w:t>
            </w:r>
            <w:proofErr w:type="spellStart"/>
            <w:r w:rsidRPr="00831C74">
              <w:rPr>
                <w:rFonts w:ascii="Times New Roman" w:eastAsia="Times New Roman" w:hAnsi="Times New Roman" w:cs="Times New Roman"/>
                <w:color w:val="000000"/>
                <w:sz w:val="24"/>
                <w:szCs w:val="24"/>
                <w:lang w:val="es-ES" w:eastAsia="es-BO"/>
              </w:rPr>
              <w:t>Mendelson</w:t>
            </w:r>
            <w:proofErr w:type="spellEnd"/>
            <w:r w:rsidRPr="00831C74">
              <w:rPr>
                <w:rFonts w:ascii="Times New Roman" w:eastAsia="Times New Roman" w:hAnsi="Times New Roman" w:cs="Times New Roman"/>
                <w:color w:val="000000"/>
                <w:sz w:val="24"/>
                <w:szCs w:val="24"/>
                <w:lang w:val="es-ES" w:eastAsia="es-BO"/>
              </w:rPr>
              <w:t xml:space="preserve">, Síndrome de </w:t>
            </w:r>
            <w:proofErr w:type="spellStart"/>
            <w:r w:rsidRPr="00831C74">
              <w:rPr>
                <w:rFonts w:ascii="Times New Roman" w:eastAsia="Times New Roman" w:hAnsi="Times New Roman" w:cs="Times New Roman"/>
                <w:color w:val="000000"/>
                <w:sz w:val="24"/>
                <w:szCs w:val="24"/>
                <w:lang w:val="es-ES" w:eastAsia="es-BO"/>
              </w:rPr>
              <w:t>Zollinger-Ellison</w:t>
            </w:r>
            <w:proofErr w:type="spellEnd"/>
            <w:r w:rsidRPr="00831C74">
              <w:rPr>
                <w:rFonts w:ascii="Times New Roman" w:eastAsia="Times New Roman" w:hAnsi="Times New Roman" w:cs="Times New Roman"/>
                <w:color w:val="000000"/>
                <w:sz w:val="24"/>
                <w:szCs w:val="24"/>
                <w:lang w:val="es-ES" w:eastAsia="es-BO"/>
              </w:rPr>
              <w:t>, Úlcera gástrica o duodenal</w:t>
            </w:r>
          </w:p>
        </w:tc>
      </w:tr>
      <w:tr w:rsidR="00831C74" w:rsidRPr="00831C74" w:rsidTr="00831C74">
        <w:trPr>
          <w:trHeight w:val="525"/>
        </w:trPr>
        <w:tc>
          <w:tcPr>
            <w:tcW w:w="324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jc w:val="center"/>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FF0000"/>
                <w:sz w:val="24"/>
                <w:szCs w:val="24"/>
                <w:lang w:val="es-ES" w:eastAsia="es-BO"/>
              </w:rPr>
              <w:t>ORFIDAL</w:t>
            </w:r>
          </w:p>
        </w:tc>
        <w:tc>
          <w:tcPr>
            <w:tcW w:w="540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339966"/>
                <w:sz w:val="24"/>
                <w:szCs w:val="24"/>
                <w:lang w:val="es-ES" w:eastAsia="es-BO"/>
              </w:rPr>
              <w:t xml:space="preserve">001    ½ -0-1   SI NERVIOS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color w:val="000000"/>
                <w:sz w:val="24"/>
                <w:szCs w:val="24"/>
                <w:lang w:val="es-ES" w:eastAsia="es-BO"/>
              </w:rPr>
              <w:t>Indicaciones:</w:t>
            </w:r>
            <w:r w:rsidRPr="00831C74">
              <w:rPr>
                <w:rFonts w:ascii="Times New Roman" w:eastAsia="Times New Roman" w:hAnsi="Times New Roman" w:cs="Times New Roman"/>
                <w:sz w:val="24"/>
                <w:szCs w:val="24"/>
                <w:lang w:val="es-ES" w:eastAsia="es-BO"/>
              </w:rPr>
              <w:br/>
            </w:r>
            <w:r w:rsidRPr="00831C74">
              <w:rPr>
                <w:rFonts w:ascii="Times New Roman" w:eastAsia="Times New Roman" w:hAnsi="Times New Roman" w:cs="Times New Roman"/>
                <w:color w:val="000000"/>
                <w:sz w:val="24"/>
                <w:szCs w:val="24"/>
                <w:lang w:val="es-ES" w:eastAsia="es-BO"/>
              </w:rPr>
              <w:t xml:space="preserve">Ansiedad, </w:t>
            </w:r>
            <w:proofErr w:type="spellStart"/>
            <w:r w:rsidRPr="00831C74">
              <w:rPr>
                <w:rFonts w:ascii="Times New Roman" w:eastAsia="Times New Roman" w:hAnsi="Times New Roman" w:cs="Times New Roman"/>
                <w:color w:val="000000"/>
                <w:sz w:val="24"/>
                <w:szCs w:val="24"/>
                <w:lang w:val="es-ES" w:eastAsia="es-BO"/>
              </w:rPr>
              <w:t>Distimia</w:t>
            </w:r>
            <w:proofErr w:type="spellEnd"/>
            <w:r w:rsidRPr="00831C74">
              <w:rPr>
                <w:rFonts w:ascii="Times New Roman" w:eastAsia="Times New Roman" w:hAnsi="Times New Roman" w:cs="Times New Roman"/>
                <w:color w:val="000000"/>
                <w:sz w:val="24"/>
                <w:szCs w:val="24"/>
                <w:lang w:val="es-ES" w:eastAsia="es-BO"/>
              </w:rPr>
              <w:t>, Insomnio por sobrecarga o sobreexcitación, Trastorno circulatorio de origen nervioso, Trastorno digestivo de origen nervioso</w:t>
            </w:r>
          </w:p>
        </w:tc>
      </w:tr>
      <w:tr w:rsidR="00831C74" w:rsidRPr="00831C74" w:rsidTr="00831C74">
        <w:trPr>
          <w:trHeight w:val="525"/>
        </w:trPr>
        <w:tc>
          <w:tcPr>
            <w:tcW w:w="324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jc w:val="center"/>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FF0000"/>
                <w:sz w:val="24"/>
                <w:szCs w:val="24"/>
                <w:lang w:val="es-ES" w:eastAsia="es-BO"/>
              </w:rPr>
              <w:t xml:space="preserve">LEXATIN </w:t>
            </w:r>
          </w:p>
        </w:tc>
        <w:tc>
          <w:tcPr>
            <w:tcW w:w="540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339966"/>
                <w:sz w:val="24"/>
                <w:szCs w:val="24"/>
                <w:lang w:val="es-ES" w:eastAsia="es-BO"/>
              </w:rPr>
              <w:t xml:space="preserve">1,5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color w:val="000000"/>
                <w:sz w:val="24"/>
                <w:szCs w:val="24"/>
                <w:lang w:val="es-ES" w:eastAsia="es-BO"/>
              </w:rPr>
              <w:t>Indicaciones:</w:t>
            </w:r>
            <w:r w:rsidRPr="00831C74">
              <w:rPr>
                <w:rFonts w:ascii="Times New Roman" w:eastAsia="Times New Roman" w:hAnsi="Times New Roman" w:cs="Times New Roman"/>
                <w:sz w:val="24"/>
                <w:szCs w:val="24"/>
                <w:lang w:val="es-ES" w:eastAsia="es-BO"/>
              </w:rPr>
              <w:br/>
            </w:r>
            <w:r w:rsidRPr="00831C74">
              <w:rPr>
                <w:rFonts w:ascii="Times New Roman" w:eastAsia="Times New Roman" w:hAnsi="Times New Roman" w:cs="Times New Roman"/>
                <w:color w:val="000000"/>
                <w:sz w:val="24"/>
                <w:szCs w:val="24"/>
                <w:lang w:val="es-ES" w:eastAsia="es-BO"/>
              </w:rPr>
              <w:t xml:space="preserve">Ansiedad, Estrés, Hipocondrías, Trastornos de angustia, Trastornos de conducta en adultos, Trastornos obsesivo-compulsivos, Trastornos psicóticos y </w:t>
            </w:r>
            <w:proofErr w:type="spellStart"/>
            <w:r w:rsidRPr="00831C74">
              <w:rPr>
                <w:rFonts w:ascii="Times New Roman" w:eastAsia="Times New Roman" w:hAnsi="Times New Roman" w:cs="Times New Roman"/>
                <w:color w:val="000000"/>
                <w:sz w:val="24"/>
                <w:szCs w:val="24"/>
                <w:lang w:val="es-ES" w:eastAsia="es-BO"/>
              </w:rPr>
              <w:t>psiconeuróticos</w:t>
            </w:r>
            <w:proofErr w:type="spellEnd"/>
          </w:p>
        </w:tc>
      </w:tr>
      <w:tr w:rsidR="00831C74" w:rsidRPr="00831C74" w:rsidTr="00831C74">
        <w:trPr>
          <w:trHeight w:val="540"/>
        </w:trPr>
        <w:tc>
          <w:tcPr>
            <w:tcW w:w="324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jc w:val="center"/>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FF0000"/>
                <w:sz w:val="24"/>
                <w:szCs w:val="24"/>
                <w:lang w:val="es-ES" w:eastAsia="es-BO"/>
              </w:rPr>
              <w:t>NOVOMIX  30  FLEX</w:t>
            </w:r>
          </w:p>
        </w:tc>
        <w:tc>
          <w:tcPr>
            <w:tcW w:w="540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339966"/>
                <w:sz w:val="24"/>
                <w:szCs w:val="24"/>
                <w:lang w:val="es-ES" w:eastAsia="es-BO"/>
              </w:rPr>
              <w:t>22  -  0  -  10</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color w:val="000000"/>
                <w:sz w:val="24"/>
                <w:szCs w:val="24"/>
                <w:lang w:val="es-ES" w:eastAsia="es-BO"/>
              </w:rPr>
              <w:t>Indicaciones:</w:t>
            </w:r>
            <w:r w:rsidRPr="00831C74">
              <w:rPr>
                <w:rFonts w:ascii="Times New Roman" w:eastAsia="Times New Roman" w:hAnsi="Times New Roman" w:cs="Times New Roman"/>
                <w:sz w:val="24"/>
                <w:szCs w:val="24"/>
                <w:lang w:val="es-ES" w:eastAsia="es-BO"/>
              </w:rPr>
              <w:br/>
            </w:r>
            <w:r w:rsidRPr="00831C74">
              <w:rPr>
                <w:rFonts w:ascii="Times New Roman" w:eastAsia="Times New Roman" w:hAnsi="Times New Roman" w:cs="Times New Roman"/>
                <w:color w:val="000000"/>
                <w:sz w:val="24"/>
                <w:szCs w:val="24"/>
                <w:lang w:val="es-ES" w:eastAsia="es-BO"/>
              </w:rPr>
              <w:t>Diabetes mellitus</w:t>
            </w:r>
          </w:p>
        </w:tc>
      </w:tr>
      <w:tr w:rsidR="00831C74" w:rsidRPr="00831C74" w:rsidTr="00831C74">
        <w:trPr>
          <w:trHeight w:val="525"/>
        </w:trPr>
        <w:tc>
          <w:tcPr>
            <w:tcW w:w="324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jc w:val="center"/>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FF0000"/>
                <w:sz w:val="24"/>
                <w:szCs w:val="24"/>
                <w:lang w:val="es-ES" w:eastAsia="es-BO"/>
              </w:rPr>
              <w:t>OSPOR   200</w:t>
            </w:r>
          </w:p>
        </w:tc>
        <w:tc>
          <w:tcPr>
            <w:tcW w:w="540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339966"/>
                <w:sz w:val="24"/>
                <w:szCs w:val="24"/>
                <w:lang w:val="es-ES" w:eastAsia="es-BO"/>
              </w:rPr>
              <w:t>200 UI    1U1  INICIA 1/12 AL 31/1/01</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color w:val="000000"/>
                <w:sz w:val="24"/>
                <w:szCs w:val="24"/>
                <w:lang w:val="es-ES" w:eastAsia="es-BO"/>
              </w:rPr>
              <w:t>Indicaciones:</w:t>
            </w:r>
            <w:r w:rsidRPr="00831C74">
              <w:rPr>
                <w:rFonts w:ascii="Times New Roman" w:eastAsia="Times New Roman" w:hAnsi="Times New Roman" w:cs="Times New Roman"/>
                <w:sz w:val="24"/>
                <w:szCs w:val="24"/>
                <w:lang w:val="es-ES" w:eastAsia="es-BO"/>
              </w:rPr>
              <w:br/>
            </w:r>
            <w:r w:rsidRPr="00831C74">
              <w:rPr>
                <w:rFonts w:ascii="Times New Roman" w:eastAsia="Times New Roman" w:hAnsi="Times New Roman" w:cs="Times New Roman"/>
                <w:color w:val="000000"/>
                <w:sz w:val="24"/>
                <w:szCs w:val="24"/>
                <w:lang w:val="es-ES" w:eastAsia="es-BO"/>
              </w:rPr>
              <w:t>Osteoporosis posmenopáusica</w:t>
            </w:r>
          </w:p>
        </w:tc>
      </w:tr>
      <w:tr w:rsidR="00831C74" w:rsidRPr="00831C74" w:rsidTr="00831C74">
        <w:trPr>
          <w:trHeight w:val="600"/>
        </w:trPr>
        <w:tc>
          <w:tcPr>
            <w:tcW w:w="324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jc w:val="center"/>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FF0000"/>
                <w:sz w:val="24"/>
                <w:szCs w:val="24"/>
                <w:lang w:val="es-ES" w:eastAsia="es-BO"/>
              </w:rPr>
              <w:t>FORSTEO</w:t>
            </w:r>
          </w:p>
        </w:tc>
        <w:tc>
          <w:tcPr>
            <w:tcW w:w="540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339966"/>
                <w:sz w:val="24"/>
                <w:szCs w:val="24"/>
                <w:lang w:val="es-ES" w:eastAsia="es-BO"/>
              </w:rPr>
              <w:t>2 UI    INICI 1/12 AL 30/8/07</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Times New Roman" w:eastAsia="Times New Roman" w:hAnsi="Times New Roman" w:cs="Times New Roman"/>
                <w:b/>
                <w:bCs/>
                <w:color w:val="000000"/>
                <w:sz w:val="24"/>
                <w:szCs w:val="24"/>
                <w:lang w:val="es-ES" w:eastAsia="es-BO"/>
              </w:rPr>
              <w:t>Indicaciones:</w:t>
            </w:r>
            <w:r w:rsidRPr="00831C74">
              <w:rPr>
                <w:rFonts w:ascii="Times New Roman" w:eastAsia="Times New Roman" w:hAnsi="Times New Roman" w:cs="Times New Roman"/>
                <w:sz w:val="24"/>
                <w:szCs w:val="24"/>
                <w:lang w:val="es-ES" w:eastAsia="es-BO"/>
              </w:rPr>
              <w:br/>
            </w:r>
            <w:r w:rsidRPr="00831C74">
              <w:rPr>
                <w:rFonts w:ascii="Times New Roman" w:eastAsia="Times New Roman" w:hAnsi="Times New Roman" w:cs="Times New Roman"/>
                <w:color w:val="000000"/>
                <w:sz w:val="24"/>
                <w:szCs w:val="24"/>
                <w:lang w:val="es-ES" w:eastAsia="es-BO"/>
              </w:rPr>
              <w:t>Osteoporosis posmenopáusica, Reducción del riesgo de fracturas vertebrales</w:t>
            </w:r>
          </w:p>
        </w:tc>
      </w:tr>
      <w:tr w:rsidR="00831C74" w:rsidRPr="00831C74" w:rsidTr="00831C74">
        <w:trPr>
          <w:trHeight w:val="660"/>
        </w:trPr>
        <w:tc>
          <w:tcPr>
            <w:tcW w:w="324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jc w:val="center"/>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FF0000"/>
                <w:sz w:val="24"/>
                <w:szCs w:val="24"/>
                <w:lang w:val="es-ES" w:eastAsia="es-BO"/>
              </w:rPr>
              <w:t xml:space="preserve">ONGOSERIL  </w:t>
            </w:r>
          </w:p>
        </w:tc>
        <w:tc>
          <w:tcPr>
            <w:tcW w:w="5400" w:type="dxa"/>
            <w:tcBorders>
              <w:top w:val="single" w:sz="4" w:space="0" w:color="auto"/>
              <w:left w:val="single" w:sz="4" w:space="0" w:color="auto"/>
              <w:bottom w:val="single" w:sz="4" w:space="0" w:color="auto"/>
              <w:right w:val="single" w:sz="4" w:space="0" w:color="auto"/>
            </w:tcBorders>
            <w:shd w:val="clear" w:color="auto" w:fill="auto"/>
            <w:hideMark/>
          </w:tcPr>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339966"/>
                <w:sz w:val="24"/>
                <w:szCs w:val="24"/>
                <w:lang w:val="es-ES" w:eastAsia="es-BO"/>
              </w:rPr>
              <w:t xml:space="preserve">CAPSULA   0 </w:t>
            </w:r>
            <w:r w:rsidR="00A2118B">
              <w:rPr>
                <w:rFonts w:ascii="Comic Sans MS" w:eastAsia="Times New Roman" w:hAnsi="Comic Sans MS" w:cs="Times New Roman"/>
                <w:color w:val="339966"/>
                <w:sz w:val="24"/>
                <w:szCs w:val="24"/>
                <w:lang w:val="es-ES" w:eastAsia="es-BO"/>
              </w:rPr>
              <w:t>–</w:t>
            </w:r>
            <w:r w:rsidRPr="00831C74">
              <w:rPr>
                <w:rFonts w:ascii="Comic Sans MS" w:eastAsia="Times New Roman" w:hAnsi="Comic Sans MS" w:cs="Times New Roman"/>
                <w:color w:val="339966"/>
                <w:sz w:val="24"/>
                <w:szCs w:val="24"/>
                <w:lang w:val="es-ES" w:eastAsia="es-BO"/>
              </w:rPr>
              <w:t xml:space="preserve"> 1</w:t>
            </w:r>
          </w:p>
        </w:tc>
      </w:tr>
    </w:tbl>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lastRenderedPageBreak/>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ES"/>
        </w:rPr>
        <w:br w:type="page"/>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u w:val="single"/>
          <w:lang w:val="es-ES" w:eastAsia="es-BO"/>
        </w:rPr>
        <w:lastRenderedPageBreak/>
        <w:t>EFECTOS SECUNDARIOS DEL TRATAMIENTO FARMACOLOGICO:</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t> </w:t>
      </w:r>
    </w:p>
    <w:p w:rsidR="00831C74" w:rsidRPr="00831C74" w:rsidRDefault="00831C74" w:rsidP="00831C74">
      <w:pPr>
        <w:spacing w:after="0" w:line="240" w:lineRule="auto"/>
        <w:ind w:left="2832" w:firstLine="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339966"/>
          <w:sz w:val="24"/>
          <w:szCs w:val="24"/>
          <w:lang w:val="es-ES" w:eastAsia="es-BO"/>
        </w:rPr>
        <w:t>NORVAS</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Arial" w:eastAsia="Times New Roman" w:hAnsi="Arial" w:cs="Arial"/>
          <w:b/>
          <w:bCs/>
          <w:color w:val="000000"/>
          <w:sz w:val="20"/>
          <w:szCs w:val="20"/>
          <w:lang w:val="es-ES" w:eastAsia="es-BO"/>
        </w:rPr>
        <w:t> </w:t>
      </w:r>
    </w:p>
    <w:p w:rsidR="00831C74" w:rsidRPr="00831C74" w:rsidRDefault="00831C74" w:rsidP="00831C74">
      <w:pPr>
        <w:spacing w:after="0" w:line="240" w:lineRule="auto"/>
        <w:ind w:firstLine="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 (</w:t>
      </w:r>
      <w:proofErr w:type="spellStart"/>
      <w:r w:rsidRPr="00831C74">
        <w:rPr>
          <w:rFonts w:ascii="Comic Sans MS" w:eastAsia="Times New Roman" w:hAnsi="Comic Sans MS" w:cs="Times New Roman"/>
          <w:color w:val="000000"/>
          <w:sz w:val="24"/>
          <w:szCs w:val="24"/>
          <w:lang w:val="es-ES" w:eastAsia="es-BO"/>
        </w:rPr>
        <w:t>Amlodipino</w:t>
      </w:r>
      <w:proofErr w:type="spellEnd"/>
      <w:r w:rsidRPr="00831C74">
        <w:rPr>
          <w:rFonts w:ascii="Comic Sans MS" w:eastAsia="Times New Roman" w:hAnsi="Comic Sans MS" w:cs="Times New Roman"/>
          <w:color w:val="000000"/>
          <w:sz w:val="24"/>
          <w:szCs w:val="24"/>
          <w:lang w:val="es-ES" w:eastAsia="es-BO"/>
        </w:rPr>
        <w:t>) es bien tolerado. Los efectos adversos más comúnmente observados fueron: cefaleas, edemas, fatiga, somnolencia, náuseas, dolor abdominal, enrojecimiento, palpitaciones y mareo. No se ha observado ningún patrón de alteración clínicamente importante de las pruebas de laboratorio relacionado con NORVAS® (</w:t>
      </w:r>
      <w:proofErr w:type="spellStart"/>
      <w:r w:rsidRPr="00831C74">
        <w:rPr>
          <w:rFonts w:ascii="Comic Sans MS" w:eastAsia="Times New Roman" w:hAnsi="Comic Sans MS" w:cs="Times New Roman"/>
          <w:color w:val="000000"/>
          <w:sz w:val="24"/>
          <w:szCs w:val="24"/>
          <w:lang w:val="es-ES" w:eastAsia="es-BO"/>
        </w:rPr>
        <w:t>Amlodipino</w:t>
      </w:r>
      <w:proofErr w:type="spellEnd"/>
      <w:r w:rsidRPr="00831C74">
        <w:rPr>
          <w:rFonts w:ascii="Comic Sans MS" w:eastAsia="Times New Roman" w:hAnsi="Comic Sans MS" w:cs="Times New Roman"/>
          <w:color w:val="000000"/>
          <w:sz w:val="24"/>
          <w:szCs w:val="24"/>
          <w:lang w:val="es-ES" w:eastAsia="es-BO"/>
        </w:rPr>
        <w:t xml:space="preserve">).También, se han observado, aunque con menor frecuencia, efectos secundarios tales como: alopecia, alteración de los hábitos intestinales, artralgia, astenia, dolor de espalda, dispepsia, disnea, hiperplasia gingival, ginecomastia, hiperglucemia, impotencia, aumento de la frecuencia urinaria, leucopenia, malestar general, cambios de humor, sequedad de boca, calambres musculares, mialgia, neuropatía periférica, pancreatitis, aumento de la sudoración, síncope, trombocitopenia, vasculitis y alteraciones visuales. En muchos casos, la asociación causal es incierta. </w:t>
      </w:r>
      <w:proofErr w:type="gramStart"/>
      <w:r w:rsidRPr="00831C74">
        <w:rPr>
          <w:rFonts w:ascii="Comic Sans MS" w:eastAsia="Times New Roman" w:hAnsi="Comic Sans MS" w:cs="Times New Roman"/>
          <w:color w:val="000000"/>
          <w:sz w:val="24"/>
          <w:szCs w:val="24"/>
          <w:lang w:val="es-ES" w:eastAsia="es-BO"/>
        </w:rPr>
        <w:t>raramente</w:t>
      </w:r>
      <w:proofErr w:type="gramEnd"/>
      <w:r w:rsidRPr="00831C74">
        <w:rPr>
          <w:rFonts w:ascii="Comic Sans MS" w:eastAsia="Times New Roman" w:hAnsi="Comic Sans MS" w:cs="Times New Roman"/>
          <w:color w:val="000000"/>
          <w:sz w:val="24"/>
          <w:szCs w:val="24"/>
          <w:lang w:val="es-ES" w:eastAsia="es-BO"/>
        </w:rPr>
        <w:t xml:space="preserve">, se han observado reacciones alérgicas, incluyendo prurito, </w:t>
      </w:r>
      <w:proofErr w:type="spellStart"/>
      <w:r w:rsidRPr="00831C74">
        <w:rPr>
          <w:rFonts w:ascii="Comic Sans MS" w:eastAsia="Times New Roman" w:hAnsi="Comic Sans MS" w:cs="Times New Roman"/>
          <w:color w:val="000000"/>
          <w:sz w:val="24"/>
          <w:szCs w:val="24"/>
          <w:lang w:val="es-ES" w:eastAsia="es-BO"/>
        </w:rPr>
        <w:t>rash</w:t>
      </w:r>
      <w:proofErr w:type="spellEnd"/>
      <w:r w:rsidRPr="00831C74">
        <w:rPr>
          <w:rFonts w:ascii="Comic Sans MS" w:eastAsia="Times New Roman" w:hAnsi="Comic Sans MS" w:cs="Times New Roman"/>
          <w:color w:val="000000"/>
          <w:sz w:val="24"/>
          <w:szCs w:val="24"/>
          <w:lang w:val="es-ES" w:eastAsia="es-BO"/>
        </w:rPr>
        <w:t xml:space="preserve">, </w:t>
      </w:r>
      <w:proofErr w:type="spellStart"/>
      <w:r w:rsidRPr="00831C74">
        <w:rPr>
          <w:rFonts w:ascii="Comic Sans MS" w:eastAsia="Times New Roman" w:hAnsi="Comic Sans MS" w:cs="Times New Roman"/>
          <w:color w:val="000000"/>
          <w:sz w:val="24"/>
          <w:szCs w:val="24"/>
          <w:lang w:val="es-ES" w:eastAsia="es-BO"/>
        </w:rPr>
        <w:t>angioedema</w:t>
      </w:r>
      <w:proofErr w:type="spellEnd"/>
      <w:r w:rsidRPr="00831C74">
        <w:rPr>
          <w:rFonts w:ascii="Comic Sans MS" w:eastAsia="Times New Roman" w:hAnsi="Comic Sans MS" w:cs="Times New Roman"/>
          <w:color w:val="000000"/>
          <w:sz w:val="24"/>
          <w:szCs w:val="24"/>
          <w:lang w:val="es-ES" w:eastAsia="es-BO"/>
        </w:rPr>
        <w:t xml:space="preserve"> y eritema multiforme.</w:t>
      </w:r>
    </w:p>
    <w:p w:rsidR="00831C74" w:rsidRPr="00831C74" w:rsidRDefault="00831C74" w:rsidP="00831C74">
      <w:pPr>
        <w:spacing w:after="0" w:line="240" w:lineRule="auto"/>
        <w:ind w:left="720" w:firstLine="708"/>
        <w:rPr>
          <w:rFonts w:ascii="Times New Roman" w:eastAsia="Times New Roman" w:hAnsi="Times New Roman" w:cs="Times New Roman"/>
          <w:sz w:val="24"/>
          <w:szCs w:val="24"/>
          <w:lang w:eastAsia="es-BO"/>
        </w:rPr>
      </w:pPr>
      <w:r w:rsidRPr="00831C74">
        <w:rPr>
          <w:rFonts w:ascii="Arial" w:eastAsia="Times New Roman" w:hAnsi="Arial" w:cs="Arial"/>
          <w:color w:val="000000"/>
          <w:sz w:val="20"/>
          <w:szCs w:val="20"/>
          <w:lang w:val="es-ES" w:eastAsia="es-BO"/>
        </w:rPr>
        <w:t> </w:t>
      </w:r>
    </w:p>
    <w:p w:rsidR="00831C74" w:rsidRPr="00831C74" w:rsidRDefault="00831C74" w:rsidP="00831C74">
      <w:pPr>
        <w:tabs>
          <w:tab w:val="left" w:pos="1440"/>
        </w:tabs>
        <w:spacing w:after="0" w:line="240" w:lineRule="auto"/>
        <w:ind w:left="720" w:hanging="180"/>
        <w:rPr>
          <w:rFonts w:ascii="Times New Roman" w:eastAsia="Times New Roman" w:hAnsi="Times New Roman" w:cs="Times New Roman"/>
          <w:sz w:val="24"/>
          <w:szCs w:val="24"/>
          <w:lang w:eastAsia="es-BO"/>
        </w:rPr>
      </w:pPr>
      <w:r w:rsidRPr="00831C74">
        <w:rPr>
          <w:rFonts w:ascii="Arial" w:eastAsia="Times New Roman" w:hAnsi="Arial" w:cs="Arial"/>
          <w:color w:val="000000"/>
          <w:sz w:val="20"/>
          <w:szCs w:val="20"/>
          <w:lang w:val="es-ES" w:eastAsia="es-BO"/>
        </w:rPr>
        <w:tab/>
      </w:r>
      <w:r w:rsidRPr="00831C74">
        <w:rPr>
          <w:rFonts w:ascii="Arial" w:eastAsia="Times New Roman" w:hAnsi="Arial" w:cs="Arial"/>
          <w:color w:val="000000"/>
          <w:sz w:val="20"/>
          <w:szCs w:val="20"/>
          <w:lang w:val="es-ES" w:eastAsia="es-BO"/>
        </w:rPr>
        <w:tab/>
      </w:r>
    </w:p>
    <w:p w:rsidR="00831C74" w:rsidRPr="00831C74" w:rsidRDefault="00831C74" w:rsidP="00831C74">
      <w:pPr>
        <w:tabs>
          <w:tab w:val="left" w:pos="1440"/>
        </w:tabs>
        <w:spacing w:after="0" w:line="240" w:lineRule="auto"/>
        <w:ind w:left="720" w:hanging="180"/>
        <w:rPr>
          <w:rFonts w:ascii="Times New Roman" w:eastAsia="Times New Roman" w:hAnsi="Times New Roman" w:cs="Times New Roman"/>
          <w:sz w:val="24"/>
          <w:szCs w:val="24"/>
          <w:lang w:eastAsia="es-BO"/>
        </w:rPr>
      </w:pPr>
      <w:r w:rsidRPr="00831C74">
        <w:rPr>
          <w:rFonts w:ascii="Arial" w:eastAsia="Times New Roman" w:hAnsi="Arial" w:cs="Arial"/>
          <w:sz w:val="20"/>
          <w:szCs w:val="20"/>
          <w:lang w:val="es-ES" w:eastAsia="es-BO"/>
        </w:rPr>
        <w:tab/>
      </w:r>
      <w:r w:rsidRPr="00831C74">
        <w:rPr>
          <w:rFonts w:ascii="Arial" w:eastAsia="Times New Roman" w:hAnsi="Arial" w:cs="Arial"/>
          <w:sz w:val="20"/>
          <w:szCs w:val="20"/>
          <w:lang w:val="es-ES" w:eastAsia="es-BO"/>
        </w:rPr>
        <w:tab/>
      </w:r>
      <w:r w:rsidRPr="00831C74">
        <w:rPr>
          <w:rFonts w:ascii="Arial" w:eastAsia="Times New Roman" w:hAnsi="Arial" w:cs="Arial"/>
          <w:sz w:val="20"/>
          <w:szCs w:val="20"/>
          <w:lang w:val="es-ES" w:eastAsia="es-BO"/>
        </w:rPr>
        <w:tab/>
      </w:r>
      <w:r w:rsidRPr="00831C74">
        <w:rPr>
          <w:rFonts w:ascii="Arial" w:eastAsia="Times New Roman" w:hAnsi="Arial" w:cs="Arial"/>
          <w:sz w:val="20"/>
          <w:szCs w:val="20"/>
          <w:lang w:val="es-ES" w:eastAsia="es-BO"/>
        </w:rPr>
        <w:tab/>
      </w:r>
      <w:r w:rsidRPr="00831C74">
        <w:rPr>
          <w:rFonts w:ascii="Arial" w:eastAsia="Times New Roman" w:hAnsi="Arial" w:cs="Arial"/>
          <w:sz w:val="20"/>
          <w:szCs w:val="20"/>
          <w:lang w:val="es-ES" w:eastAsia="es-BO"/>
        </w:rPr>
        <w:tab/>
      </w:r>
      <w:r w:rsidRPr="00831C74">
        <w:rPr>
          <w:rFonts w:ascii="Comic Sans MS" w:eastAsia="Times New Roman" w:hAnsi="Comic Sans MS" w:cs="Times New Roman"/>
          <w:color w:val="339966"/>
          <w:sz w:val="24"/>
          <w:szCs w:val="24"/>
          <w:lang w:val="es-ES" w:eastAsia="es-BO"/>
        </w:rPr>
        <w:t>RANITIDINA</w:t>
      </w:r>
    </w:p>
    <w:p w:rsidR="00831C74" w:rsidRPr="00831C74" w:rsidRDefault="00831C74" w:rsidP="00831C74">
      <w:pPr>
        <w:spacing w:before="100" w:beforeAutospacing="1" w:after="100" w:afterAutospacing="1" w:line="240" w:lineRule="auto"/>
        <w:ind w:firstLine="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ES"/>
        </w:rPr>
        <w:t xml:space="preserve">Las reacciones adversas </w:t>
      </w:r>
      <w:proofErr w:type="spellStart"/>
      <w:r w:rsidRPr="00831C74">
        <w:rPr>
          <w:rFonts w:ascii="Comic Sans MS" w:eastAsia="Times New Roman" w:hAnsi="Comic Sans MS" w:cs="Times New Roman"/>
          <w:color w:val="000000"/>
          <w:sz w:val="24"/>
          <w:szCs w:val="24"/>
          <w:lang w:val="es-ES" w:eastAsia="es-ES"/>
        </w:rPr>
        <w:t>mas</w:t>
      </w:r>
      <w:proofErr w:type="spellEnd"/>
      <w:r w:rsidRPr="00831C74">
        <w:rPr>
          <w:rFonts w:ascii="Comic Sans MS" w:eastAsia="Times New Roman" w:hAnsi="Comic Sans MS" w:cs="Times New Roman"/>
          <w:color w:val="000000"/>
          <w:sz w:val="24"/>
          <w:szCs w:val="24"/>
          <w:lang w:val="es-ES" w:eastAsia="es-ES"/>
        </w:rPr>
        <w:t xml:space="preserve"> frecuentes comunicadas son diarrea o constipación, </w:t>
      </w:r>
      <w:proofErr w:type="spellStart"/>
      <w:r w:rsidRPr="00831C74">
        <w:rPr>
          <w:rFonts w:ascii="Comic Sans MS" w:eastAsia="Times New Roman" w:hAnsi="Comic Sans MS" w:cs="Times New Roman"/>
          <w:color w:val="000000"/>
          <w:sz w:val="24"/>
          <w:szCs w:val="24"/>
          <w:lang w:val="es-ES" w:eastAsia="es-ES"/>
        </w:rPr>
        <w:t>nauseas</w:t>
      </w:r>
      <w:proofErr w:type="spellEnd"/>
      <w:r w:rsidRPr="00831C74">
        <w:rPr>
          <w:rFonts w:ascii="Comic Sans MS" w:eastAsia="Times New Roman" w:hAnsi="Comic Sans MS" w:cs="Times New Roman"/>
          <w:color w:val="000000"/>
          <w:sz w:val="24"/>
          <w:szCs w:val="24"/>
          <w:lang w:val="es-ES" w:eastAsia="es-ES"/>
        </w:rPr>
        <w:t xml:space="preserve"> y vómitos y dolor abdominal. En raras ocasiones se han comunicado hepatitis, ictericia, y aumento de las transaminasas. También se ha comunicado algún caso aislado de pancreatitis.</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ES"/>
        </w:rPr>
        <w:t xml:space="preserve">Aunque existen informes acerca de discrasias sanguíneas asociadas a tratamientos con </w:t>
      </w:r>
      <w:proofErr w:type="spellStart"/>
      <w:r w:rsidRPr="00831C74">
        <w:rPr>
          <w:rFonts w:ascii="Comic Sans MS" w:eastAsia="Times New Roman" w:hAnsi="Comic Sans MS" w:cs="Times New Roman"/>
          <w:color w:val="000000"/>
          <w:sz w:val="24"/>
          <w:szCs w:val="24"/>
          <w:lang w:val="es-ES" w:eastAsia="es-ES"/>
        </w:rPr>
        <w:t>ranitidina</w:t>
      </w:r>
      <w:proofErr w:type="spellEnd"/>
      <w:r w:rsidRPr="00831C74">
        <w:rPr>
          <w:rFonts w:ascii="Comic Sans MS" w:eastAsia="Times New Roman" w:hAnsi="Comic Sans MS" w:cs="Times New Roman"/>
          <w:color w:val="000000"/>
          <w:sz w:val="24"/>
          <w:szCs w:val="24"/>
          <w:lang w:val="es-ES" w:eastAsia="es-ES"/>
        </w:rPr>
        <w:t xml:space="preserve">, la incidencia global de las mismas es muy baja. Se han encontrado neutropenia, </w:t>
      </w:r>
      <w:proofErr w:type="spellStart"/>
      <w:r w:rsidRPr="00831C74">
        <w:rPr>
          <w:rFonts w:ascii="Comic Sans MS" w:eastAsia="Times New Roman" w:hAnsi="Comic Sans MS" w:cs="Times New Roman"/>
          <w:color w:val="000000"/>
          <w:sz w:val="24"/>
          <w:szCs w:val="24"/>
          <w:lang w:val="es-ES" w:eastAsia="es-ES"/>
        </w:rPr>
        <w:t>granulocitopenia</w:t>
      </w:r>
      <w:proofErr w:type="spellEnd"/>
      <w:r w:rsidRPr="00831C74">
        <w:rPr>
          <w:rFonts w:ascii="Comic Sans MS" w:eastAsia="Times New Roman" w:hAnsi="Comic Sans MS" w:cs="Times New Roman"/>
          <w:color w:val="000000"/>
          <w:sz w:val="24"/>
          <w:szCs w:val="24"/>
          <w:lang w:val="es-ES" w:eastAsia="es-ES"/>
        </w:rPr>
        <w:t xml:space="preserve"> y trombocitopenia en los análisis de sangre de rutina, si bien otros factores o fármacos podrían hacer sido los responsables. Se han </w:t>
      </w:r>
      <w:proofErr w:type="spellStart"/>
      <w:r w:rsidRPr="00831C74">
        <w:rPr>
          <w:rFonts w:ascii="Comic Sans MS" w:eastAsia="Times New Roman" w:hAnsi="Comic Sans MS" w:cs="Times New Roman"/>
          <w:color w:val="000000"/>
          <w:sz w:val="24"/>
          <w:szCs w:val="24"/>
          <w:lang w:val="es-ES" w:eastAsia="es-ES"/>
        </w:rPr>
        <w:t>comunicando</w:t>
      </w:r>
      <w:proofErr w:type="spellEnd"/>
      <w:r w:rsidRPr="00831C74">
        <w:rPr>
          <w:rFonts w:ascii="Comic Sans MS" w:eastAsia="Times New Roman" w:hAnsi="Comic Sans MS" w:cs="Times New Roman"/>
          <w:color w:val="000000"/>
          <w:sz w:val="24"/>
          <w:szCs w:val="24"/>
          <w:lang w:val="es-ES" w:eastAsia="es-ES"/>
        </w:rPr>
        <w:t xml:space="preserve"> casos muy raros de </w:t>
      </w:r>
      <w:proofErr w:type="spellStart"/>
      <w:r w:rsidRPr="00831C74">
        <w:rPr>
          <w:rFonts w:ascii="Comic Sans MS" w:eastAsia="Times New Roman" w:hAnsi="Comic Sans MS" w:cs="Times New Roman"/>
          <w:color w:val="000000"/>
          <w:sz w:val="24"/>
          <w:szCs w:val="24"/>
          <w:lang w:val="es-ES" w:eastAsia="es-ES"/>
        </w:rPr>
        <w:t>agranulocitosis</w:t>
      </w:r>
      <w:proofErr w:type="spellEnd"/>
      <w:r w:rsidRPr="00831C74">
        <w:rPr>
          <w:rFonts w:ascii="Comic Sans MS" w:eastAsia="Times New Roman" w:hAnsi="Comic Sans MS" w:cs="Times New Roman"/>
          <w:color w:val="000000"/>
          <w:sz w:val="24"/>
          <w:szCs w:val="24"/>
          <w:lang w:val="es-ES" w:eastAsia="es-ES"/>
        </w:rPr>
        <w:t xml:space="preserve">, leucopenia, </w:t>
      </w:r>
      <w:proofErr w:type="spellStart"/>
      <w:r w:rsidRPr="00831C74">
        <w:rPr>
          <w:rFonts w:ascii="Comic Sans MS" w:eastAsia="Times New Roman" w:hAnsi="Comic Sans MS" w:cs="Times New Roman"/>
          <w:color w:val="000000"/>
          <w:sz w:val="24"/>
          <w:szCs w:val="24"/>
          <w:lang w:val="es-ES" w:eastAsia="es-ES"/>
        </w:rPr>
        <w:t>pancitopenia</w:t>
      </w:r>
      <w:proofErr w:type="spellEnd"/>
      <w:r w:rsidRPr="00831C74">
        <w:rPr>
          <w:rFonts w:ascii="Comic Sans MS" w:eastAsia="Times New Roman" w:hAnsi="Comic Sans MS" w:cs="Times New Roman"/>
          <w:color w:val="000000"/>
          <w:sz w:val="24"/>
          <w:szCs w:val="24"/>
          <w:lang w:val="es-ES" w:eastAsia="es-ES"/>
        </w:rPr>
        <w:t xml:space="preserve">, anemia </w:t>
      </w:r>
      <w:proofErr w:type="spellStart"/>
      <w:r w:rsidRPr="00831C74">
        <w:rPr>
          <w:rFonts w:ascii="Comic Sans MS" w:eastAsia="Times New Roman" w:hAnsi="Comic Sans MS" w:cs="Times New Roman"/>
          <w:color w:val="000000"/>
          <w:sz w:val="24"/>
          <w:szCs w:val="24"/>
          <w:lang w:val="es-ES" w:eastAsia="es-ES"/>
        </w:rPr>
        <w:t>aplástica</w:t>
      </w:r>
      <w:proofErr w:type="spellEnd"/>
      <w:r w:rsidRPr="00831C74">
        <w:rPr>
          <w:rFonts w:ascii="Comic Sans MS" w:eastAsia="Times New Roman" w:hAnsi="Comic Sans MS" w:cs="Times New Roman"/>
          <w:color w:val="000000"/>
          <w:sz w:val="24"/>
          <w:szCs w:val="24"/>
          <w:lang w:val="es-ES" w:eastAsia="es-ES"/>
        </w:rPr>
        <w:t xml:space="preserve"> y anemia hemolítica.</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ES"/>
        </w:rPr>
        <w:t xml:space="preserve">Se han comunicado reacciones adversas sobre el sistema nervioso central, aunque su relación con la </w:t>
      </w:r>
      <w:proofErr w:type="spellStart"/>
      <w:r w:rsidRPr="00831C74">
        <w:rPr>
          <w:rFonts w:ascii="Comic Sans MS" w:eastAsia="Times New Roman" w:hAnsi="Comic Sans MS" w:cs="Times New Roman"/>
          <w:color w:val="000000"/>
          <w:sz w:val="24"/>
          <w:szCs w:val="24"/>
          <w:lang w:val="es-ES" w:eastAsia="es-ES"/>
        </w:rPr>
        <w:t>ranitidina</w:t>
      </w:r>
      <w:proofErr w:type="spellEnd"/>
      <w:r w:rsidRPr="00831C74">
        <w:rPr>
          <w:rFonts w:ascii="Comic Sans MS" w:eastAsia="Times New Roman" w:hAnsi="Comic Sans MS" w:cs="Times New Roman"/>
          <w:color w:val="000000"/>
          <w:sz w:val="24"/>
          <w:szCs w:val="24"/>
          <w:lang w:val="es-ES" w:eastAsia="es-ES"/>
        </w:rPr>
        <w:t xml:space="preserve"> es dudosa por tratarse de enfermos críticos de edades avanzadas. Estos efectos adversos suelen ser visión borrosa, vértigo, insomnio, malestar y mareos y suelen variar de un estudio a otro. </w:t>
      </w:r>
    </w:p>
    <w:p w:rsidR="00831C74" w:rsidRPr="00831C74" w:rsidRDefault="00831C74" w:rsidP="00831C74">
      <w:pPr>
        <w:spacing w:after="0" w:line="240" w:lineRule="auto"/>
        <w:ind w:left="1416" w:firstLine="708"/>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lastRenderedPageBreak/>
        <w:t> </w:t>
      </w:r>
    </w:p>
    <w:p w:rsidR="00831C74" w:rsidRPr="00831C74" w:rsidRDefault="00831C74" w:rsidP="00831C74">
      <w:pPr>
        <w:spacing w:after="0" w:line="240" w:lineRule="auto"/>
        <w:ind w:left="2832" w:firstLine="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339966"/>
          <w:sz w:val="24"/>
          <w:szCs w:val="24"/>
          <w:lang w:val="es-ES" w:eastAsia="es-BO"/>
        </w:rPr>
        <w:t> </w:t>
      </w:r>
    </w:p>
    <w:p w:rsidR="00831C74" w:rsidRPr="00831C74" w:rsidRDefault="00831C74" w:rsidP="00831C74">
      <w:pPr>
        <w:spacing w:after="0" w:line="240" w:lineRule="auto"/>
        <w:ind w:left="2832" w:firstLine="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339966"/>
          <w:sz w:val="24"/>
          <w:szCs w:val="24"/>
          <w:lang w:val="es-ES" w:eastAsia="es-BO"/>
        </w:rPr>
        <w:t> </w:t>
      </w:r>
    </w:p>
    <w:p w:rsidR="00831C74" w:rsidRPr="00831C74" w:rsidRDefault="00831C74" w:rsidP="00831C74">
      <w:pPr>
        <w:spacing w:after="0" w:line="240" w:lineRule="auto"/>
        <w:ind w:left="2832" w:firstLine="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339966"/>
          <w:sz w:val="24"/>
          <w:szCs w:val="24"/>
          <w:lang w:val="es-ES" w:eastAsia="es-BO"/>
        </w:rPr>
        <w:t>ORFIDAL</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Relacionados con SNC: activación o sedación, somnolencia, precipitación de manía, temblor.</w:t>
      </w:r>
      <w:r w:rsidRPr="00831C74">
        <w:rPr>
          <w:rFonts w:ascii="Comic Sans MS" w:eastAsia="Times New Roman" w:hAnsi="Comic Sans MS" w:cs="Times New Roman"/>
          <w:color w:val="000000"/>
          <w:sz w:val="24"/>
          <w:szCs w:val="24"/>
          <w:lang w:val="es-ES" w:eastAsia="es-BO"/>
        </w:rPr>
        <w:br/>
        <w:t>Cardiovasculares: bradicardia, vasoconstricción coronaría, gastrointestinales, anorexia, vómitos, diarrea.</w:t>
      </w:r>
      <w:r w:rsidRPr="00831C74">
        <w:rPr>
          <w:rFonts w:ascii="Comic Sans MS" w:eastAsia="Times New Roman" w:hAnsi="Comic Sans MS" w:cs="Times New Roman"/>
          <w:color w:val="000000"/>
          <w:sz w:val="24"/>
          <w:szCs w:val="24"/>
          <w:lang w:val="es-ES" w:eastAsia="es-BO"/>
        </w:rPr>
        <w:br/>
        <w:t>Sexuales: disminución de la libido</w:t>
      </w:r>
      <w:r w:rsidRPr="00831C74">
        <w:rPr>
          <w:rFonts w:ascii="Bookman Old Style" w:eastAsia="Times New Roman" w:hAnsi="Bookman Old Style" w:cs="Times New Roman"/>
          <w:color w:val="000066"/>
          <w:sz w:val="20"/>
          <w:szCs w:val="20"/>
          <w:lang w:val="es-ES" w:eastAsia="es-BO"/>
        </w:rPr>
        <w:t xml:space="preserve">, </w:t>
      </w:r>
      <w:r w:rsidRPr="00831C74">
        <w:rPr>
          <w:rFonts w:ascii="Comic Sans MS" w:eastAsia="Times New Roman" w:hAnsi="Comic Sans MS" w:cs="Times New Roman"/>
          <w:color w:val="000000"/>
          <w:sz w:val="24"/>
          <w:szCs w:val="24"/>
          <w:lang w:val="es-ES" w:eastAsia="es-BO"/>
        </w:rPr>
        <w:t>anorgasmia.</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Bookman Old Style" w:eastAsia="Times New Roman" w:hAnsi="Bookman Old Style" w:cs="Times New Roman"/>
          <w:color w:val="000066"/>
          <w:sz w:val="20"/>
          <w:szCs w:val="20"/>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Bookman Old Style" w:eastAsia="Times New Roman" w:hAnsi="Bookman Old Style" w:cs="Times New Roman"/>
          <w:color w:val="000066"/>
          <w:sz w:val="20"/>
          <w:szCs w:val="20"/>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u w:val="single"/>
          <w:lang w:val="es-ES" w:eastAsia="es-BO"/>
        </w:rPr>
        <w:t>DATOS A TENER EN CUENTA PARA LA VALORACIÓN:</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61"/>
        </w:num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Se queja de unos eccemas en los hombros y detrás de la oreja.</w:t>
      </w:r>
    </w:p>
    <w:p w:rsidR="00831C74" w:rsidRPr="00831C74" w:rsidRDefault="00831C74" w:rsidP="00831C74">
      <w:pPr>
        <w:spacing w:before="120" w:after="12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62"/>
        </w:num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Implica dolor, debilidad, entumecimiento u hormigueo en la pierna, causada por lesión o compresión del nervio ciático.</w:t>
      </w:r>
    </w:p>
    <w:p w:rsidR="00831C74" w:rsidRPr="00831C74" w:rsidRDefault="00831C74" w:rsidP="00831C74">
      <w:p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 </w:t>
      </w:r>
    </w:p>
    <w:p w:rsidR="00831C74" w:rsidRPr="00831C74" w:rsidRDefault="00831C74" w:rsidP="00831C74">
      <w:pPr>
        <w:numPr>
          <w:ilvl w:val="0"/>
          <w:numId w:val="63"/>
        </w:numPr>
        <w:spacing w:before="120" w:after="120" w:line="240" w:lineRule="auto"/>
        <w:rPr>
          <w:rFonts w:ascii="Times New Roman" w:eastAsia="Times New Roman" w:hAnsi="Times New Roman" w:cs="Times New Roman"/>
          <w:sz w:val="24"/>
          <w:szCs w:val="24"/>
          <w:lang w:eastAsia="es-BO"/>
        </w:rPr>
      </w:pPr>
      <w:proofErr w:type="spellStart"/>
      <w:r w:rsidRPr="00831C74">
        <w:rPr>
          <w:rFonts w:ascii="Comic Sans MS" w:eastAsia="Times New Roman" w:hAnsi="Comic Sans MS" w:cs="Times New Roman"/>
          <w:color w:val="000000"/>
          <w:sz w:val="24"/>
          <w:szCs w:val="24"/>
          <w:lang w:val="es-ES" w:eastAsia="es-BO"/>
        </w:rPr>
        <w:t>Esta</w:t>
      </w:r>
      <w:proofErr w:type="spellEnd"/>
      <w:r w:rsidRPr="00831C74">
        <w:rPr>
          <w:rFonts w:ascii="Comic Sans MS" w:eastAsia="Times New Roman" w:hAnsi="Comic Sans MS" w:cs="Times New Roman"/>
          <w:color w:val="000000"/>
          <w:sz w:val="24"/>
          <w:szCs w:val="24"/>
          <w:lang w:val="es-ES" w:eastAsia="es-BO"/>
        </w:rPr>
        <w:t xml:space="preserve"> muy afectado por la </w:t>
      </w:r>
      <w:proofErr w:type="spellStart"/>
      <w:r w:rsidRPr="00831C74">
        <w:rPr>
          <w:rFonts w:ascii="Comic Sans MS" w:eastAsia="Times New Roman" w:hAnsi="Comic Sans MS" w:cs="Times New Roman"/>
          <w:color w:val="000000"/>
          <w:sz w:val="24"/>
          <w:szCs w:val="24"/>
          <w:lang w:val="es-ES" w:eastAsia="es-BO"/>
        </w:rPr>
        <w:t>perdida</w:t>
      </w:r>
      <w:proofErr w:type="spellEnd"/>
      <w:r w:rsidRPr="00831C74">
        <w:rPr>
          <w:rFonts w:ascii="Comic Sans MS" w:eastAsia="Times New Roman" w:hAnsi="Comic Sans MS" w:cs="Times New Roman"/>
          <w:color w:val="000000"/>
          <w:sz w:val="24"/>
          <w:szCs w:val="24"/>
          <w:lang w:val="es-ES" w:eastAsia="es-BO"/>
        </w:rPr>
        <w:t xml:space="preserve"> de los padres.</w:t>
      </w:r>
    </w:p>
    <w:p w:rsidR="00831C74" w:rsidRPr="00831C74" w:rsidRDefault="00831C74" w:rsidP="00831C74">
      <w:p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64"/>
        </w:num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Católica practicante desde hace 16 años.</w:t>
      </w:r>
    </w:p>
    <w:p w:rsidR="00831C74" w:rsidRPr="00831C74" w:rsidRDefault="00831C74" w:rsidP="00831C74">
      <w:p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65"/>
        </w:num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Lleva 5 años en la residencia y esta con tratamiento de fisioterapia y musicoterapia.</w:t>
      </w:r>
    </w:p>
    <w:p w:rsidR="00831C74" w:rsidRPr="00831C74" w:rsidRDefault="00831C74" w:rsidP="00831C74">
      <w:p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66"/>
        </w:num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Es soltera y tiene 2 hijos con los cuales está en contacto.</w:t>
      </w:r>
    </w:p>
    <w:p w:rsidR="00831C74" w:rsidRPr="00831C74" w:rsidRDefault="00831C74" w:rsidP="00831C74">
      <w:p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67"/>
        </w:num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Está muy preocupada por el futuro, no quiere ser dependiente.</w:t>
      </w:r>
    </w:p>
    <w:p w:rsidR="00831C74" w:rsidRPr="00831C74" w:rsidRDefault="00831C74" w:rsidP="00831C74">
      <w:p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68"/>
        </w:num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Usa bastón cuando anda.</w:t>
      </w:r>
    </w:p>
    <w:p w:rsidR="00831C74" w:rsidRPr="00831C74" w:rsidRDefault="00831C74" w:rsidP="00831C74">
      <w:p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69"/>
        </w:num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Presenta un glaucoma en el ojo izquierdo.</w:t>
      </w:r>
    </w:p>
    <w:p w:rsidR="00831C74" w:rsidRPr="00831C74" w:rsidRDefault="00831C74" w:rsidP="00831C74">
      <w:p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lastRenderedPageBreak/>
        <w:t> </w:t>
      </w:r>
    </w:p>
    <w:p w:rsidR="00831C74" w:rsidRPr="00831C74" w:rsidRDefault="00831C74" w:rsidP="00831C74">
      <w:pPr>
        <w:numPr>
          <w:ilvl w:val="0"/>
          <w:numId w:val="70"/>
        </w:num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No desayuna.</w:t>
      </w:r>
    </w:p>
    <w:p w:rsidR="00831C74" w:rsidRPr="00831C74" w:rsidRDefault="00831C74" w:rsidP="00831C74">
      <w:p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71"/>
        </w:numPr>
        <w:spacing w:before="120" w:after="12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Debe de tener cuidado por las tardes en tomarse una pieza de fruta </w:t>
      </w:r>
    </w:p>
    <w:p w:rsidR="00831C74" w:rsidRPr="00831C74" w:rsidRDefault="00831C74" w:rsidP="00831C74">
      <w:pPr>
        <w:spacing w:before="120" w:after="120" w:line="240" w:lineRule="auto"/>
        <w:ind w:left="360" w:firstLine="348"/>
        <w:rPr>
          <w:rFonts w:ascii="Times New Roman" w:eastAsia="Times New Roman" w:hAnsi="Times New Roman" w:cs="Times New Roman"/>
          <w:sz w:val="24"/>
          <w:szCs w:val="24"/>
          <w:lang w:eastAsia="es-BO"/>
        </w:rPr>
      </w:pPr>
      <w:proofErr w:type="gramStart"/>
      <w:r w:rsidRPr="00831C74">
        <w:rPr>
          <w:rFonts w:ascii="Comic Sans MS" w:eastAsia="Times New Roman" w:hAnsi="Comic Sans MS" w:cs="Times New Roman"/>
          <w:color w:val="000000"/>
          <w:sz w:val="24"/>
          <w:szCs w:val="24"/>
          <w:lang w:val="es-ES" w:eastAsia="es-BO"/>
        </w:rPr>
        <w:t>debido</w:t>
      </w:r>
      <w:proofErr w:type="gramEnd"/>
      <w:r w:rsidRPr="00831C74">
        <w:rPr>
          <w:rFonts w:ascii="Comic Sans MS" w:eastAsia="Times New Roman" w:hAnsi="Comic Sans MS" w:cs="Times New Roman"/>
          <w:color w:val="000000"/>
          <w:sz w:val="24"/>
          <w:szCs w:val="24"/>
          <w:lang w:val="es-ES" w:eastAsia="es-BO"/>
        </w:rPr>
        <w:t xml:space="preserve"> a la enfermedad que tiene, que es  diabetes.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sz w:val="24"/>
          <w:szCs w:val="24"/>
          <w:lang w:val="es-ES"/>
        </w:rPr>
        <w:br w:type="page"/>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i/>
          <w:color w:val="FF0000"/>
          <w:sz w:val="24"/>
          <w:szCs w:val="24"/>
          <w:lang w:val="es-ES" w:eastAsia="es-ES"/>
        </w:rPr>
        <w:lastRenderedPageBreak/>
        <w:t>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i/>
          <w:color w:val="FF0000"/>
          <w:sz w:val="24"/>
          <w:szCs w:val="24"/>
          <w:lang w:val="es-ES" w:eastAsia="es-ES"/>
        </w:rPr>
        <w:t>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i/>
          <w:color w:val="FF0000"/>
          <w:sz w:val="24"/>
          <w:szCs w:val="24"/>
          <w:u w:val="single"/>
          <w:lang w:val="es-ES" w:eastAsia="es-ES"/>
        </w:rPr>
        <w:t>COMER:</w:t>
      </w:r>
    </w:p>
    <w:p w:rsidR="00831C74" w:rsidRPr="00831C74" w:rsidRDefault="00831C74" w:rsidP="00831C74">
      <w:pPr>
        <w:spacing w:before="100" w:beforeAutospacing="1" w:after="100" w:afterAutospacing="1" w:line="240" w:lineRule="auto"/>
        <w:ind w:left="-360" w:right="-13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Independiente. Capaz de comer por sí solo y en un tiempo razonable. La comida puede ser cocinada y servida por otra persona. </w:t>
      </w:r>
      <w:r w:rsidRPr="00831C74">
        <w:rPr>
          <w:rFonts w:ascii="Comic Sans MS" w:eastAsia="Times New Roman" w:hAnsi="Comic Sans MS" w:cs="Times New Roman"/>
          <w:color w:val="000000"/>
          <w:sz w:val="24"/>
          <w:szCs w:val="24"/>
          <w:lang w:val="es-ES" w:eastAsia="es-BO"/>
        </w:rPr>
        <w:tab/>
        <w:t xml:space="preserve">    </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 xml:space="preserve">       </w:t>
      </w:r>
      <w:proofErr w:type="gramStart"/>
      <w:r w:rsidRPr="00831C74">
        <w:rPr>
          <w:rFonts w:ascii="Comic Sans MS" w:eastAsia="Times New Roman" w:hAnsi="Comic Sans MS" w:cs="Times New Roman"/>
          <w:b/>
          <w:color w:val="0000FF"/>
          <w:sz w:val="24"/>
          <w:szCs w:val="24"/>
          <w:lang w:val="es-ES" w:eastAsia="es-BO"/>
        </w:rPr>
        <w:t>( 10</w:t>
      </w:r>
      <w:proofErr w:type="gramEnd"/>
      <w:r w:rsidRPr="00831C74">
        <w:rPr>
          <w:rFonts w:ascii="Comic Sans MS" w:eastAsia="Times New Roman" w:hAnsi="Comic Sans MS" w:cs="Times New Roman"/>
          <w:b/>
          <w:color w:val="0000FF"/>
          <w:sz w:val="24"/>
          <w:szCs w:val="24"/>
          <w:lang w:val="es-ES" w:eastAsia="es-BO"/>
        </w:rPr>
        <w:t xml:space="preserve"> Puntos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i/>
          <w:color w:val="FF0000"/>
          <w:sz w:val="24"/>
          <w:szCs w:val="24"/>
          <w:u w:val="single"/>
          <w:lang w:val="es-ES" w:eastAsia="es-ES"/>
        </w:rPr>
        <w:t>LAVARSE (BAÑARSE):</w:t>
      </w:r>
    </w:p>
    <w:p w:rsidR="00831C74" w:rsidRPr="00831C74" w:rsidRDefault="00831C74" w:rsidP="00831C74">
      <w:pPr>
        <w:spacing w:before="100" w:beforeAutospacing="1" w:after="100" w:afterAutospacing="1"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Independiente. Capaz de lavarse entero. Incluye entrar y salir del baño. Puede realizarlo todo sin estar una persona presente. </w:t>
      </w:r>
      <w:r w:rsidRPr="00831C74">
        <w:rPr>
          <w:rFonts w:ascii="Comic Sans MS" w:eastAsia="Times New Roman" w:hAnsi="Comic Sans MS" w:cs="Times New Roman"/>
          <w:color w:val="000000"/>
          <w:sz w:val="24"/>
          <w:szCs w:val="24"/>
          <w:lang w:val="es-ES" w:eastAsia="es-BO"/>
        </w:rPr>
        <w:tab/>
        <w:t xml:space="preserve">                 </w:t>
      </w:r>
      <w:r w:rsidRPr="00831C74">
        <w:rPr>
          <w:rFonts w:ascii="Comic Sans MS" w:eastAsia="Times New Roman" w:hAnsi="Comic Sans MS" w:cs="Times New Roman"/>
          <w:color w:val="000000"/>
          <w:sz w:val="24"/>
          <w:szCs w:val="24"/>
          <w:lang w:val="es-ES" w:eastAsia="es-BO"/>
        </w:rPr>
        <w:tab/>
        <w:t xml:space="preserve">        </w:t>
      </w:r>
      <w:proofErr w:type="gramStart"/>
      <w:r w:rsidRPr="00831C74">
        <w:rPr>
          <w:rFonts w:ascii="Comic Sans MS" w:eastAsia="Times New Roman" w:hAnsi="Comic Sans MS" w:cs="Times New Roman"/>
          <w:b/>
          <w:color w:val="0000FF"/>
          <w:sz w:val="24"/>
          <w:szCs w:val="24"/>
          <w:lang w:val="es-ES" w:eastAsia="es-BO"/>
        </w:rPr>
        <w:t>( 5</w:t>
      </w:r>
      <w:proofErr w:type="gramEnd"/>
      <w:r w:rsidRPr="00831C74">
        <w:rPr>
          <w:rFonts w:ascii="Comic Sans MS" w:eastAsia="Times New Roman" w:hAnsi="Comic Sans MS" w:cs="Times New Roman"/>
          <w:b/>
          <w:color w:val="0000FF"/>
          <w:sz w:val="24"/>
          <w:szCs w:val="24"/>
          <w:lang w:val="es-ES" w:eastAsia="es-BO"/>
        </w:rPr>
        <w:t xml:space="preserve"> puntos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i/>
          <w:color w:val="FF0000"/>
          <w:sz w:val="24"/>
          <w:szCs w:val="24"/>
          <w:u w:val="single"/>
          <w:lang w:val="es-ES" w:eastAsia="es-ES"/>
        </w:rPr>
        <w:t>VESTIRSE:</w:t>
      </w:r>
    </w:p>
    <w:p w:rsidR="00831C74" w:rsidRPr="00831C74" w:rsidRDefault="00831C74" w:rsidP="00831C74">
      <w:pPr>
        <w:spacing w:before="100" w:beforeAutospacing="1" w:after="100" w:afterAutospacing="1"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Independiente. Capaz de ponerse y quitarse la ropa sin ayuda.      </w:t>
      </w:r>
      <w:proofErr w:type="gramStart"/>
      <w:r w:rsidRPr="00831C74">
        <w:rPr>
          <w:rFonts w:ascii="Comic Sans MS" w:eastAsia="Times New Roman" w:hAnsi="Comic Sans MS" w:cs="Times New Roman"/>
          <w:b/>
          <w:color w:val="0000FF"/>
          <w:sz w:val="24"/>
          <w:szCs w:val="24"/>
          <w:lang w:val="es-ES" w:eastAsia="es-BO"/>
        </w:rPr>
        <w:t>( 10</w:t>
      </w:r>
      <w:proofErr w:type="gramEnd"/>
      <w:r w:rsidRPr="00831C74">
        <w:rPr>
          <w:rFonts w:ascii="Comic Sans MS" w:eastAsia="Times New Roman" w:hAnsi="Comic Sans MS" w:cs="Times New Roman"/>
          <w:b/>
          <w:color w:val="0000FF"/>
          <w:sz w:val="24"/>
          <w:szCs w:val="24"/>
          <w:lang w:val="es-ES" w:eastAsia="es-BO"/>
        </w:rPr>
        <w:t xml:space="preserve"> puntos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i/>
          <w:color w:val="FF0000"/>
          <w:sz w:val="24"/>
          <w:szCs w:val="24"/>
          <w:u w:val="single"/>
          <w:lang w:val="es-ES" w:eastAsia="es-ES"/>
        </w:rPr>
        <w:t>ARREGLARSE:</w:t>
      </w:r>
    </w:p>
    <w:p w:rsidR="00831C74" w:rsidRPr="00831C74" w:rsidRDefault="00831C74" w:rsidP="00831C74">
      <w:pPr>
        <w:spacing w:before="100" w:beforeAutospacing="1" w:after="100" w:afterAutospacing="1"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Independiente. Realiza todas las actividades personales sin ninguna ayuda. Los complementos necesarios pueden ser provistos por otra persona.   </w:t>
      </w:r>
      <w:proofErr w:type="gramStart"/>
      <w:r w:rsidRPr="00831C74">
        <w:rPr>
          <w:rFonts w:ascii="Comic Sans MS" w:eastAsia="Times New Roman" w:hAnsi="Comic Sans MS" w:cs="Times New Roman"/>
          <w:b/>
          <w:color w:val="0000FF"/>
          <w:sz w:val="24"/>
          <w:szCs w:val="24"/>
          <w:lang w:val="es-ES" w:eastAsia="es-BO"/>
        </w:rPr>
        <w:t>( 5</w:t>
      </w:r>
      <w:proofErr w:type="gramEnd"/>
      <w:r w:rsidRPr="00831C74">
        <w:rPr>
          <w:rFonts w:ascii="Comic Sans MS" w:eastAsia="Times New Roman" w:hAnsi="Comic Sans MS" w:cs="Times New Roman"/>
          <w:b/>
          <w:color w:val="0000FF"/>
          <w:sz w:val="24"/>
          <w:szCs w:val="24"/>
          <w:lang w:val="es-ES" w:eastAsia="es-BO"/>
        </w:rPr>
        <w:t xml:space="preserve"> puntos)</w:t>
      </w:r>
      <w:r w:rsidRPr="00831C74">
        <w:rPr>
          <w:rFonts w:ascii="Comic Sans MS" w:eastAsia="Times New Roman" w:hAnsi="Comic Sans MS" w:cs="Times New Roman"/>
          <w:color w:val="000000"/>
          <w:sz w:val="24"/>
          <w:szCs w:val="24"/>
          <w:lang w:val="es-ES" w:eastAsia="es-BO"/>
        </w:rPr>
        <w:t xml:space="preserve">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i/>
          <w:color w:val="FF0000"/>
          <w:sz w:val="24"/>
          <w:szCs w:val="24"/>
          <w:u w:val="single"/>
          <w:lang w:val="es-ES" w:eastAsia="es-ES"/>
        </w:rPr>
        <w:t>DEPOSICIÓN:</w:t>
      </w:r>
    </w:p>
    <w:p w:rsidR="00831C74" w:rsidRPr="00831C74" w:rsidRDefault="00831C74" w:rsidP="00831C74">
      <w:pPr>
        <w:spacing w:before="100" w:beforeAutospacing="1" w:after="100" w:afterAutospacing="1"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Continente. Ningún episodio de incontinencia. </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 xml:space="preserve">        </w:t>
      </w:r>
      <w:proofErr w:type="gramStart"/>
      <w:r w:rsidRPr="00831C74">
        <w:rPr>
          <w:rFonts w:ascii="Comic Sans MS" w:eastAsia="Times New Roman" w:hAnsi="Comic Sans MS" w:cs="Times New Roman"/>
          <w:b/>
          <w:color w:val="0000FF"/>
          <w:sz w:val="24"/>
          <w:szCs w:val="24"/>
          <w:lang w:val="es-ES" w:eastAsia="es-BO"/>
        </w:rPr>
        <w:t>( 10</w:t>
      </w:r>
      <w:proofErr w:type="gramEnd"/>
      <w:r w:rsidRPr="00831C74">
        <w:rPr>
          <w:rFonts w:ascii="Comic Sans MS" w:eastAsia="Times New Roman" w:hAnsi="Comic Sans MS" w:cs="Times New Roman"/>
          <w:b/>
          <w:color w:val="0000FF"/>
          <w:sz w:val="24"/>
          <w:szCs w:val="24"/>
          <w:lang w:val="es-ES" w:eastAsia="es-BO"/>
        </w:rPr>
        <w:t xml:space="preserve"> puntos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i/>
          <w:color w:val="FF0000"/>
          <w:sz w:val="24"/>
          <w:szCs w:val="24"/>
          <w:u w:val="single"/>
          <w:lang w:val="es-ES" w:eastAsia="es-ES"/>
        </w:rPr>
        <w:t xml:space="preserve">MICCIÓN </w:t>
      </w:r>
      <w:proofErr w:type="gramStart"/>
      <w:r w:rsidRPr="00831C74">
        <w:rPr>
          <w:rFonts w:ascii="Comic Sans MS" w:eastAsia="Times New Roman" w:hAnsi="Comic Sans MS" w:cs="Times New Roman"/>
          <w:i/>
          <w:color w:val="FF0000"/>
          <w:sz w:val="24"/>
          <w:szCs w:val="24"/>
          <w:u w:val="single"/>
          <w:lang w:val="es-ES" w:eastAsia="es-ES"/>
        </w:rPr>
        <w:t>(  Valorar</w:t>
      </w:r>
      <w:proofErr w:type="gramEnd"/>
      <w:r w:rsidRPr="00831C74">
        <w:rPr>
          <w:rFonts w:ascii="Comic Sans MS" w:eastAsia="Times New Roman" w:hAnsi="Comic Sans MS" w:cs="Times New Roman"/>
          <w:i/>
          <w:color w:val="FF0000"/>
          <w:sz w:val="24"/>
          <w:szCs w:val="24"/>
          <w:u w:val="single"/>
          <w:lang w:val="es-ES" w:eastAsia="es-ES"/>
        </w:rPr>
        <w:t xml:space="preserve"> la semana previa):</w:t>
      </w:r>
    </w:p>
    <w:p w:rsidR="00831C74" w:rsidRPr="00831C74" w:rsidRDefault="00831C74" w:rsidP="00831C74">
      <w:pPr>
        <w:spacing w:before="100" w:beforeAutospacing="1" w:after="100" w:afterAutospacing="1"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Continente. Ningún episodio de incontinencia. Capaz de usar cualquier dispositivo por sí solo. </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 xml:space="preserve">        </w:t>
      </w:r>
      <w:proofErr w:type="gramStart"/>
      <w:r w:rsidRPr="00831C74">
        <w:rPr>
          <w:rFonts w:ascii="Comic Sans MS" w:eastAsia="Times New Roman" w:hAnsi="Comic Sans MS" w:cs="Times New Roman"/>
          <w:b/>
          <w:color w:val="0000FF"/>
          <w:sz w:val="24"/>
          <w:szCs w:val="24"/>
          <w:lang w:val="es-ES" w:eastAsia="es-BO"/>
        </w:rPr>
        <w:t>( 10</w:t>
      </w:r>
      <w:proofErr w:type="gramEnd"/>
      <w:r w:rsidRPr="00831C74">
        <w:rPr>
          <w:rFonts w:ascii="Comic Sans MS" w:eastAsia="Times New Roman" w:hAnsi="Comic Sans MS" w:cs="Times New Roman"/>
          <w:b/>
          <w:color w:val="0000FF"/>
          <w:sz w:val="24"/>
          <w:szCs w:val="24"/>
          <w:lang w:val="es-ES" w:eastAsia="es-BO"/>
        </w:rPr>
        <w:t xml:space="preserve"> puntos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i/>
          <w:color w:val="FF0000"/>
          <w:sz w:val="24"/>
          <w:szCs w:val="24"/>
          <w:u w:val="single"/>
          <w:lang w:val="es-ES" w:eastAsia="es-ES"/>
        </w:rPr>
        <w:t>USAR EL RETRETE:</w:t>
      </w:r>
    </w:p>
    <w:p w:rsidR="00831C74" w:rsidRPr="00831C74" w:rsidRDefault="00831C74" w:rsidP="00831C74">
      <w:pPr>
        <w:spacing w:before="100" w:beforeAutospacing="1" w:after="100" w:afterAutospacing="1"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Independiente. Entra y sale solo y no necesita ningún tipo de ayuda por parte de otra persona. </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 xml:space="preserve">        </w:t>
      </w:r>
      <w:proofErr w:type="gramStart"/>
      <w:r w:rsidRPr="00831C74">
        <w:rPr>
          <w:rFonts w:ascii="Comic Sans MS" w:eastAsia="Times New Roman" w:hAnsi="Comic Sans MS" w:cs="Times New Roman"/>
          <w:b/>
          <w:color w:val="0000FF"/>
          <w:sz w:val="24"/>
          <w:szCs w:val="24"/>
          <w:lang w:val="es-ES" w:eastAsia="es-BO"/>
        </w:rPr>
        <w:t>( 10</w:t>
      </w:r>
      <w:proofErr w:type="gramEnd"/>
      <w:r w:rsidRPr="00831C74">
        <w:rPr>
          <w:rFonts w:ascii="Comic Sans MS" w:eastAsia="Times New Roman" w:hAnsi="Comic Sans MS" w:cs="Times New Roman"/>
          <w:b/>
          <w:color w:val="0000FF"/>
          <w:sz w:val="24"/>
          <w:szCs w:val="24"/>
          <w:lang w:val="es-ES" w:eastAsia="es-BO"/>
        </w:rPr>
        <w:t xml:space="preserve"> puntos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i/>
          <w:color w:val="FF0000"/>
          <w:sz w:val="24"/>
          <w:szCs w:val="24"/>
          <w:u w:val="single"/>
          <w:lang w:val="es-ES" w:eastAsia="es-ES"/>
        </w:rPr>
        <w:t>TRASLADO AL SILLON/CAMA:</w:t>
      </w:r>
    </w:p>
    <w:p w:rsidR="00831C74" w:rsidRPr="00831C74" w:rsidRDefault="00831C74" w:rsidP="00831C74">
      <w:pPr>
        <w:spacing w:before="100" w:beforeAutospacing="1" w:after="100" w:afterAutospacing="1" w:line="240" w:lineRule="auto"/>
        <w:ind w:left="-360" w:right="-13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Independiente. No precisa ayuda. </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 xml:space="preserve">        </w:t>
      </w:r>
      <w:proofErr w:type="gramStart"/>
      <w:r w:rsidRPr="00831C74">
        <w:rPr>
          <w:rFonts w:ascii="Comic Sans MS" w:eastAsia="Times New Roman" w:hAnsi="Comic Sans MS" w:cs="Times New Roman"/>
          <w:b/>
          <w:color w:val="0000FF"/>
          <w:sz w:val="24"/>
          <w:szCs w:val="24"/>
          <w:lang w:val="es-ES" w:eastAsia="es-BO"/>
        </w:rPr>
        <w:t>( 15</w:t>
      </w:r>
      <w:proofErr w:type="gramEnd"/>
      <w:r w:rsidRPr="00831C74">
        <w:rPr>
          <w:rFonts w:ascii="Comic Sans MS" w:eastAsia="Times New Roman" w:hAnsi="Comic Sans MS" w:cs="Times New Roman"/>
          <w:b/>
          <w:color w:val="0000FF"/>
          <w:sz w:val="24"/>
          <w:szCs w:val="24"/>
          <w:lang w:val="es-ES" w:eastAsia="es-BO"/>
        </w:rPr>
        <w:t xml:space="preserve"> puntos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ES"/>
        </w:rPr>
        <w:lastRenderedPageBreak/>
        <w:t>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ES"/>
        </w:rPr>
        <w:t>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ES"/>
        </w:rPr>
        <w:t>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ES"/>
        </w:rPr>
        <w:t>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ES"/>
        </w:rPr>
        <w:t>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i/>
          <w:color w:val="FF0000"/>
          <w:sz w:val="24"/>
          <w:szCs w:val="24"/>
          <w:u w:val="single"/>
          <w:lang w:val="es-ES" w:eastAsia="es-ES"/>
        </w:rPr>
        <w:t>DEAMBULACION:</w:t>
      </w:r>
    </w:p>
    <w:p w:rsidR="00831C74" w:rsidRPr="00831C74" w:rsidRDefault="00831C74" w:rsidP="00831C74">
      <w:pPr>
        <w:spacing w:before="100" w:beforeAutospacing="1" w:after="100" w:afterAutospacing="1"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Independiente. Puede andar 50 m, o su equivalente en casa, sin ayuda o supervisión de otra persona. Puede usar ayudas instrumentales (bastón, muleta), excepto andador. Si utiliza prótesis, debe ser capaz de ponérsela y quitársela solo. </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 xml:space="preserve">        </w:t>
      </w:r>
      <w:proofErr w:type="gramStart"/>
      <w:r w:rsidRPr="00831C74">
        <w:rPr>
          <w:rFonts w:ascii="Comic Sans MS" w:eastAsia="Times New Roman" w:hAnsi="Comic Sans MS" w:cs="Times New Roman"/>
          <w:b/>
          <w:color w:val="0000FF"/>
          <w:sz w:val="24"/>
          <w:szCs w:val="24"/>
          <w:lang w:val="es-ES" w:eastAsia="es-BO"/>
        </w:rPr>
        <w:t>( 15</w:t>
      </w:r>
      <w:proofErr w:type="gramEnd"/>
      <w:r w:rsidRPr="00831C74">
        <w:rPr>
          <w:rFonts w:ascii="Comic Sans MS" w:eastAsia="Times New Roman" w:hAnsi="Comic Sans MS" w:cs="Times New Roman"/>
          <w:b/>
          <w:color w:val="0000FF"/>
          <w:sz w:val="24"/>
          <w:szCs w:val="24"/>
          <w:lang w:val="es-ES" w:eastAsia="es-BO"/>
        </w:rPr>
        <w:t xml:space="preserve"> puntos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i/>
          <w:color w:val="FF0000"/>
          <w:sz w:val="24"/>
          <w:szCs w:val="24"/>
          <w:u w:val="single"/>
          <w:lang w:val="es-ES" w:eastAsia="es-ES"/>
        </w:rPr>
        <w:t>SUBIR / BAJAR ESCALERAS:</w:t>
      </w:r>
    </w:p>
    <w:p w:rsidR="00831C74" w:rsidRPr="00831C74" w:rsidRDefault="00831C74" w:rsidP="00831C74">
      <w:pPr>
        <w:spacing w:before="100" w:beforeAutospacing="1" w:after="100" w:afterAutospacing="1" w:line="240" w:lineRule="auto"/>
        <w:ind w:left="-360" w:right="-13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Independiente. Capaz de subir y bajar un piso sin la ayuda ni supervisión de otra persona. </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t xml:space="preserve">        </w:t>
      </w:r>
      <w:proofErr w:type="gramStart"/>
      <w:r w:rsidRPr="00831C74">
        <w:rPr>
          <w:rFonts w:ascii="Comic Sans MS" w:eastAsia="Times New Roman" w:hAnsi="Comic Sans MS" w:cs="Times New Roman"/>
          <w:b/>
          <w:color w:val="0000FF"/>
          <w:sz w:val="24"/>
          <w:szCs w:val="24"/>
          <w:lang w:val="es-ES" w:eastAsia="es-BO"/>
        </w:rPr>
        <w:t>( 10</w:t>
      </w:r>
      <w:proofErr w:type="gramEnd"/>
      <w:r w:rsidRPr="00831C74">
        <w:rPr>
          <w:rFonts w:ascii="Comic Sans MS" w:eastAsia="Times New Roman" w:hAnsi="Comic Sans MS" w:cs="Times New Roman"/>
          <w:b/>
          <w:color w:val="0000FF"/>
          <w:sz w:val="24"/>
          <w:szCs w:val="24"/>
          <w:lang w:val="es-ES" w:eastAsia="es-BO"/>
        </w:rPr>
        <w:t xml:space="preserve"> puntos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i/>
          <w:color w:val="000000"/>
          <w:sz w:val="24"/>
          <w:szCs w:val="24"/>
          <w:lang w:val="es-ES" w:eastAsia="es-ES"/>
        </w:rPr>
        <w:t xml:space="preserve">Se ha evaluado las diez actividades básicas de la vida diaria y su puntuación final según la valoración de la escala de </w:t>
      </w:r>
      <w:proofErr w:type="spellStart"/>
      <w:r w:rsidRPr="00831C74">
        <w:rPr>
          <w:rFonts w:ascii="Comic Sans MS" w:eastAsia="Times New Roman" w:hAnsi="Comic Sans MS" w:cs="Times New Roman"/>
          <w:b/>
          <w:i/>
          <w:color w:val="000000"/>
          <w:sz w:val="24"/>
          <w:szCs w:val="24"/>
          <w:lang w:val="es-ES" w:eastAsia="es-ES"/>
        </w:rPr>
        <w:t>Barthel</w:t>
      </w:r>
      <w:proofErr w:type="spellEnd"/>
      <w:r w:rsidRPr="00831C74">
        <w:rPr>
          <w:rFonts w:ascii="Comic Sans MS" w:eastAsia="Times New Roman" w:hAnsi="Comic Sans MS" w:cs="Times New Roman"/>
          <w:b/>
          <w:i/>
          <w:color w:val="000000"/>
          <w:sz w:val="24"/>
          <w:szCs w:val="24"/>
          <w:lang w:val="es-ES" w:eastAsia="es-ES"/>
        </w:rPr>
        <w:t xml:space="preserve"> es: </w:t>
      </w:r>
    </w:p>
    <w:p w:rsidR="00831C74" w:rsidRPr="00831C74" w:rsidRDefault="00831C74" w:rsidP="00831C74">
      <w:pPr>
        <w:spacing w:before="100" w:beforeAutospacing="1" w:after="100" w:afterAutospacing="1"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i/>
          <w:color w:val="000000"/>
          <w:sz w:val="24"/>
          <w:szCs w:val="24"/>
          <w:lang w:val="es-ES" w:eastAsia="es-BO"/>
        </w:rPr>
        <w:t xml:space="preserve">Independiente: </w:t>
      </w:r>
      <w:r w:rsidRPr="00831C74">
        <w:rPr>
          <w:rFonts w:ascii="Comic Sans MS" w:eastAsia="Times New Roman" w:hAnsi="Comic Sans MS" w:cs="Times New Roman"/>
          <w:b/>
          <w:i/>
          <w:color w:val="0000FF"/>
          <w:sz w:val="24"/>
          <w:szCs w:val="24"/>
          <w:lang w:val="es-ES" w:eastAsia="es-BO"/>
        </w:rPr>
        <w:t xml:space="preserve">100 </w:t>
      </w:r>
      <w:proofErr w:type="spellStart"/>
      <w:r w:rsidRPr="00831C74">
        <w:rPr>
          <w:rFonts w:ascii="Comic Sans MS" w:eastAsia="Times New Roman" w:hAnsi="Comic Sans MS" w:cs="Times New Roman"/>
          <w:b/>
          <w:i/>
          <w:color w:val="0000FF"/>
          <w:sz w:val="24"/>
          <w:szCs w:val="24"/>
          <w:lang w:val="es-ES" w:eastAsia="es-BO"/>
        </w:rPr>
        <w:t>ptos</w:t>
      </w:r>
      <w:proofErr w:type="spellEnd"/>
      <w:r w:rsidRPr="00831C74">
        <w:rPr>
          <w:rFonts w:ascii="Comic Sans MS" w:eastAsia="Times New Roman" w:hAnsi="Comic Sans MS" w:cs="Times New Roman"/>
          <w:b/>
          <w:i/>
          <w:color w:val="0000FF"/>
          <w:sz w:val="24"/>
          <w:szCs w:val="24"/>
          <w:lang w:val="es-ES" w:eastAsia="es-BO"/>
        </w:rPr>
        <w:t xml:space="preserve"> </w:t>
      </w:r>
      <w:r w:rsidRPr="00831C74">
        <w:rPr>
          <w:rFonts w:ascii="Comic Sans MS" w:eastAsia="Times New Roman" w:hAnsi="Comic Sans MS" w:cs="Times New Roman"/>
          <w:b/>
          <w:i/>
          <w:color w:val="000000"/>
          <w:sz w:val="24"/>
          <w:szCs w:val="24"/>
          <w:lang w:val="es-ES" w:eastAsia="es-BO"/>
        </w:rPr>
        <w:tab/>
      </w:r>
      <w:r w:rsidRPr="00831C74">
        <w:rPr>
          <w:rFonts w:ascii="Comic Sans MS" w:eastAsia="Times New Roman" w:hAnsi="Comic Sans MS" w:cs="Times New Roman"/>
          <w:b/>
          <w:i/>
          <w:color w:val="000000"/>
          <w:sz w:val="24"/>
          <w:szCs w:val="24"/>
          <w:lang w:val="es-ES" w:eastAsia="es-BO"/>
        </w:rPr>
        <w:tab/>
        <w:t>Por lo que no existe ninguna incapacidad que impida llevar a cabo las actividades básicas de la vida diaria.</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9966"/>
          <w:sz w:val="32"/>
          <w:szCs w:val="32"/>
          <w:u w:val="single"/>
          <w:lang w:val="es-ES" w:eastAsia="es-BO"/>
        </w:rPr>
        <w:t>Las 14 Necesidades Básicas de Virginia Henderson</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72"/>
        </w:numPr>
        <w:spacing w:before="240" w:after="24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Respiración:</w:t>
      </w:r>
    </w:p>
    <w:p w:rsidR="00831C74" w:rsidRPr="00831C74" w:rsidRDefault="00831C74" w:rsidP="00831C74">
      <w:pPr>
        <w:tabs>
          <w:tab w:val="num" w:pos="2136"/>
        </w:tabs>
        <w:spacing w:before="240" w:after="24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Tiene una desviación del tabique nasal pero eso no le supone ningún problema a la hora de respirar, por lo que no hay ninguna alteración significativa.</w:t>
      </w:r>
    </w:p>
    <w:p w:rsidR="00831C74" w:rsidRPr="00831C74" w:rsidRDefault="00831C74" w:rsidP="00831C74">
      <w:pPr>
        <w:numPr>
          <w:ilvl w:val="0"/>
          <w:numId w:val="73"/>
        </w:numPr>
        <w:spacing w:before="240" w:after="24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lastRenderedPageBreak/>
        <w:t>Alimentación/Hidratación:</w:t>
      </w:r>
    </w:p>
    <w:p w:rsidR="00831C74" w:rsidRPr="00831C74" w:rsidRDefault="00831C74" w:rsidP="00831C74">
      <w:pPr>
        <w:tabs>
          <w:tab w:val="num" w:pos="2136"/>
        </w:tabs>
        <w:spacing w:before="240" w:after="24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 xml:space="preserve">Tiene que tener cuidado con la alimentación ya que al ser Diabética e Hipertensa debe de ser rigurosa a la hora de elegir los alimentos adecuados. </w:t>
      </w:r>
    </w:p>
    <w:p w:rsidR="00831C74" w:rsidRPr="00831C74" w:rsidRDefault="00831C74" w:rsidP="00831C74">
      <w:pPr>
        <w:tabs>
          <w:tab w:val="num" w:pos="2136"/>
        </w:tabs>
        <w:spacing w:before="240" w:after="24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Por las tardes debe de tomar una pieza de fruta para prevenir una posible hipoglucemia.</w:t>
      </w:r>
    </w:p>
    <w:p w:rsidR="00831C74" w:rsidRPr="00831C74" w:rsidRDefault="00831C74" w:rsidP="00831C74">
      <w:pPr>
        <w:tabs>
          <w:tab w:val="num" w:pos="2136"/>
        </w:tabs>
        <w:spacing w:before="240" w:after="24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 xml:space="preserve">No desayuna, por lo que </w:t>
      </w:r>
      <w:proofErr w:type="spellStart"/>
      <w:r w:rsidRPr="00831C74">
        <w:rPr>
          <w:rFonts w:ascii="Comic Sans MS" w:eastAsia="Times New Roman" w:hAnsi="Comic Sans MS" w:cs="Times New Roman"/>
          <w:color w:val="000000"/>
          <w:sz w:val="24"/>
          <w:szCs w:val="24"/>
          <w:lang w:val="es-ES" w:eastAsia="es-BO"/>
        </w:rPr>
        <w:t>deberia</w:t>
      </w:r>
      <w:proofErr w:type="spellEnd"/>
      <w:r w:rsidRPr="00831C74">
        <w:rPr>
          <w:rFonts w:ascii="Comic Sans MS" w:eastAsia="Times New Roman" w:hAnsi="Comic Sans MS" w:cs="Times New Roman"/>
          <w:color w:val="000000"/>
          <w:sz w:val="24"/>
          <w:szCs w:val="24"/>
          <w:lang w:val="es-ES" w:eastAsia="es-BO"/>
        </w:rPr>
        <w:t xml:space="preserve"> de tener cuidado el riesgo de desequilibrio nutricional por defecto.</w:t>
      </w:r>
    </w:p>
    <w:p w:rsidR="00831C74" w:rsidRPr="00831C74" w:rsidRDefault="00831C74" w:rsidP="00831C74">
      <w:pPr>
        <w:spacing w:before="240" w:after="24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before="240" w:after="240" w:line="240" w:lineRule="auto"/>
        <w:ind w:left="177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74"/>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Eliminación:</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2136"/>
        </w:tabs>
        <w:spacing w:after="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Va al baño con una frecuencia normal por lo que no hay alteración apreciable.</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 </w:t>
      </w:r>
    </w:p>
    <w:p w:rsidR="00831C74" w:rsidRPr="00831C74" w:rsidRDefault="00831C74" w:rsidP="00831C74">
      <w:pPr>
        <w:numPr>
          <w:ilvl w:val="0"/>
          <w:numId w:val="75"/>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Movilización:</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1620"/>
        </w:tabs>
        <w:spacing w:after="0" w:line="240" w:lineRule="auto"/>
        <w:ind w:left="1620" w:hanging="18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Tiene Artrosis y dolores Ciáticas por lo que el individuo experimenta una limitación de los movimientos físicos.</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76"/>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Vestido:</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1800"/>
        </w:tabs>
        <w:spacing w:after="0" w:line="240" w:lineRule="auto"/>
        <w:ind w:left="2136" w:hanging="696"/>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Se viste ella sola y no necesita ayuda para vestirse.</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77"/>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Descanso/Sueño:</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left" w:pos="1800"/>
        </w:tabs>
        <w:spacing w:after="0" w:line="240" w:lineRule="auto"/>
        <w:ind w:left="1800"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 xml:space="preserve">Antes no podía dormir muy bien y presentaba Insomnio, pero después del tratamiento </w:t>
      </w:r>
      <w:proofErr w:type="spellStart"/>
      <w:r w:rsidRPr="00831C74">
        <w:rPr>
          <w:rFonts w:ascii="Comic Sans MS" w:eastAsia="Times New Roman" w:hAnsi="Comic Sans MS" w:cs="Times New Roman"/>
          <w:color w:val="000000"/>
          <w:sz w:val="24"/>
          <w:szCs w:val="24"/>
          <w:lang w:val="es-ES" w:eastAsia="es-BO"/>
        </w:rPr>
        <w:t>medico</w:t>
      </w:r>
      <w:proofErr w:type="spellEnd"/>
      <w:r w:rsidRPr="00831C74">
        <w:rPr>
          <w:rFonts w:ascii="Comic Sans MS" w:eastAsia="Times New Roman" w:hAnsi="Comic Sans MS" w:cs="Times New Roman"/>
          <w:color w:val="000000"/>
          <w:sz w:val="24"/>
          <w:szCs w:val="24"/>
          <w:lang w:val="es-ES" w:eastAsia="es-BO"/>
        </w:rPr>
        <w:t xml:space="preserve"> y del tratamiento alternativo que practica </w:t>
      </w:r>
      <w:proofErr w:type="gramStart"/>
      <w:r w:rsidRPr="00831C74">
        <w:rPr>
          <w:rFonts w:ascii="Comic Sans MS" w:eastAsia="Times New Roman" w:hAnsi="Comic Sans MS" w:cs="Times New Roman"/>
          <w:color w:val="000000"/>
          <w:sz w:val="24"/>
          <w:szCs w:val="24"/>
          <w:lang w:val="es-ES" w:eastAsia="es-BO"/>
        </w:rPr>
        <w:t>( terapia</w:t>
      </w:r>
      <w:proofErr w:type="gramEnd"/>
      <w:r w:rsidRPr="00831C74">
        <w:rPr>
          <w:rFonts w:ascii="Comic Sans MS" w:eastAsia="Times New Roman" w:hAnsi="Comic Sans MS" w:cs="Times New Roman"/>
          <w:color w:val="000000"/>
          <w:sz w:val="24"/>
          <w:szCs w:val="24"/>
          <w:lang w:val="es-ES" w:eastAsia="es-BO"/>
        </w:rPr>
        <w:t xml:space="preserve"> musical y ejercicios de movilización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78"/>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Temperatura:</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1800"/>
        </w:tabs>
        <w:spacing w:after="0" w:line="240" w:lineRule="auto"/>
        <w:ind w:left="1800"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Temperatura corporal regular, no hay ningún riesgo y no presenta alteración significativa.</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lastRenderedPageBreak/>
        <w:t> </w:t>
      </w:r>
    </w:p>
    <w:p w:rsidR="00831C74" w:rsidRPr="00831C74" w:rsidRDefault="00831C74" w:rsidP="00831C74">
      <w:pPr>
        <w:numPr>
          <w:ilvl w:val="0"/>
          <w:numId w:val="79"/>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Higiene/Piel:</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1800"/>
        </w:tabs>
        <w:spacing w:after="0" w:line="240" w:lineRule="auto"/>
        <w:ind w:left="1800"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 xml:space="preserve">Cuando presentaba brotes de dolor debido a su enfermedad ciática necesitaba una completa dependencia para llevar a cabo la realización de la actividad funcional del higiene/piel, pero desde que tiene tratamiento </w:t>
      </w:r>
      <w:proofErr w:type="spellStart"/>
      <w:r w:rsidRPr="00831C74">
        <w:rPr>
          <w:rFonts w:ascii="Comic Sans MS" w:eastAsia="Times New Roman" w:hAnsi="Comic Sans MS" w:cs="Times New Roman"/>
          <w:color w:val="000000"/>
          <w:sz w:val="24"/>
          <w:szCs w:val="24"/>
          <w:lang w:val="es-ES" w:eastAsia="es-BO"/>
        </w:rPr>
        <w:t>medico</w:t>
      </w:r>
      <w:proofErr w:type="spellEnd"/>
      <w:r w:rsidRPr="00831C74">
        <w:rPr>
          <w:rFonts w:ascii="Comic Sans MS" w:eastAsia="Times New Roman" w:hAnsi="Comic Sans MS" w:cs="Times New Roman"/>
          <w:color w:val="000000"/>
          <w:sz w:val="24"/>
          <w:szCs w:val="24"/>
          <w:lang w:val="es-ES" w:eastAsia="es-BO"/>
        </w:rPr>
        <w:t xml:space="preserve"> que impide dichos brotes es completamente independiente para realización de dichas actividades.</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80"/>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Seguridad:</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1800"/>
        </w:tabs>
        <w:spacing w:after="0" w:line="240" w:lineRule="auto"/>
        <w:ind w:left="1800"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 xml:space="preserve">Presentaba brotes de dolor ciáticas hasta que empezó con el tratamiento </w:t>
      </w:r>
      <w:proofErr w:type="spellStart"/>
      <w:r w:rsidRPr="00831C74">
        <w:rPr>
          <w:rFonts w:ascii="Comic Sans MS" w:eastAsia="Times New Roman" w:hAnsi="Comic Sans MS" w:cs="Times New Roman"/>
          <w:color w:val="000000"/>
          <w:sz w:val="24"/>
          <w:szCs w:val="24"/>
          <w:lang w:val="es-ES" w:eastAsia="es-BO"/>
        </w:rPr>
        <w:t>medico</w:t>
      </w:r>
      <w:proofErr w:type="spellEnd"/>
      <w:r w:rsidRPr="00831C74">
        <w:rPr>
          <w:rFonts w:ascii="Comic Sans MS" w:eastAsia="Times New Roman" w:hAnsi="Comic Sans MS" w:cs="Times New Roman"/>
          <w:color w:val="000000"/>
          <w:sz w:val="24"/>
          <w:szCs w:val="24"/>
          <w:lang w:val="es-ES" w:eastAsia="es-BO"/>
        </w:rPr>
        <w:t>, por lo que tiene ser rigurosa en llevar bien su tratamiento.</w:t>
      </w:r>
    </w:p>
    <w:p w:rsidR="00831C74" w:rsidRPr="00831C74" w:rsidRDefault="00831C74" w:rsidP="00831C74">
      <w:pPr>
        <w:tabs>
          <w:tab w:val="num" w:pos="1800"/>
        </w:tabs>
        <w:spacing w:after="0" w:line="240" w:lineRule="auto"/>
        <w:ind w:left="1416" w:hanging="69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1800"/>
        </w:tabs>
        <w:spacing w:after="0" w:line="240" w:lineRule="auto"/>
        <w:ind w:left="1800"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Se refiere a tener ansiedad, estado en el cual, el individuo presenta inquietud, incomodidad o temor de origen desconocida.</w:t>
      </w:r>
    </w:p>
    <w:p w:rsidR="00831C74" w:rsidRPr="00831C74" w:rsidRDefault="00831C74" w:rsidP="00831C74">
      <w:pPr>
        <w:tabs>
          <w:tab w:val="num" w:pos="1800"/>
        </w:tabs>
        <w:spacing w:after="0" w:line="240" w:lineRule="auto"/>
        <w:ind w:left="1416" w:hanging="69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1800"/>
        </w:tabs>
        <w:spacing w:after="0" w:line="240" w:lineRule="auto"/>
        <w:ind w:left="2136" w:hanging="696"/>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Tiene temor por el futuro de ser dependiente.</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81"/>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 Trabajo y Realizarse:</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1800"/>
        </w:tabs>
        <w:spacing w:after="0" w:line="240" w:lineRule="auto"/>
        <w:ind w:left="1800"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Al principio, debido a la enfermedad, perdida de sus padres, la depresión que tuvo etc. no se sentaba realizada pero ahora ha superado todos estos problemas y se siente realizada y con ganas de vivir.</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82"/>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Comunicación:</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1800"/>
        </w:tabs>
        <w:spacing w:after="0" w:line="240" w:lineRule="auto"/>
        <w:ind w:left="1800"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Tiene muchos amigos y se relaciona con sus compañeros de la residencia.</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83"/>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 Aprender:</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1800"/>
        </w:tabs>
        <w:spacing w:after="0" w:line="240" w:lineRule="auto"/>
        <w:ind w:left="1800"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Tiene los estudios básicos hechos.</w:t>
      </w:r>
    </w:p>
    <w:p w:rsidR="00831C74" w:rsidRPr="00831C74" w:rsidRDefault="00831C74" w:rsidP="00831C74">
      <w:pPr>
        <w:tabs>
          <w:tab w:val="num" w:pos="1800"/>
        </w:tabs>
        <w:spacing w:after="0" w:line="240" w:lineRule="auto"/>
        <w:ind w:left="1800"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lastRenderedPageBreak/>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 xml:space="preserve">Con la terapia alternativa </w:t>
      </w:r>
      <w:proofErr w:type="spellStart"/>
      <w:r w:rsidRPr="00831C74">
        <w:rPr>
          <w:rFonts w:ascii="Comic Sans MS" w:eastAsia="Times New Roman" w:hAnsi="Comic Sans MS" w:cs="Times New Roman"/>
          <w:color w:val="000000"/>
          <w:sz w:val="24"/>
          <w:szCs w:val="24"/>
          <w:lang w:val="es-ES" w:eastAsia="es-BO"/>
        </w:rPr>
        <w:t>esta</w:t>
      </w:r>
      <w:proofErr w:type="spellEnd"/>
      <w:r w:rsidRPr="00831C74">
        <w:rPr>
          <w:rFonts w:ascii="Comic Sans MS" w:eastAsia="Times New Roman" w:hAnsi="Comic Sans MS" w:cs="Times New Roman"/>
          <w:color w:val="000000"/>
          <w:sz w:val="24"/>
          <w:szCs w:val="24"/>
          <w:lang w:val="es-ES" w:eastAsia="es-BO"/>
        </w:rPr>
        <w:t xml:space="preserve"> aprendiendo utilizar algunos instrumentos musicales simples.</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84"/>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 Creencia/Religión:</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1800"/>
        </w:tabs>
        <w:spacing w:after="0" w:line="240" w:lineRule="auto"/>
        <w:ind w:left="2136" w:hanging="696"/>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proofErr w:type="spellStart"/>
      <w:r w:rsidRPr="00831C74">
        <w:rPr>
          <w:rFonts w:ascii="Comic Sans MS" w:eastAsia="Times New Roman" w:hAnsi="Comic Sans MS" w:cs="Times New Roman"/>
          <w:color w:val="000000"/>
          <w:sz w:val="24"/>
          <w:szCs w:val="24"/>
          <w:lang w:val="es-ES" w:eastAsia="es-BO"/>
        </w:rPr>
        <w:t>Esta</w:t>
      </w:r>
      <w:proofErr w:type="spellEnd"/>
      <w:r w:rsidRPr="00831C74">
        <w:rPr>
          <w:rFonts w:ascii="Comic Sans MS" w:eastAsia="Times New Roman" w:hAnsi="Comic Sans MS" w:cs="Times New Roman"/>
          <w:color w:val="000000"/>
          <w:sz w:val="24"/>
          <w:szCs w:val="24"/>
          <w:lang w:val="es-ES" w:eastAsia="es-BO"/>
        </w:rPr>
        <w:t xml:space="preserve"> muy afectada por la </w:t>
      </w:r>
      <w:proofErr w:type="spellStart"/>
      <w:proofErr w:type="gramStart"/>
      <w:r w:rsidRPr="00831C74">
        <w:rPr>
          <w:rFonts w:ascii="Comic Sans MS" w:eastAsia="Times New Roman" w:hAnsi="Comic Sans MS" w:cs="Times New Roman"/>
          <w:color w:val="000000"/>
          <w:sz w:val="24"/>
          <w:szCs w:val="24"/>
          <w:lang w:val="es-ES" w:eastAsia="es-BO"/>
        </w:rPr>
        <w:t>perdida</w:t>
      </w:r>
      <w:proofErr w:type="spellEnd"/>
      <w:proofErr w:type="gramEnd"/>
      <w:r w:rsidRPr="00831C74">
        <w:rPr>
          <w:rFonts w:ascii="Comic Sans MS" w:eastAsia="Times New Roman" w:hAnsi="Comic Sans MS" w:cs="Times New Roman"/>
          <w:color w:val="000000"/>
          <w:sz w:val="24"/>
          <w:szCs w:val="24"/>
          <w:lang w:val="es-ES" w:eastAsia="es-BO"/>
        </w:rPr>
        <w:t xml:space="preserve"> de sus padres.</w:t>
      </w:r>
    </w:p>
    <w:p w:rsidR="00831C74" w:rsidRPr="00831C74" w:rsidRDefault="00831C74" w:rsidP="00831C74">
      <w:pPr>
        <w:tabs>
          <w:tab w:val="num" w:pos="1800"/>
        </w:tabs>
        <w:spacing w:after="0" w:line="240" w:lineRule="auto"/>
        <w:ind w:left="2136" w:hanging="696"/>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Cree en Dios.</w:t>
      </w:r>
    </w:p>
    <w:p w:rsidR="00831C74" w:rsidRPr="00831C74" w:rsidRDefault="00831C74" w:rsidP="00831C74">
      <w:pPr>
        <w:tabs>
          <w:tab w:val="num" w:pos="1800"/>
        </w:tabs>
        <w:spacing w:after="0" w:line="240" w:lineRule="auto"/>
        <w:ind w:left="2136" w:hanging="696"/>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Católica practicante.</w:t>
      </w:r>
    </w:p>
    <w:p w:rsidR="00831C74" w:rsidRPr="00831C74" w:rsidRDefault="00831C74" w:rsidP="00831C74">
      <w:pPr>
        <w:tabs>
          <w:tab w:val="num" w:pos="1800"/>
        </w:tabs>
        <w:spacing w:after="0" w:line="240" w:lineRule="auto"/>
        <w:ind w:left="2136" w:hanging="696"/>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Catequista.</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85"/>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 Actividades Lúdicas:</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1800"/>
        </w:tabs>
        <w:spacing w:after="0" w:line="240" w:lineRule="auto"/>
        <w:ind w:left="2136" w:hanging="696"/>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Realiza Manualidades.</w:t>
      </w:r>
    </w:p>
    <w:p w:rsidR="00831C74" w:rsidRPr="00831C74" w:rsidRDefault="00831C74" w:rsidP="00831C74">
      <w:pPr>
        <w:tabs>
          <w:tab w:val="num" w:pos="1800"/>
        </w:tabs>
        <w:spacing w:after="0" w:line="240" w:lineRule="auto"/>
        <w:ind w:left="2136" w:hanging="696"/>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Musicoterapia.</w:t>
      </w:r>
    </w:p>
    <w:p w:rsidR="00831C74" w:rsidRPr="00831C74" w:rsidRDefault="00831C74" w:rsidP="00831C74">
      <w:pPr>
        <w:tabs>
          <w:tab w:val="num" w:pos="1800"/>
        </w:tabs>
        <w:spacing w:after="0" w:line="240" w:lineRule="auto"/>
        <w:ind w:left="2136" w:hanging="696"/>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Corte y confección.</w:t>
      </w:r>
    </w:p>
    <w:p w:rsidR="00831C74" w:rsidRPr="00831C74" w:rsidRDefault="00831C74" w:rsidP="00831C74">
      <w:pPr>
        <w:tabs>
          <w:tab w:val="num" w:pos="1800"/>
        </w:tabs>
        <w:spacing w:after="0" w:line="240" w:lineRule="auto"/>
        <w:ind w:left="2136" w:hanging="696"/>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Y es catequista.</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u w:val="single"/>
          <w:lang w:val="es-ES" w:eastAsia="es-BO"/>
        </w:rPr>
        <w:t>DIAGNOSTICOS DE ENFERMERIA</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lang w:val="es-ES" w:eastAsia="es-BO"/>
        </w:rPr>
        <w:t> </w:t>
      </w:r>
    </w:p>
    <w:p w:rsidR="00831C74" w:rsidRPr="00831C74" w:rsidRDefault="00831C74" w:rsidP="00831C74">
      <w:pPr>
        <w:numPr>
          <w:ilvl w:val="0"/>
          <w:numId w:val="86"/>
        </w:numPr>
        <w:spacing w:after="0" w:line="240" w:lineRule="auto"/>
        <w:rPr>
          <w:rFonts w:ascii="Times New Roman" w:eastAsia="Times New Roman" w:hAnsi="Times New Roman" w:cs="Times New Roman"/>
          <w:color w:val="000000"/>
          <w:sz w:val="24"/>
          <w:szCs w:val="24"/>
          <w:lang w:eastAsia="es-BO"/>
        </w:rPr>
      </w:pPr>
      <w:r w:rsidRPr="00831C74">
        <w:rPr>
          <w:rFonts w:ascii="Comic Sans MS" w:eastAsia="Times New Roman" w:hAnsi="Comic Sans MS" w:cs="Times New Roman"/>
          <w:color w:val="000000"/>
          <w:sz w:val="24"/>
          <w:szCs w:val="24"/>
          <w:lang w:val="es-ES" w:eastAsia="es-BO"/>
        </w:rPr>
        <w:t>Respiración:</w:t>
      </w:r>
      <w:r w:rsidRPr="00831C74">
        <w:rPr>
          <w:rFonts w:ascii="Comic Sans MS" w:eastAsia="Times New Roman" w:hAnsi="Comic Sans MS" w:cs="Times New Roman"/>
          <w:color w:val="000000"/>
          <w:sz w:val="24"/>
          <w:szCs w:val="24"/>
          <w:lang w:val="es-ES" w:eastAsia="es-BO"/>
        </w:rPr>
        <w:tab/>
      </w:r>
      <w:r w:rsidRPr="00831C74">
        <w:rPr>
          <w:rFonts w:ascii="Comic Sans MS" w:eastAsia="Times New Roman" w:hAnsi="Comic Sans MS" w:cs="Times New Roman"/>
          <w:color w:val="000000"/>
          <w:sz w:val="24"/>
          <w:szCs w:val="24"/>
          <w:lang w:val="es-ES" w:eastAsia="es-BO"/>
        </w:rPr>
        <w:tab/>
      </w:r>
    </w:p>
    <w:p w:rsidR="00831C74" w:rsidRPr="00831C74" w:rsidRDefault="00831C74" w:rsidP="00831C74">
      <w:pPr>
        <w:tabs>
          <w:tab w:val="num" w:pos="1800"/>
        </w:tabs>
        <w:spacing w:after="0" w:line="240" w:lineRule="auto"/>
        <w:ind w:left="2136" w:hanging="336"/>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No hay alteración significativa</w:t>
      </w:r>
    </w:p>
    <w:p w:rsidR="00831C74" w:rsidRPr="00831C74" w:rsidRDefault="00831C74" w:rsidP="00831C74">
      <w:pPr>
        <w:numPr>
          <w:ilvl w:val="0"/>
          <w:numId w:val="87"/>
        </w:numPr>
        <w:spacing w:before="240" w:after="24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Alimentación/Hidratación:</w:t>
      </w:r>
    </w:p>
    <w:p w:rsidR="00831C74" w:rsidRPr="00831C74" w:rsidRDefault="00831C74" w:rsidP="00831C74">
      <w:pPr>
        <w:tabs>
          <w:tab w:val="num" w:pos="1800"/>
        </w:tabs>
        <w:spacing w:before="240" w:after="240" w:line="240" w:lineRule="auto"/>
        <w:ind w:left="180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Riesgo de desequilibrio nutricional por defecto.</w:t>
      </w:r>
    </w:p>
    <w:p w:rsidR="00831C74" w:rsidRPr="00831C74" w:rsidRDefault="00831C74" w:rsidP="00831C74">
      <w:pPr>
        <w:numPr>
          <w:ilvl w:val="0"/>
          <w:numId w:val="88"/>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Eliminación:</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2136"/>
        </w:tabs>
        <w:spacing w:after="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No hay alteración apreciable.</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lastRenderedPageBreak/>
        <w:t> </w:t>
      </w:r>
    </w:p>
    <w:p w:rsidR="00831C74" w:rsidRPr="00831C74" w:rsidRDefault="00831C74" w:rsidP="00831C74">
      <w:pPr>
        <w:numPr>
          <w:ilvl w:val="0"/>
          <w:numId w:val="89"/>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Movilización:</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2136"/>
        </w:tabs>
        <w:spacing w:after="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Riesgo de la intolerancia a la actividad.</w:t>
      </w:r>
    </w:p>
    <w:p w:rsidR="00831C74" w:rsidRPr="00831C74" w:rsidRDefault="00831C74" w:rsidP="00831C74">
      <w:pPr>
        <w:spacing w:after="0" w:line="240" w:lineRule="auto"/>
        <w:ind w:left="177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2136"/>
        </w:tabs>
        <w:spacing w:after="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 xml:space="preserve">Afectación de la movilidad física debido a los dolores ciáticos. </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90"/>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Vestido:</w:t>
      </w:r>
    </w:p>
    <w:p w:rsidR="00831C74" w:rsidRPr="00831C74" w:rsidRDefault="00831C74" w:rsidP="00831C74">
      <w:pPr>
        <w:tabs>
          <w:tab w:val="num" w:pos="2136"/>
        </w:tabs>
        <w:spacing w:after="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No hay alteración significativa.</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91"/>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Descanso/Sueño:</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2136"/>
        </w:tabs>
        <w:spacing w:after="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No hay alteración significativa.</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92"/>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Temperatura:</w:t>
      </w:r>
    </w:p>
    <w:p w:rsidR="00831C74" w:rsidRPr="00831C74" w:rsidRDefault="00831C74" w:rsidP="00831C74">
      <w:pPr>
        <w:spacing w:after="0" w:line="240" w:lineRule="auto"/>
        <w:ind w:left="360"/>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2136"/>
        </w:tabs>
        <w:spacing w:after="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No hay alteración significativa.</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93"/>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Higiene/Piel:</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2136"/>
        </w:tabs>
        <w:spacing w:after="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Independiente por lo que no hay alteración significativa.</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94"/>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Seguridad:</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2136"/>
        </w:tabs>
        <w:spacing w:after="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Temor por el futuro.</w:t>
      </w:r>
    </w:p>
    <w:p w:rsidR="00831C74" w:rsidRPr="00831C74" w:rsidRDefault="00831C74" w:rsidP="00831C74">
      <w:pPr>
        <w:tabs>
          <w:tab w:val="num" w:pos="2136"/>
        </w:tabs>
        <w:spacing w:after="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Ansiedad.</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95"/>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 Trabajo y Realizarse:</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2136"/>
        </w:tabs>
        <w:spacing w:after="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No hay alteración significativa.</w:t>
      </w:r>
    </w:p>
    <w:p w:rsidR="00831C74" w:rsidRPr="00831C74" w:rsidRDefault="00831C74" w:rsidP="00831C74">
      <w:pPr>
        <w:spacing w:after="0" w:line="240" w:lineRule="auto"/>
        <w:ind w:left="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96"/>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Comunicación:</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2136"/>
        </w:tabs>
        <w:spacing w:after="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No hay alteración significativa.</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97"/>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 Aprender:</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2136"/>
        </w:tabs>
        <w:spacing w:after="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lastRenderedPageBreak/>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No hay alteración significativa.</w:t>
      </w:r>
    </w:p>
    <w:p w:rsidR="00831C74" w:rsidRPr="00831C74" w:rsidRDefault="00831C74" w:rsidP="00831C74">
      <w:pPr>
        <w:spacing w:after="0" w:line="240" w:lineRule="auto"/>
        <w:ind w:left="177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98"/>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 Creencia/Religión:</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2136"/>
        </w:tabs>
        <w:spacing w:after="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 xml:space="preserve">Duelo por la </w:t>
      </w:r>
      <w:proofErr w:type="spellStart"/>
      <w:proofErr w:type="gramStart"/>
      <w:r w:rsidRPr="00831C74">
        <w:rPr>
          <w:rFonts w:ascii="Comic Sans MS" w:eastAsia="Times New Roman" w:hAnsi="Comic Sans MS" w:cs="Times New Roman"/>
          <w:color w:val="000000"/>
          <w:sz w:val="24"/>
          <w:szCs w:val="24"/>
          <w:lang w:val="es-ES" w:eastAsia="es-BO"/>
        </w:rPr>
        <w:t>perdida</w:t>
      </w:r>
      <w:proofErr w:type="spellEnd"/>
      <w:proofErr w:type="gramEnd"/>
      <w:r w:rsidRPr="00831C74">
        <w:rPr>
          <w:rFonts w:ascii="Comic Sans MS" w:eastAsia="Times New Roman" w:hAnsi="Comic Sans MS" w:cs="Times New Roman"/>
          <w:color w:val="000000"/>
          <w:sz w:val="24"/>
          <w:szCs w:val="24"/>
          <w:lang w:val="es-ES" w:eastAsia="es-BO"/>
        </w:rPr>
        <w:t xml:space="preserve"> de sus padres.</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numPr>
          <w:ilvl w:val="0"/>
          <w:numId w:val="99"/>
        </w:num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 Actividades Lúdicas:</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2136"/>
        </w:tabs>
        <w:spacing w:after="0" w:line="240" w:lineRule="auto"/>
        <w:ind w:left="2136"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No hay alteración significativa.</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ind w:left="1416"/>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u w:val="single"/>
          <w:lang w:val="es-ES" w:eastAsia="es-BO"/>
        </w:rPr>
        <w:t>PLANIFICACION DE LOS CUIDADOS</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sz w:val="24"/>
          <w:szCs w:val="24"/>
          <w:lang w:val="es-ES" w:eastAsia="es-BO"/>
        </w:rPr>
        <w:tab/>
      </w:r>
      <w:r w:rsidRPr="00831C74">
        <w:rPr>
          <w:rFonts w:ascii="Comic Sans MS" w:eastAsia="Times New Roman" w:hAnsi="Comic Sans MS" w:cs="Times New Roman"/>
          <w:b/>
          <w:color w:val="FF0000"/>
          <w:sz w:val="24"/>
          <w:szCs w:val="24"/>
          <w:lang w:val="es-ES" w:eastAsia="es-BO"/>
        </w:rPr>
        <w:t>OBJETIVOS</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540"/>
        </w:tabs>
        <w:spacing w:after="0" w:line="240" w:lineRule="auto"/>
        <w:ind w:left="540" w:hanging="54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Alimentación/Hidratación:</w:t>
      </w:r>
    </w:p>
    <w:p w:rsidR="00831C74" w:rsidRPr="00831C74" w:rsidRDefault="00831C74" w:rsidP="00831C74">
      <w:pPr>
        <w:spacing w:after="0" w:line="240" w:lineRule="auto"/>
        <w:ind w:left="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ind w:left="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xml:space="preserve"> - Intentar prevenir un posible riesgo de desequilibrio nutricional por defecto.</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540"/>
        </w:tabs>
        <w:spacing w:after="0" w:line="240" w:lineRule="auto"/>
        <w:ind w:left="2136" w:hanging="2136"/>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Movilización:</w:t>
      </w:r>
    </w:p>
    <w:p w:rsidR="00831C74" w:rsidRPr="00831C74" w:rsidRDefault="00831C74" w:rsidP="00831C74">
      <w:pPr>
        <w:spacing w:after="0" w:line="240" w:lineRule="auto"/>
        <w:ind w:left="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ind w:left="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Prevenir una intolerancia hacia la actividad física y prevenir dolores ciáticas a la hora de realizar ejercicios físicos.</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tabs>
          <w:tab w:val="num" w:pos="540"/>
        </w:tabs>
        <w:spacing w:after="0" w:line="240" w:lineRule="auto"/>
        <w:ind w:left="2136" w:hanging="2136"/>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Seguridad y Ansiedad:</w:t>
      </w:r>
    </w:p>
    <w:p w:rsidR="00831C74" w:rsidRPr="00831C74" w:rsidRDefault="00831C74" w:rsidP="00831C74">
      <w:pPr>
        <w:spacing w:after="0" w:line="240" w:lineRule="auto"/>
        <w:ind w:left="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ind w:left="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Presentar una disminución de la ansiedad tras la aplicación de medidas terapéuticas adecuadas e intentar apaciguar su temor por el futuro.</w:t>
      </w:r>
    </w:p>
    <w:p w:rsidR="00831C74" w:rsidRPr="00831C74" w:rsidRDefault="00831C74" w:rsidP="00831C74">
      <w:pPr>
        <w:spacing w:after="0" w:line="240" w:lineRule="auto"/>
        <w:ind w:left="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Observar signos y síntomas de la ansiedad.</w:t>
      </w:r>
    </w:p>
    <w:p w:rsidR="00831C74" w:rsidRPr="00831C74" w:rsidRDefault="00831C74" w:rsidP="00831C74">
      <w:pPr>
        <w:spacing w:after="0" w:line="240" w:lineRule="auto"/>
        <w:ind w:left="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Observar expresiones no verbales.</w:t>
      </w:r>
    </w:p>
    <w:p w:rsidR="00831C74" w:rsidRPr="00831C74" w:rsidRDefault="00831C74" w:rsidP="00831C74">
      <w:pPr>
        <w:spacing w:after="0" w:line="240" w:lineRule="auto"/>
        <w:ind w:left="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Valorar las relaciones familiares.</w:t>
      </w:r>
    </w:p>
    <w:p w:rsidR="00831C74" w:rsidRPr="00831C74" w:rsidRDefault="00831C74" w:rsidP="00831C74">
      <w:pPr>
        <w:spacing w:after="0" w:line="240" w:lineRule="auto"/>
        <w:ind w:left="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ind w:left="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ind w:left="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ind w:left="540" w:hanging="54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Creencia y Religión:</w:t>
      </w:r>
    </w:p>
    <w:p w:rsidR="00831C74" w:rsidRPr="00831C74" w:rsidRDefault="00831C74" w:rsidP="00831C74">
      <w:pPr>
        <w:spacing w:after="0" w:line="240" w:lineRule="auto"/>
        <w:ind w:left="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ind w:left="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lastRenderedPageBreak/>
        <w:t xml:space="preserve">- Aumentar la autoestima y procurar que le afecte menos la perdida de sus padres. </w:t>
      </w:r>
    </w:p>
    <w:p w:rsidR="00831C74" w:rsidRPr="00831C74" w:rsidRDefault="00831C74" w:rsidP="00831C74">
      <w:pPr>
        <w:spacing w:after="0" w:line="240" w:lineRule="auto"/>
        <w:ind w:left="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ind w:left="708"/>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3366FF"/>
          <w:sz w:val="24"/>
          <w:szCs w:val="24"/>
          <w:u w:val="single"/>
          <w:lang w:val="es-ES" w:eastAsia="es-BO"/>
        </w:rPr>
        <w:t>EJECUCION</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b/>
          <w:sz w:val="24"/>
          <w:szCs w:val="24"/>
          <w:lang w:val="es-ES" w:eastAsia="es-BO"/>
        </w:rPr>
        <w:tab/>
      </w:r>
      <w:r w:rsidRPr="00831C74">
        <w:rPr>
          <w:rFonts w:ascii="Comic Sans MS" w:eastAsia="Times New Roman" w:hAnsi="Comic Sans MS" w:cs="Times New Roman"/>
          <w:b/>
          <w:color w:val="FF0000"/>
          <w:sz w:val="24"/>
          <w:szCs w:val="24"/>
          <w:lang w:val="es-ES" w:eastAsia="es-BO"/>
        </w:rPr>
        <w:t>ACTIVIDADES DE ENFERMERIA</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Alimentación e Hidratación:</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ab/>
      </w:r>
    </w:p>
    <w:p w:rsidR="00831C74" w:rsidRPr="00831C74" w:rsidRDefault="00831C74" w:rsidP="00831C74">
      <w:pPr>
        <w:tabs>
          <w:tab w:val="num" w:pos="720"/>
        </w:tabs>
        <w:spacing w:after="0" w:line="240" w:lineRule="auto"/>
        <w:ind w:left="720"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 xml:space="preserve">Proporcionarle un desayuno adecuado a sus gustos e intentar animarla para que desayune con los demás compañeros.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Movilización:</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ind w:left="720"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Asegurar la toma adecuada del tratamiento para los dolores ciáticas presentes.</w:t>
      </w:r>
    </w:p>
    <w:p w:rsidR="00831C74" w:rsidRPr="00831C74" w:rsidRDefault="00831C74" w:rsidP="00831C74">
      <w:pPr>
        <w:spacing w:after="0" w:line="240" w:lineRule="auto"/>
        <w:ind w:left="720"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Promover tal como realiza, ejercicios físicos en grupo.</w:t>
      </w:r>
    </w:p>
    <w:p w:rsidR="00831C74" w:rsidRPr="00831C74" w:rsidRDefault="00831C74" w:rsidP="00831C74">
      <w:pPr>
        <w:spacing w:after="0" w:line="240" w:lineRule="auto"/>
        <w:ind w:left="720"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En caso de que se encuentre cansada, lo comunique, descanse y no exceda en los ejercicios físicos.</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Seguridad y Ansiedad:</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ind w:left="720"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Comunicación con el paciente y promover la expresión de sus sentimiento.</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Creencia y Religión;</w:t>
      </w:r>
    </w:p>
    <w:p w:rsidR="00831C74" w:rsidRPr="00831C74" w:rsidRDefault="00831C74" w:rsidP="00831C74">
      <w:pPr>
        <w:spacing w:after="0" w:line="240" w:lineRule="auto"/>
        <w:rPr>
          <w:rFonts w:ascii="Times New Roman" w:eastAsia="Times New Roman" w:hAnsi="Times New Roman" w:cs="Times New Roman"/>
          <w:sz w:val="24"/>
          <w:szCs w:val="24"/>
          <w:lang w:eastAsia="es-BO"/>
        </w:rPr>
      </w:pPr>
      <w:r w:rsidRPr="00831C74">
        <w:rPr>
          <w:rFonts w:ascii="Comic Sans MS" w:eastAsia="Times New Roman" w:hAnsi="Comic Sans MS" w:cs="Times New Roman"/>
          <w:color w:val="000000"/>
          <w:sz w:val="24"/>
          <w:szCs w:val="24"/>
          <w:lang w:val="es-ES" w:eastAsia="es-BO"/>
        </w:rPr>
        <w:t> </w:t>
      </w:r>
    </w:p>
    <w:p w:rsidR="00831C74" w:rsidRPr="00831C74" w:rsidRDefault="00831C74" w:rsidP="00831C74">
      <w:pPr>
        <w:spacing w:after="0" w:line="240" w:lineRule="auto"/>
        <w:ind w:left="720"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Si la afección persiste por el duelo, usar terapia psicológica.</w:t>
      </w:r>
    </w:p>
    <w:p w:rsidR="00831C74" w:rsidRPr="00831C74" w:rsidRDefault="00831C74" w:rsidP="00831C74">
      <w:pPr>
        <w:spacing w:after="0" w:line="240" w:lineRule="auto"/>
        <w:ind w:left="720" w:hanging="360"/>
        <w:rPr>
          <w:rFonts w:ascii="Times New Roman" w:eastAsia="Times New Roman" w:hAnsi="Times New Roman" w:cs="Times New Roman"/>
          <w:sz w:val="24"/>
          <w:szCs w:val="24"/>
          <w:lang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Seguir animando a que siga visitando las clases de musicoterapia.</w:t>
      </w:r>
    </w:p>
    <w:p w:rsidR="00831C74" w:rsidRDefault="00831C74" w:rsidP="00831C74">
      <w:pPr>
        <w:spacing w:after="0" w:line="240" w:lineRule="auto"/>
        <w:ind w:left="720" w:hanging="360"/>
        <w:rPr>
          <w:rFonts w:ascii="Comic Sans MS" w:eastAsia="Times New Roman" w:hAnsi="Comic Sans MS" w:cs="Times New Roman"/>
          <w:color w:val="000000"/>
          <w:sz w:val="24"/>
          <w:szCs w:val="24"/>
          <w:lang w:val="es-ES" w:eastAsia="es-BO"/>
        </w:rPr>
      </w:pPr>
      <w:r w:rsidRPr="00831C74">
        <w:rPr>
          <w:rFonts w:ascii="Symbol" w:eastAsia="Symbol" w:hAnsi="Symbol" w:cs="Symbol"/>
          <w:color w:val="000000"/>
          <w:sz w:val="24"/>
          <w:szCs w:val="24"/>
          <w:lang w:val="es-ES" w:eastAsia="es-BO"/>
        </w:rPr>
        <w:t></w:t>
      </w:r>
      <w:r w:rsidRPr="00831C74">
        <w:rPr>
          <w:rFonts w:ascii="Times New Roman" w:eastAsia="Symbol" w:hAnsi="Times New Roman" w:cs="Times New Roman"/>
          <w:color w:val="000000"/>
          <w:sz w:val="14"/>
          <w:szCs w:val="14"/>
          <w:lang w:val="es-ES" w:eastAsia="es-BO"/>
        </w:rPr>
        <w:t xml:space="preserve">         </w:t>
      </w:r>
      <w:r w:rsidRPr="00831C74">
        <w:rPr>
          <w:rFonts w:ascii="Comic Sans MS" w:eastAsia="Times New Roman" w:hAnsi="Comic Sans MS" w:cs="Times New Roman"/>
          <w:color w:val="000000"/>
          <w:sz w:val="24"/>
          <w:szCs w:val="24"/>
          <w:lang w:val="es-ES" w:eastAsia="es-BO"/>
        </w:rPr>
        <w:t xml:space="preserve">Intentar de que este rodeada </w:t>
      </w:r>
      <w:proofErr w:type="spellStart"/>
      <w:r w:rsidRPr="00831C74">
        <w:rPr>
          <w:rFonts w:ascii="Comic Sans MS" w:eastAsia="Times New Roman" w:hAnsi="Comic Sans MS" w:cs="Times New Roman"/>
          <w:color w:val="000000"/>
          <w:sz w:val="24"/>
          <w:szCs w:val="24"/>
          <w:lang w:val="es-ES" w:eastAsia="es-BO"/>
        </w:rPr>
        <w:t>mas</w:t>
      </w:r>
      <w:proofErr w:type="spellEnd"/>
      <w:r w:rsidRPr="00831C74">
        <w:rPr>
          <w:rFonts w:ascii="Comic Sans MS" w:eastAsia="Times New Roman" w:hAnsi="Comic Sans MS" w:cs="Times New Roman"/>
          <w:color w:val="000000"/>
          <w:sz w:val="24"/>
          <w:szCs w:val="24"/>
          <w:lang w:val="es-ES" w:eastAsia="es-BO"/>
        </w:rPr>
        <w:t xml:space="preserve"> de los familiares con quien </w:t>
      </w:r>
      <w:proofErr w:type="spellStart"/>
      <w:r w:rsidRPr="00831C74">
        <w:rPr>
          <w:rFonts w:ascii="Comic Sans MS" w:eastAsia="Times New Roman" w:hAnsi="Comic Sans MS" w:cs="Times New Roman"/>
          <w:color w:val="000000"/>
          <w:sz w:val="24"/>
          <w:szCs w:val="24"/>
          <w:lang w:val="es-ES" w:eastAsia="es-BO"/>
        </w:rPr>
        <w:t>esta</w:t>
      </w:r>
      <w:proofErr w:type="spellEnd"/>
      <w:r w:rsidRPr="00831C74">
        <w:rPr>
          <w:rFonts w:ascii="Comic Sans MS" w:eastAsia="Times New Roman" w:hAnsi="Comic Sans MS" w:cs="Times New Roman"/>
          <w:color w:val="000000"/>
          <w:sz w:val="24"/>
          <w:szCs w:val="24"/>
          <w:lang w:val="es-ES" w:eastAsia="es-BO"/>
        </w:rPr>
        <w:t xml:space="preserve"> en contacto.</w:t>
      </w:r>
    </w:p>
    <w:p w:rsidR="00F14B8C" w:rsidRDefault="00F14B8C" w:rsidP="00831C74">
      <w:pPr>
        <w:spacing w:after="0" w:line="240" w:lineRule="auto"/>
        <w:ind w:left="720" w:hanging="360"/>
        <w:rPr>
          <w:rFonts w:ascii="Comic Sans MS" w:eastAsia="Times New Roman" w:hAnsi="Comic Sans MS" w:cs="Times New Roman"/>
          <w:color w:val="000000"/>
          <w:sz w:val="24"/>
          <w:szCs w:val="24"/>
          <w:lang w:val="es-ES" w:eastAsia="es-BO"/>
        </w:rPr>
      </w:pPr>
    </w:p>
    <w:p w:rsidR="00F14B8C" w:rsidRDefault="00F14B8C" w:rsidP="00831C74">
      <w:pPr>
        <w:spacing w:after="0" w:line="240" w:lineRule="auto"/>
        <w:ind w:left="720" w:hanging="360"/>
        <w:rPr>
          <w:rFonts w:ascii="Comic Sans MS" w:eastAsia="Times New Roman" w:hAnsi="Comic Sans MS" w:cs="Times New Roman"/>
          <w:color w:val="000000"/>
          <w:sz w:val="24"/>
          <w:szCs w:val="24"/>
          <w:lang w:val="es-ES" w:eastAsia="es-BO"/>
        </w:rPr>
      </w:pPr>
    </w:p>
    <w:p w:rsidR="00F14B8C" w:rsidRPr="00F14B8C" w:rsidRDefault="00F14B8C" w:rsidP="00F14B8C">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proofErr w:type="spellStart"/>
      <w:proofErr w:type="gramStart"/>
      <w:r w:rsidRPr="00F14B8C">
        <w:rPr>
          <w:rFonts w:ascii="Times New Roman" w:eastAsia="Times New Roman" w:hAnsi="Times New Roman" w:cs="Times New Roman"/>
          <w:b/>
          <w:bCs/>
          <w:sz w:val="36"/>
          <w:szCs w:val="36"/>
          <w:lang w:eastAsia="es-BO"/>
        </w:rPr>
        <w:t>atología</w:t>
      </w:r>
      <w:proofErr w:type="spellEnd"/>
      <w:proofErr w:type="gramEnd"/>
      <w:r w:rsidRPr="00F14B8C">
        <w:rPr>
          <w:rFonts w:ascii="Times New Roman" w:eastAsia="Times New Roman" w:hAnsi="Times New Roman" w:cs="Times New Roman"/>
          <w:b/>
          <w:bCs/>
          <w:sz w:val="36"/>
          <w:szCs w:val="36"/>
          <w:lang w:eastAsia="es-BO"/>
        </w:rPr>
        <w:t>:</w:t>
      </w:r>
    </w:p>
    <w:p w:rsidR="00F14B8C" w:rsidRPr="00F14B8C" w:rsidRDefault="00F14B8C" w:rsidP="00F14B8C">
      <w:pPr>
        <w:spacing w:after="0" w:line="240" w:lineRule="auto"/>
        <w:rPr>
          <w:rFonts w:ascii="Times New Roman" w:eastAsia="Times New Roman" w:hAnsi="Times New Roman" w:cs="Times New Roman"/>
          <w:sz w:val="24"/>
          <w:szCs w:val="24"/>
          <w:lang w:eastAsia="es-BO"/>
        </w:rPr>
      </w:pPr>
      <w:r w:rsidRPr="00F14B8C">
        <w:rPr>
          <w:rFonts w:ascii="Times New Roman" w:eastAsia="Times New Roman" w:hAnsi="Times New Roman" w:cs="Times New Roman"/>
          <w:sz w:val="24"/>
          <w:szCs w:val="24"/>
          <w:lang w:eastAsia="es-BO"/>
        </w:rPr>
        <w:t>FRACTURAS MAXILOFACIALES</w:t>
      </w:r>
    </w:p>
    <w:p w:rsidR="00F14B8C" w:rsidRPr="00F14B8C" w:rsidRDefault="00F14B8C" w:rsidP="00F14B8C">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F14B8C">
        <w:rPr>
          <w:rFonts w:ascii="Times New Roman" w:eastAsia="Times New Roman" w:hAnsi="Times New Roman" w:cs="Times New Roman"/>
          <w:b/>
          <w:bCs/>
          <w:sz w:val="36"/>
          <w:szCs w:val="36"/>
          <w:lang w:eastAsia="es-BO"/>
        </w:rPr>
        <w:lastRenderedPageBreak/>
        <w:t>Objetivos:</w:t>
      </w:r>
    </w:p>
    <w:p w:rsidR="00F14B8C" w:rsidRPr="00F14B8C" w:rsidRDefault="00F14B8C" w:rsidP="00F14B8C">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s-BO"/>
        </w:rPr>
      </w:pPr>
      <w:r w:rsidRPr="00F14B8C">
        <w:rPr>
          <w:rFonts w:ascii="Times New Roman" w:eastAsia="Times New Roman" w:hAnsi="Times New Roman" w:cs="Times New Roman"/>
          <w:sz w:val="24"/>
          <w:szCs w:val="24"/>
          <w:lang w:eastAsia="es-BO"/>
        </w:rPr>
        <w:t>Evitar la infección.</w:t>
      </w:r>
    </w:p>
    <w:p w:rsidR="00F14B8C" w:rsidRPr="00F14B8C" w:rsidRDefault="00F14B8C" w:rsidP="00F14B8C">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s-BO"/>
        </w:rPr>
      </w:pPr>
      <w:r w:rsidRPr="00F14B8C">
        <w:rPr>
          <w:rFonts w:ascii="Times New Roman" w:eastAsia="Times New Roman" w:hAnsi="Times New Roman" w:cs="Times New Roman"/>
          <w:sz w:val="24"/>
          <w:szCs w:val="24"/>
          <w:lang w:eastAsia="es-BO"/>
        </w:rPr>
        <w:t>Aspirar el contenido gástrico según sea necesario para reducir el peligro de aspiración.</w:t>
      </w:r>
    </w:p>
    <w:p w:rsidR="00F14B8C" w:rsidRPr="00F14B8C" w:rsidRDefault="00F14B8C" w:rsidP="00F14B8C">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s-BO"/>
        </w:rPr>
      </w:pPr>
      <w:r w:rsidRPr="00F14B8C">
        <w:rPr>
          <w:rFonts w:ascii="Times New Roman" w:eastAsia="Times New Roman" w:hAnsi="Times New Roman" w:cs="Times New Roman"/>
          <w:sz w:val="24"/>
          <w:szCs w:val="24"/>
          <w:lang w:eastAsia="es-BO"/>
        </w:rPr>
        <w:t>Permitir al paciente comunicarse utilizando ayudas.</w:t>
      </w:r>
    </w:p>
    <w:p w:rsidR="00F14B8C" w:rsidRPr="00F14B8C" w:rsidRDefault="00F14B8C" w:rsidP="00F14B8C">
      <w:pPr>
        <w:spacing w:before="100" w:beforeAutospacing="1" w:after="100" w:afterAutospacing="1" w:line="240" w:lineRule="auto"/>
        <w:outlineLvl w:val="1"/>
        <w:rPr>
          <w:ins w:id="14" w:author="Unknown"/>
          <w:rFonts w:ascii="Times New Roman" w:eastAsia="Times New Roman" w:hAnsi="Times New Roman" w:cs="Times New Roman"/>
          <w:b/>
          <w:bCs/>
          <w:sz w:val="36"/>
          <w:szCs w:val="36"/>
          <w:lang w:eastAsia="es-BO"/>
        </w:rPr>
      </w:pPr>
      <w:ins w:id="15" w:author="Unknown">
        <w:r w:rsidRPr="00F14B8C">
          <w:rPr>
            <w:rFonts w:ascii="Times New Roman" w:eastAsia="Times New Roman" w:hAnsi="Times New Roman" w:cs="Times New Roman"/>
            <w:b/>
            <w:bCs/>
            <w:sz w:val="36"/>
            <w:szCs w:val="36"/>
            <w:lang w:eastAsia="es-BO"/>
          </w:rPr>
          <w:t>Diagnóstico:</w:t>
        </w:r>
      </w:ins>
    </w:p>
    <w:p w:rsidR="00F14B8C" w:rsidRPr="00F14B8C" w:rsidRDefault="00F14B8C" w:rsidP="00F14B8C">
      <w:pPr>
        <w:numPr>
          <w:ilvl w:val="0"/>
          <w:numId w:val="101"/>
        </w:numPr>
        <w:spacing w:before="100" w:beforeAutospacing="1" w:after="100" w:afterAutospacing="1" w:line="240" w:lineRule="auto"/>
        <w:rPr>
          <w:ins w:id="16" w:author="Unknown"/>
          <w:rFonts w:ascii="Times New Roman" w:eastAsia="Times New Roman" w:hAnsi="Times New Roman" w:cs="Times New Roman"/>
          <w:sz w:val="24"/>
          <w:szCs w:val="24"/>
          <w:lang w:eastAsia="es-BO"/>
        </w:rPr>
      </w:pPr>
      <w:ins w:id="17" w:author="Unknown">
        <w:r w:rsidRPr="00F14B8C">
          <w:rPr>
            <w:rFonts w:ascii="Times New Roman" w:eastAsia="Times New Roman" w:hAnsi="Times New Roman" w:cs="Times New Roman"/>
            <w:sz w:val="24"/>
            <w:szCs w:val="24"/>
            <w:lang w:eastAsia="es-BO"/>
          </w:rPr>
          <w:t>Alto riesgo de infección y de alteración de la perfusión tisular relacionada con lesión de los tejidos, edema y mala posición de la mandíbula.</w:t>
        </w:r>
      </w:ins>
    </w:p>
    <w:p w:rsidR="00F14B8C" w:rsidRPr="00F14B8C" w:rsidRDefault="00F14B8C" w:rsidP="00F14B8C">
      <w:pPr>
        <w:numPr>
          <w:ilvl w:val="0"/>
          <w:numId w:val="101"/>
        </w:numPr>
        <w:spacing w:before="100" w:beforeAutospacing="1" w:after="100" w:afterAutospacing="1" w:line="240" w:lineRule="auto"/>
        <w:rPr>
          <w:ins w:id="18" w:author="Unknown"/>
          <w:rFonts w:ascii="Times New Roman" w:eastAsia="Times New Roman" w:hAnsi="Times New Roman" w:cs="Times New Roman"/>
          <w:sz w:val="24"/>
          <w:szCs w:val="24"/>
          <w:lang w:eastAsia="es-BO"/>
        </w:rPr>
      </w:pPr>
      <w:ins w:id="19" w:author="Unknown">
        <w:r w:rsidRPr="00F14B8C">
          <w:rPr>
            <w:rFonts w:ascii="Times New Roman" w:eastAsia="Times New Roman" w:hAnsi="Times New Roman" w:cs="Times New Roman"/>
            <w:sz w:val="24"/>
            <w:szCs w:val="24"/>
            <w:lang w:eastAsia="es-BO"/>
          </w:rPr>
          <w:t>Alto riesgo de aspiración relacionado con alteración de la función digestiva.</w:t>
        </w:r>
      </w:ins>
    </w:p>
    <w:p w:rsidR="00F14B8C" w:rsidRPr="00F14B8C" w:rsidRDefault="00F14B8C" w:rsidP="00F14B8C">
      <w:pPr>
        <w:numPr>
          <w:ilvl w:val="0"/>
          <w:numId w:val="101"/>
        </w:numPr>
        <w:spacing w:before="100" w:beforeAutospacing="1" w:after="100" w:afterAutospacing="1" w:line="240" w:lineRule="auto"/>
        <w:rPr>
          <w:ins w:id="20" w:author="Unknown"/>
          <w:rFonts w:ascii="Times New Roman" w:eastAsia="Times New Roman" w:hAnsi="Times New Roman" w:cs="Times New Roman"/>
          <w:sz w:val="24"/>
          <w:szCs w:val="24"/>
          <w:lang w:eastAsia="es-BO"/>
        </w:rPr>
      </w:pPr>
      <w:ins w:id="21" w:author="Unknown">
        <w:r w:rsidRPr="00F14B8C">
          <w:rPr>
            <w:rFonts w:ascii="Times New Roman" w:eastAsia="Times New Roman" w:hAnsi="Times New Roman" w:cs="Times New Roman"/>
            <w:sz w:val="24"/>
            <w:szCs w:val="24"/>
            <w:lang w:eastAsia="es-BO"/>
          </w:rPr>
          <w:t>Deterioro de la comunicación verbal debido al edema, el dolor y la fractura de mandíbula, con la consiguiente fijación intermaxilar.</w:t>
        </w:r>
      </w:ins>
    </w:p>
    <w:p w:rsidR="00F14B8C" w:rsidRPr="00F14B8C" w:rsidRDefault="00F14B8C" w:rsidP="00F14B8C">
      <w:pPr>
        <w:spacing w:before="100" w:beforeAutospacing="1" w:after="100" w:afterAutospacing="1" w:line="240" w:lineRule="auto"/>
        <w:outlineLvl w:val="1"/>
        <w:rPr>
          <w:ins w:id="22" w:author="Unknown"/>
          <w:rFonts w:ascii="Times New Roman" w:eastAsia="Times New Roman" w:hAnsi="Times New Roman" w:cs="Times New Roman"/>
          <w:b/>
          <w:bCs/>
          <w:sz w:val="36"/>
          <w:szCs w:val="36"/>
          <w:lang w:eastAsia="es-BO"/>
        </w:rPr>
      </w:pPr>
      <w:ins w:id="23" w:author="Unknown">
        <w:r w:rsidRPr="00F14B8C">
          <w:rPr>
            <w:rFonts w:ascii="Times New Roman" w:eastAsia="Times New Roman" w:hAnsi="Times New Roman" w:cs="Times New Roman"/>
            <w:b/>
            <w:bCs/>
            <w:sz w:val="36"/>
            <w:szCs w:val="36"/>
            <w:lang w:eastAsia="es-BO"/>
          </w:rPr>
          <w:t>Actividades:</w:t>
        </w:r>
      </w:ins>
    </w:p>
    <w:p w:rsidR="00F14B8C" w:rsidRPr="00F14B8C" w:rsidRDefault="00F14B8C" w:rsidP="00F14B8C">
      <w:pPr>
        <w:numPr>
          <w:ilvl w:val="0"/>
          <w:numId w:val="102"/>
        </w:numPr>
        <w:spacing w:before="100" w:beforeAutospacing="1" w:after="100" w:afterAutospacing="1" w:line="240" w:lineRule="auto"/>
        <w:rPr>
          <w:ins w:id="24" w:author="Unknown"/>
          <w:rFonts w:ascii="Times New Roman" w:eastAsia="Times New Roman" w:hAnsi="Times New Roman" w:cs="Times New Roman"/>
          <w:sz w:val="24"/>
          <w:szCs w:val="24"/>
          <w:lang w:eastAsia="es-BO"/>
        </w:rPr>
      </w:pPr>
      <w:ins w:id="25" w:author="Unknown">
        <w:r w:rsidRPr="00F14B8C">
          <w:rPr>
            <w:rFonts w:ascii="Times New Roman" w:eastAsia="Times New Roman" w:hAnsi="Times New Roman" w:cs="Times New Roman"/>
            <w:sz w:val="24"/>
            <w:szCs w:val="24"/>
            <w:lang w:eastAsia="es-BO"/>
          </w:rPr>
          <w:t>Irrigar el desgarro con solución salina fisiológica normal en grandes cantidades.</w:t>
        </w:r>
      </w:ins>
    </w:p>
    <w:p w:rsidR="00F14B8C" w:rsidRPr="00F14B8C" w:rsidRDefault="00F14B8C" w:rsidP="00F14B8C">
      <w:pPr>
        <w:numPr>
          <w:ilvl w:val="0"/>
          <w:numId w:val="102"/>
        </w:numPr>
        <w:spacing w:before="100" w:beforeAutospacing="1" w:after="100" w:afterAutospacing="1" w:line="240" w:lineRule="auto"/>
        <w:rPr>
          <w:ins w:id="26" w:author="Unknown"/>
          <w:rFonts w:ascii="Times New Roman" w:eastAsia="Times New Roman" w:hAnsi="Times New Roman" w:cs="Times New Roman"/>
          <w:sz w:val="24"/>
          <w:szCs w:val="24"/>
          <w:lang w:eastAsia="es-BO"/>
        </w:rPr>
      </w:pPr>
      <w:ins w:id="27" w:author="Unknown">
        <w:r w:rsidRPr="00F14B8C">
          <w:rPr>
            <w:rFonts w:ascii="Times New Roman" w:eastAsia="Times New Roman" w:hAnsi="Times New Roman" w:cs="Times New Roman"/>
            <w:sz w:val="24"/>
            <w:szCs w:val="24"/>
            <w:lang w:eastAsia="es-BO"/>
          </w:rPr>
          <w:t>Prepararse para desbridamiento y sutura de desgarros.</w:t>
        </w:r>
      </w:ins>
    </w:p>
    <w:p w:rsidR="00F14B8C" w:rsidRPr="00F14B8C" w:rsidRDefault="00F14B8C" w:rsidP="00F14B8C">
      <w:pPr>
        <w:numPr>
          <w:ilvl w:val="0"/>
          <w:numId w:val="102"/>
        </w:numPr>
        <w:spacing w:before="100" w:beforeAutospacing="1" w:after="100" w:afterAutospacing="1" w:line="240" w:lineRule="auto"/>
        <w:rPr>
          <w:ins w:id="28" w:author="Unknown"/>
          <w:rFonts w:ascii="Times New Roman" w:eastAsia="Times New Roman" w:hAnsi="Times New Roman" w:cs="Times New Roman"/>
          <w:sz w:val="24"/>
          <w:szCs w:val="24"/>
          <w:lang w:eastAsia="es-BO"/>
        </w:rPr>
      </w:pPr>
      <w:ins w:id="29" w:author="Unknown">
        <w:r w:rsidRPr="00F14B8C">
          <w:rPr>
            <w:rFonts w:ascii="Times New Roman" w:eastAsia="Times New Roman" w:hAnsi="Times New Roman" w:cs="Times New Roman"/>
            <w:sz w:val="24"/>
            <w:szCs w:val="24"/>
            <w:lang w:eastAsia="es-BO"/>
          </w:rPr>
          <w:t>Aplicar apósitos de presión estériles para controlar la tumefacción, evitar tensión en los puntos y conservar el área tan limpia como sea posible. para reducir al mínimo infecciones o evitarlas.</w:t>
        </w:r>
      </w:ins>
    </w:p>
    <w:p w:rsidR="00F14B8C" w:rsidRPr="00F14B8C" w:rsidRDefault="00F14B8C" w:rsidP="00F14B8C">
      <w:pPr>
        <w:numPr>
          <w:ilvl w:val="0"/>
          <w:numId w:val="102"/>
        </w:numPr>
        <w:spacing w:before="100" w:beforeAutospacing="1" w:after="100" w:afterAutospacing="1" w:line="240" w:lineRule="auto"/>
        <w:rPr>
          <w:ins w:id="30" w:author="Unknown"/>
          <w:rFonts w:ascii="Times New Roman" w:eastAsia="Times New Roman" w:hAnsi="Times New Roman" w:cs="Times New Roman"/>
          <w:sz w:val="24"/>
          <w:szCs w:val="24"/>
          <w:lang w:eastAsia="es-BO"/>
        </w:rPr>
      </w:pPr>
      <w:ins w:id="31" w:author="Unknown">
        <w:r w:rsidRPr="00F14B8C">
          <w:rPr>
            <w:rFonts w:ascii="Times New Roman" w:eastAsia="Times New Roman" w:hAnsi="Times New Roman" w:cs="Times New Roman"/>
            <w:sz w:val="24"/>
            <w:szCs w:val="24"/>
            <w:lang w:eastAsia="es-BO"/>
          </w:rPr>
          <w:t>Profilaxis para el tétanos en la forma prescrita.</w:t>
        </w:r>
      </w:ins>
    </w:p>
    <w:p w:rsidR="00F14B8C" w:rsidRPr="00F14B8C" w:rsidRDefault="00F14B8C" w:rsidP="00F14B8C">
      <w:pPr>
        <w:numPr>
          <w:ilvl w:val="0"/>
          <w:numId w:val="102"/>
        </w:numPr>
        <w:spacing w:before="100" w:beforeAutospacing="1" w:after="100" w:afterAutospacing="1" w:line="240" w:lineRule="auto"/>
        <w:rPr>
          <w:ins w:id="32" w:author="Unknown"/>
          <w:rFonts w:ascii="Times New Roman" w:eastAsia="Times New Roman" w:hAnsi="Times New Roman" w:cs="Times New Roman"/>
          <w:sz w:val="24"/>
          <w:szCs w:val="24"/>
          <w:lang w:eastAsia="es-BO"/>
        </w:rPr>
      </w:pPr>
      <w:ins w:id="33" w:author="Unknown">
        <w:r w:rsidRPr="00F14B8C">
          <w:rPr>
            <w:rFonts w:ascii="Times New Roman" w:eastAsia="Times New Roman" w:hAnsi="Times New Roman" w:cs="Times New Roman"/>
            <w:sz w:val="24"/>
            <w:szCs w:val="24"/>
            <w:lang w:eastAsia="es-BO"/>
          </w:rPr>
          <w:t>Dar antibióticos. según se prescriban.</w:t>
        </w:r>
      </w:ins>
    </w:p>
    <w:p w:rsidR="00F14B8C" w:rsidRPr="00F14B8C" w:rsidRDefault="00F14B8C" w:rsidP="00F14B8C">
      <w:pPr>
        <w:numPr>
          <w:ilvl w:val="0"/>
          <w:numId w:val="102"/>
        </w:numPr>
        <w:spacing w:before="100" w:beforeAutospacing="1" w:after="100" w:afterAutospacing="1" w:line="240" w:lineRule="auto"/>
        <w:rPr>
          <w:ins w:id="34" w:author="Unknown"/>
          <w:rFonts w:ascii="Times New Roman" w:eastAsia="Times New Roman" w:hAnsi="Times New Roman" w:cs="Times New Roman"/>
          <w:sz w:val="24"/>
          <w:szCs w:val="24"/>
          <w:lang w:eastAsia="es-BO"/>
        </w:rPr>
      </w:pPr>
      <w:ins w:id="35" w:author="Unknown">
        <w:r w:rsidRPr="00F14B8C">
          <w:rPr>
            <w:rFonts w:ascii="Times New Roman" w:eastAsia="Times New Roman" w:hAnsi="Times New Roman" w:cs="Times New Roman"/>
            <w:sz w:val="24"/>
            <w:szCs w:val="24"/>
            <w:lang w:eastAsia="es-BO"/>
          </w:rPr>
          <w:t>Preparar al paciente para radiografía a fin de establecer un método para reducir e inmovilizar las fracturas.</w:t>
        </w:r>
      </w:ins>
    </w:p>
    <w:p w:rsidR="00F14B8C" w:rsidRPr="00F14B8C" w:rsidRDefault="00F14B8C" w:rsidP="00F14B8C">
      <w:pPr>
        <w:numPr>
          <w:ilvl w:val="0"/>
          <w:numId w:val="102"/>
        </w:numPr>
        <w:spacing w:before="100" w:beforeAutospacing="1" w:after="100" w:afterAutospacing="1" w:line="240" w:lineRule="auto"/>
        <w:rPr>
          <w:ins w:id="36" w:author="Unknown"/>
          <w:rFonts w:ascii="Times New Roman" w:eastAsia="Times New Roman" w:hAnsi="Times New Roman" w:cs="Times New Roman"/>
          <w:sz w:val="24"/>
          <w:szCs w:val="24"/>
          <w:lang w:eastAsia="es-BO"/>
        </w:rPr>
      </w:pPr>
      <w:ins w:id="37" w:author="Unknown">
        <w:r w:rsidRPr="00F14B8C">
          <w:rPr>
            <w:rFonts w:ascii="Times New Roman" w:eastAsia="Times New Roman" w:hAnsi="Times New Roman" w:cs="Times New Roman"/>
            <w:sz w:val="24"/>
            <w:szCs w:val="24"/>
            <w:lang w:eastAsia="es-BO"/>
          </w:rPr>
          <w:t>Conectar la aspiración naso-gástrica a un aspirador de presión baja, aspirar área nasofaríngea y cavidad bucal.</w:t>
        </w:r>
      </w:ins>
    </w:p>
    <w:p w:rsidR="00F14B8C" w:rsidRPr="00F14B8C" w:rsidRDefault="00F14B8C" w:rsidP="00F14B8C">
      <w:pPr>
        <w:numPr>
          <w:ilvl w:val="0"/>
          <w:numId w:val="102"/>
        </w:numPr>
        <w:spacing w:before="100" w:beforeAutospacing="1" w:after="100" w:afterAutospacing="1" w:line="240" w:lineRule="auto"/>
        <w:rPr>
          <w:ins w:id="38" w:author="Unknown"/>
          <w:rFonts w:ascii="Times New Roman" w:eastAsia="Times New Roman" w:hAnsi="Times New Roman" w:cs="Times New Roman"/>
          <w:sz w:val="24"/>
          <w:szCs w:val="24"/>
          <w:lang w:eastAsia="es-BO"/>
        </w:rPr>
      </w:pPr>
      <w:ins w:id="39" w:author="Unknown">
        <w:r w:rsidRPr="00F14B8C">
          <w:rPr>
            <w:rFonts w:ascii="Times New Roman" w:eastAsia="Times New Roman" w:hAnsi="Times New Roman" w:cs="Times New Roman"/>
            <w:sz w:val="24"/>
            <w:szCs w:val="24"/>
            <w:lang w:eastAsia="es-BO"/>
          </w:rPr>
          <w:t>Administrar antieméticos en la forma prescrita, si se prevé que el paciente vomite.</w:t>
        </w:r>
      </w:ins>
    </w:p>
    <w:p w:rsidR="00F14B8C" w:rsidRPr="00F14B8C" w:rsidRDefault="00F14B8C" w:rsidP="00F14B8C">
      <w:pPr>
        <w:numPr>
          <w:ilvl w:val="0"/>
          <w:numId w:val="102"/>
        </w:numPr>
        <w:spacing w:before="100" w:beforeAutospacing="1" w:after="100" w:afterAutospacing="1" w:line="240" w:lineRule="auto"/>
        <w:rPr>
          <w:ins w:id="40" w:author="Unknown"/>
          <w:rFonts w:ascii="Times New Roman" w:eastAsia="Times New Roman" w:hAnsi="Times New Roman" w:cs="Times New Roman"/>
          <w:sz w:val="24"/>
          <w:szCs w:val="24"/>
          <w:lang w:eastAsia="es-BO"/>
        </w:rPr>
      </w:pPr>
      <w:ins w:id="41" w:author="Unknown">
        <w:r w:rsidRPr="00F14B8C">
          <w:rPr>
            <w:rFonts w:ascii="Times New Roman" w:eastAsia="Times New Roman" w:hAnsi="Times New Roman" w:cs="Times New Roman"/>
            <w:sz w:val="24"/>
            <w:szCs w:val="24"/>
            <w:lang w:eastAsia="es-BO"/>
          </w:rPr>
          <w:t>Proporcionarle un medio de comunicación, como una pizarra o algún sistema de señales.</w:t>
        </w:r>
      </w:ins>
    </w:p>
    <w:p w:rsidR="00F14B8C" w:rsidRPr="00F14B8C" w:rsidRDefault="00F14B8C" w:rsidP="00F14B8C">
      <w:pPr>
        <w:numPr>
          <w:ilvl w:val="0"/>
          <w:numId w:val="102"/>
        </w:numPr>
        <w:spacing w:before="100" w:beforeAutospacing="1" w:after="100" w:afterAutospacing="1" w:line="240" w:lineRule="auto"/>
        <w:rPr>
          <w:ins w:id="42" w:author="Unknown"/>
          <w:rFonts w:ascii="Times New Roman" w:eastAsia="Times New Roman" w:hAnsi="Times New Roman" w:cs="Times New Roman"/>
          <w:sz w:val="24"/>
          <w:szCs w:val="24"/>
          <w:lang w:eastAsia="es-BO"/>
        </w:rPr>
      </w:pPr>
      <w:ins w:id="43" w:author="Unknown">
        <w:r w:rsidRPr="00F14B8C">
          <w:rPr>
            <w:rFonts w:ascii="Times New Roman" w:eastAsia="Times New Roman" w:hAnsi="Times New Roman" w:cs="Times New Roman"/>
            <w:sz w:val="24"/>
            <w:szCs w:val="24"/>
            <w:lang w:eastAsia="es-BO"/>
          </w:rPr>
          <w:t>Levantar la cabecera de la cama para que esté cómodo y se facilite la respiración.</w:t>
        </w:r>
      </w:ins>
    </w:p>
    <w:p w:rsidR="00F14B8C" w:rsidRPr="00F14B8C" w:rsidRDefault="00F14B8C" w:rsidP="00F14B8C">
      <w:pPr>
        <w:numPr>
          <w:ilvl w:val="0"/>
          <w:numId w:val="102"/>
        </w:numPr>
        <w:spacing w:before="100" w:beforeAutospacing="1" w:after="100" w:afterAutospacing="1" w:line="240" w:lineRule="auto"/>
        <w:rPr>
          <w:ins w:id="44" w:author="Unknown"/>
          <w:rFonts w:ascii="Times New Roman" w:eastAsia="Times New Roman" w:hAnsi="Times New Roman" w:cs="Times New Roman"/>
          <w:sz w:val="24"/>
          <w:szCs w:val="24"/>
          <w:lang w:eastAsia="es-BO"/>
        </w:rPr>
      </w:pPr>
      <w:ins w:id="45" w:author="Unknown">
        <w:r w:rsidRPr="00F14B8C">
          <w:rPr>
            <w:rFonts w:ascii="Times New Roman" w:eastAsia="Times New Roman" w:hAnsi="Times New Roman" w:cs="Times New Roman"/>
            <w:sz w:val="24"/>
            <w:szCs w:val="24"/>
            <w:lang w:eastAsia="es-BO"/>
          </w:rPr>
          <w:t>Administrar analgésicos según prescripción, y líquidos endovenosos si el paciente no puede nutrirse</w:t>
        </w:r>
      </w:ins>
    </w:p>
    <w:p w:rsidR="00F14B8C" w:rsidRPr="00F14B8C" w:rsidRDefault="00F14B8C" w:rsidP="00F14B8C">
      <w:pPr>
        <w:spacing w:before="100" w:beforeAutospacing="1" w:after="100" w:afterAutospacing="1" w:line="240" w:lineRule="auto"/>
        <w:outlineLvl w:val="1"/>
        <w:rPr>
          <w:ins w:id="46" w:author="Unknown"/>
          <w:rFonts w:ascii="Times New Roman" w:eastAsia="Times New Roman" w:hAnsi="Times New Roman" w:cs="Times New Roman"/>
          <w:b/>
          <w:bCs/>
          <w:sz w:val="36"/>
          <w:szCs w:val="36"/>
          <w:lang w:eastAsia="es-BO"/>
        </w:rPr>
      </w:pPr>
      <w:ins w:id="47" w:author="Unknown">
        <w:r w:rsidRPr="00F14B8C">
          <w:rPr>
            <w:rFonts w:ascii="Times New Roman" w:eastAsia="Times New Roman" w:hAnsi="Times New Roman" w:cs="Times New Roman"/>
            <w:b/>
            <w:bCs/>
            <w:sz w:val="36"/>
            <w:szCs w:val="36"/>
            <w:lang w:eastAsia="es-BO"/>
          </w:rPr>
          <w:t>Resultados:</w:t>
        </w:r>
      </w:ins>
    </w:p>
    <w:p w:rsidR="00F14B8C" w:rsidRPr="00F14B8C" w:rsidRDefault="00F14B8C" w:rsidP="00F14B8C">
      <w:pPr>
        <w:numPr>
          <w:ilvl w:val="0"/>
          <w:numId w:val="103"/>
        </w:numPr>
        <w:spacing w:before="100" w:beforeAutospacing="1" w:after="100" w:afterAutospacing="1" w:line="240" w:lineRule="auto"/>
        <w:rPr>
          <w:ins w:id="48" w:author="Unknown"/>
          <w:rFonts w:ascii="Times New Roman" w:eastAsia="Times New Roman" w:hAnsi="Times New Roman" w:cs="Times New Roman"/>
          <w:sz w:val="24"/>
          <w:szCs w:val="24"/>
          <w:lang w:eastAsia="es-BO"/>
        </w:rPr>
      </w:pPr>
      <w:ins w:id="49" w:author="Unknown">
        <w:r w:rsidRPr="00F14B8C">
          <w:rPr>
            <w:rFonts w:ascii="Times New Roman" w:eastAsia="Times New Roman" w:hAnsi="Times New Roman" w:cs="Times New Roman"/>
            <w:sz w:val="24"/>
            <w:szCs w:val="24"/>
            <w:lang w:eastAsia="es-BO"/>
          </w:rPr>
          <w:t>El paciente no manifiesta signos de infección, y se prepara adecuadamente para cirugía.</w:t>
        </w:r>
      </w:ins>
    </w:p>
    <w:p w:rsidR="00F14B8C" w:rsidRPr="00F14B8C" w:rsidRDefault="00F14B8C" w:rsidP="00F14B8C">
      <w:pPr>
        <w:numPr>
          <w:ilvl w:val="0"/>
          <w:numId w:val="103"/>
        </w:numPr>
        <w:spacing w:before="100" w:beforeAutospacing="1" w:after="100" w:afterAutospacing="1" w:line="240" w:lineRule="auto"/>
        <w:rPr>
          <w:ins w:id="50" w:author="Unknown"/>
          <w:rFonts w:ascii="Times New Roman" w:eastAsia="Times New Roman" w:hAnsi="Times New Roman" w:cs="Times New Roman"/>
          <w:sz w:val="24"/>
          <w:szCs w:val="24"/>
          <w:lang w:eastAsia="es-BO"/>
        </w:rPr>
      </w:pPr>
      <w:ins w:id="51" w:author="Unknown">
        <w:r w:rsidRPr="00F14B8C">
          <w:rPr>
            <w:rFonts w:ascii="Times New Roman" w:eastAsia="Times New Roman" w:hAnsi="Times New Roman" w:cs="Times New Roman"/>
            <w:sz w:val="24"/>
            <w:szCs w:val="24"/>
            <w:lang w:eastAsia="es-BO"/>
          </w:rPr>
          <w:t>El paciente no presenta vómito ni náuseas.</w:t>
        </w:r>
      </w:ins>
    </w:p>
    <w:p w:rsidR="00F14B8C" w:rsidRPr="00F14B8C" w:rsidRDefault="00F14B8C" w:rsidP="00F14B8C">
      <w:pPr>
        <w:numPr>
          <w:ilvl w:val="0"/>
          <w:numId w:val="103"/>
        </w:numPr>
        <w:spacing w:before="100" w:beforeAutospacing="1" w:after="100" w:afterAutospacing="1" w:line="240" w:lineRule="auto"/>
        <w:rPr>
          <w:ins w:id="52" w:author="Unknown"/>
          <w:rFonts w:ascii="Times New Roman" w:eastAsia="Times New Roman" w:hAnsi="Times New Roman" w:cs="Times New Roman"/>
          <w:sz w:val="24"/>
          <w:szCs w:val="24"/>
          <w:lang w:eastAsia="es-BO"/>
        </w:rPr>
      </w:pPr>
      <w:ins w:id="53" w:author="Unknown">
        <w:r w:rsidRPr="00F14B8C">
          <w:rPr>
            <w:rFonts w:ascii="Times New Roman" w:eastAsia="Times New Roman" w:hAnsi="Times New Roman" w:cs="Times New Roman"/>
            <w:sz w:val="24"/>
            <w:szCs w:val="24"/>
            <w:lang w:eastAsia="es-BO"/>
          </w:rPr>
          <w:t>El paciente es capaz de establecer una comunicación comprensible.</w:t>
        </w:r>
      </w:ins>
    </w:p>
    <w:p w:rsidR="00F14B8C" w:rsidRPr="00831C74" w:rsidRDefault="00F14B8C" w:rsidP="00831C74">
      <w:pPr>
        <w:spacing w:after="0" w:line="240" w:lineRule="auto"/>
        <w:ind w:left="720" w:hanging="360"/>
        <w:rPr>
          <w:rFonts w:ascii="Times New Roman" w:eastAsia="Times New Roman" w:hAnsi="Times New Roman" w:cs="Times New Roman"/>
          <w:sz w:val="24"/>
          <w:szCs w:val="24"/>
          <w:lang w:eastAsia="es-BO"/>
        </w:rPr>
      </w:pPr>
    </w:p>
    <w:p w:rsidR="00831C74" w:rsidRDefault="00831C74"/>
    <w:sectPr w:rsidR="00831C7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61ED" w:rsidRDefault="000B61ED" w:rsidP="009C491C">
      <w:pPr>
        <w:spacing w:after="0" w:line="240" w:lineRule="auto"/>
      </w:pPr>
      <w:r>
        <w:separator/>
      </w:r>
    </w:p>
  </w:endnote>
  <w:endnote w:type="continuationSeparator" w:id="0">
    <w:p w:rsidR="000B61ED" w:rsidRDefault="000B61ED" w:rsidP="009C4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61ED" w:rsidRDefault="000B61ED" w:rsidP="009C491C">
      <w:pPr>
        <w:spacing w:after="0" w:line="240" w:lineRule="auto"/>
      </w:pPr>
      <w:r>
        <w:separator/>
      </w:r>
    </w:p>
  </w:footnote>
  <w:footnote w:type="continuationSeparator" w:id="0">
    <w:p w:rsidR="000B61ED" w:rsidRDefault="000B61ED" w:rsidP="009C491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97172"/>
    <w:multiLevelType w:val="multilevel"/>
    <w:tmpl w:val="D786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743CE9"/>
    <w:multiLevelType w:val="multilevel"/>
    <w:tmpl w:val="C8AE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173EBC"/>
    <w:multiLevelType w:val="multilevel"/>
    <w:tmpl w:val="F2D0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5315DC7"/>
    <w:multiLevelType w:val="multilevel"/>
    <w:tmpl w:val="BFB4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7E47816"/>
    <w:multiLevelType w:val="multilevel"/>
    <w:tmpl w:val="89BC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7FF6EC1"/>
    <w:multiLevelType w:val="multilevel"/>
    <w:tmpl w:val="7072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A52B54"/>
    <w:multiLevelType w:val="multilevel"/>
    <w:tmpl w:val="D3EE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3B162F"/>
    <w:multiLevelType w:val="multilevel"/>
    <w:tmpl w:val="736E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4C1932"/>
    <w:multiLevelType w:val="multilevel"/>
    <w:tmpl w:val="7CBA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2A620B"/>
    <w:multiLevelType w:val="multilevel"/>
    <w:tmpl w:val="33E08E5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F705F64"/>
    <w:multiLevelType w:val="multilevel"/>
    <w:tmpl w:val="AD3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35565C"/>
    <w:multiLevelType w:val="multilevel"/>
    <w:tmpl w:val="863ADD5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36D6978"/>
    <w:multiLevelType w:val="multilevel"/>
    <w:tmpl w:val="CD5A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43E38CA"/>
    <w:multiLevelType w:val="multilevel"/>
    <w:tmpl w:val="ABF2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5064A79"/>
    <w:multiLevelType w:val="multilevel"/>
    <w:tmpl w:val="6C94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6B96DA6"/>
    <w:multiLevelType w:val="multilevel"/>
    <w:tmpl w:val="6B5C0D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7EB4EDE"/>
    <w:multiLevelType w:val="multilevel"/>
    <w:tmpl w:val="C8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8257752"/>
    <w:multiLevelType w:val="multilevel"/>
    <w:tmpl w:val="C9B6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8326C2C"/>
    <w:multiLevelType w:val="multilevel"/>
    <w:tmpl w:val="49C8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8AD690E"/>
    <w:multiLevelType w:val="multilevel"/>
    <w:tmpl w:val="39AC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D797524"/>
    <w:multiLevelType w:val="multilevel"/>
    <w:tmpl w:val="7C2A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1DDA773E"/>
    <w:multiLevelType w:val="multilevel"/>
    <w:tmpl w:val="CF82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1EB42625"/>
    <w:multiLevelType w:val="multilevel"/>
    <w:tmpl w:val="4BDC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FD31781"/>
    <w:multiLevelType w:val="multilevel"/>
    <w:tmpl w:val="D36E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14750F2"/>
    <w:multiLevelType w:val="multilevel"/>
    <w:tmpl w:val="53BE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2152735F"/>
    <w:multiLevelType w:val="multilevel"/>
    <w:tmpl w:val="8C7C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2205654E"/>
    <w:multiLevelType w:val="multilevel"/>
    <w:tmpl w:val="5724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22D34327"/>
    <w:multiLevelType w:val="multilevel"/>
    <w:tmpl w:val="F4C0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233C5CB5"/>
    <w:multiLevelType w:val="multilevel"/>
    <w:tmpl w:val="8EF00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3692303"/>
    <w:multiLevelType w:val="multilevel"/>
    <w:tmpl w:val="D3D4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55C0628"/>
    <w:multiLevelType w:val="multilevel"/>
    <w:tmpl w:val="AA18E1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5A737D9"/>
    <w:multiLevelType w:val="multilevel"/>
    <w:tmpl w:val="6AB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61815C0"/>
    <w:multiLevelType w:val="multilevel"/>
    <w:tmpl w:val="37AC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276D2DD0"/>
    <w:multiLevelType w:val="multilevel"/>
    <w:tmpl w:val="620E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9D635A1"/>
    <w:multiLevelType w:val="multilevel"/>
    <w:tmpl w:val="616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29DB6EF4"/>
    <w:multiLevelType w:val="multilevel"/>
    <w:tmpl w:val="ABBA9B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A9B3F7E"/>
    <w:multiLevelType w:val="multilevel"/>
    <w:tmpl w:val="1014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2C322C62"/>
    <w:multiLevelType w:val="multilevel"/>
    <w:tmpl w:val="CD8613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F1C1008"/>
    <w:multiLevelType w:val="multilevel"/>
    <w:tmpl w:val="8084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07D6BAB"/>
    <w:multiLevelType w:val="multilevel"/>
    <w:tmpl w:val="7DD8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1930F46"/>
    <w:multiLevelType w:val="multilevel"/>
    <w:tmpl w:val="65000F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32163BF7"/>
    <w:multiLevelType w:val="multilevel"/>
    <w:tmpl w:val="4D309A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343E6247"/>
    <w:multiLevelType w:val="multilevel"/>
    <w:tmpl w:val="F16E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39C44B83"/>
    <w:multiLevelType w:val="multilevel"/>
    <w:tmpl w:val="27F6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9F534F4"/>
    <w:multiLevelType w:val="multilevel"/>
    <w:tmpl w:val="809455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3A2E415D"/>
    <w:multiLevelType w:val="multilevel"/>
    <w:tmpl w:val="B8B0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EF50362"/>
    <w:multiLevelType w:val="multilevel"/>
    <w:tmpl w:val="F5C4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3F9A357F"/>
    <w:multiLevelType w:val="multilevel"/>
    <w:tmpl w:val="EF0C670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3F9B6294"/>
    <w:multiLevelType w:val="multilevel"/>
    <w:tmpl w:val="2E1A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3FC36060"/>
    <w:multiLevelType w:val="multilevel"/>
    <w:tmpl w:val="26283E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40D55B64"/>
    <w:multiLevelType w:val="multilevel"/>
    <w:tmpl w:val="C4BE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412748B0"/>
    <w:multiLevelType w:val="multilevel"/>
    <w:tmpl w:val="AE36F9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44326C9E"/>
    <w:multiLevelType w:val="multilevel"/>
    <w:tmpl w:val="8AB4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44EE18FF"/>
    <w:multiLevelType w:val="multilevel"/>
    <w:tmpl w:val="6E28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45A503C5"/>
    <w:multiLevelType w:val="multilevel"/>
    <w:tmpl w:val="85C8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68A6BBB"/>
    <w:multiLevelType w:val="multilevel"/>
    <w:tmpl w:val="7D1061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481873C8"/>
    <w:multiLevelType w:val="multilevel"/>
    <w:tmpl w:val="2E08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487039DE"/>
    <w:multiLevelType w:val="multilevel"/>
    <w:tmpl w:val="8026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48941402"/>
    <w:multiLevelType w:val="multilevel"/>
    <w:tmpl w:val="7A44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8C16744"/>
    <w:multiLevelType w:val="multilevel"/>
    <w:tmpl w:val="F120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4AC23F7F"/>
    <w:multiLevelType w:val="multilevel"/>
    <w:tmpl w:val="3912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B071365"/>
    <w:multiLevelType w:val="multilevel"/>
    <w:tmpl w:val="8C56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4DAC75AD"/>
    <w:multiLevelType w:val="multilevel"/>
    <w:tmpl w:val="8892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4EA13CA7"/>
    <w:multiLevelType w:val="multilevel"/>
    <w:tmpl w:val="1102D4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50034049"/>
    <w:multiLevelType w:val="multilevel"/>
    <w:tmpl w:val="BFA4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89D466A"/>
    <w:multiLevelType w:val="multilevel"/>
    <w:tmpl w:val="299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8EA5C0F"/>
    <w:multiLevelType w:val="multilevel"/>
    <w:tmpl w:val="EAC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8FC0724"/>
    <w:multiLevelType w:val="multilevel"/>
    <w:tmpl w:val="3F54F2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597B19CA"/>
    <w:multiLevelType w:val="multilevel"/>
    <w:tmpl w:val="3A0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59A37AD2"/>
    <w:multiLevelType w:val="multilevel"/>
    <w:tmpl w:val="2986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5ABF0D4F"/>
    <w:multiLevelType w:val="multilevel"/>
    <w:tmpl w:val="9EBE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5D402D78"/>
    <w:multiLevelType w:val="multilevel"/>
    <w:tmpl w:val="131A31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5F2B49CE"/>
    <w:multiLevelType w:val="multilevel"/>
    <w:tmpl w:val="591C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5FD66F0E"/>
    <w:multiLevelType w:val="multilevel"/>
    <w:tmpl w:val="5472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5FF15877"/>
    <w:multiLevelType w:val="multilevel"/>
    <w:tmpl w:val="4600DB1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62B45BE1"/>
    <w:multiLevelType w:val="multilevel"/>
    <w:tmpl w:val="32A2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2ED5A45"/>
    <w:multiLevelType w:val="multilevel"/>
    <w:tmpl w:val="B792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64763DEB"/>
    <w:multiLevelType w:val="multilevel"/>
    <w:tmpl w:val="29E0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4C35A91"/>
    <w:multiLevelType w:val="multilevel"/>
    <w:tmpl w:val="4E50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64DD4FFA"/>
    <w:multiLevelType w:val="multilevel"/>
    <w:tmpl w:val="D44E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5734257"/>
    <w:multiLevelType w:val="multilevel"/>
    <w:tmpl w:val="99F6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67992552"/>
    <w:multiLevelType w:val="multilevel"/>
    <w:tmpl w:val="DF8C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8734707"/>
    <w:multiLevelType w:val="multilevel"/>
    <w:tmpl w:val="40F4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91F1C6D"/>
    <w:multiLevelType w:val="multilevel"/>
    <w:tmpl w:val="5DFE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69BB03C9"/>
    <w:multiLevelType w:val="multilevel"/>
    <w:tmpl w:val="A8A2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A9522F8"/>
    <w:multiLevelType w:val="multilevel"/>
    <w:tmpl w:val="903E1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6C1D5C85"/>
    <w:multiLevelType w:val="multilevel"/>
    <w:tmpl w:val="3AB2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6C5421F5"/>
    <w:multiLevelType w:val="multilevel"/>
    <w:tmpl w:val="D4487E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6D7E4749"/>
    <w:multiLevelType w:val="multilevel"/>
    <w:tmpl w:val="FEEC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E2B2CB5"/>
    <w:multiLevelType w:val="multilevel"/>
    <w:tmpl w:val="B042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6EF16A4A"/>
    <w:multiLevelType w:val="multilevel"/>
    <w:tmpl w:val="D8FCB3A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6F1D7DD9"/>
    <w:multiLevelType w:val="multilevel"/>
    <w:tmpl w:val="7902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21849C6"/>
    <w:multiLevelType w:val="multilevel"/>
    <w:tmpl w:val="CEB8F8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7258758B"/>
    <w:multiLevelType w:val="multilevel"/>
    <w:tmpl w:val="38B852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73653BFA"/>
    <w:multiLevelType w:val="multilevel"/>
    <w:tmpl w:val="700A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nsid w:val="73FF5FEE"/>
    <w:multiLevelType w:val="multilevel"/>
    <w:tmpl w:val="D3B41C5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746C1311"/>
    <w:multiLevelType w:val="multilevel"/>
    <w:tmpl w:val="5A32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5B43DBD"/>
    <w:multiLevelType w:val="multilevel"/>
    <w:tmpl w:val="9750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5B62A9F"/>
    <w:multiLevelType w:val="multilevel"/>
    <w:tmpl w:val="C0B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6EA3B73"/>
    <w:multiLevelType w:val="multilevel"/>
    <w:tmpl w:val="C28E329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77B81D2C"/>
    <w:multiLevelType w:val="multilevel"/>
    <w:tmpl w:val="8F66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BEF5603"/>
    <w:multiLevelType w:val="multilevel"/>
    <w:tmpl w:val="E3B4159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7EE1598D"/>
    <w:multiLevelType w:val="multilevel"/>
    <w:tmpl w:val="5C049E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60"/>
  </w:num>
  <w:num w:numId="3">
    <w:abstractNumId w:val="77"/>
  </w:num>
  <w:num w:numId="4">
    <w:abstractNumId w:val="0"/>
  </w:num>
  <w:num w:numId="5">
    <w:abstractNumId w:val="54"/>
  </w:num>
  <w:num w:numId="6">
    <w:abstractNumId w:val="75"/>
  </w:num>
  <w:num w:numId="7">
    <w:abstractNumId w:val="5"/>
  </w:num>
  <w:num w:numId="8">
    <w:abstractNumId w:val="82"/>
  </w:num>
  <w:num w:numId="9">
    <w:abstractNumId w:val="7"/>
  </w:num>
  <w:num w:numId="10">
    <w:abstractNumId w:val="91"/>
  </w:num>
  <w:num w:numId="11">
    <w:abstractNumId w:val="97"/>
  </w:num>
  <w:num w:numId="12">
    <w:abstractNumId w:val="100"/>
  </w:num>
  <w:num w:numId="13">
    <w:abstractNumId w:val="31"/>
  </w:num>
  <w:num w:numId="14">
    <w:abstractNumId w:val="1"/>
  </w:num>
  <w:num w:numId="15">
    <w:abstractNumId w:val="38"/>
  </w:num>
  <w:num w:numId="16">
    <w:abstractNumId w:val="10"/>
  </w:num>
  <w:num w:numId="17">
    <w:abstractNumId w:val="96"/>
  </w:num>
  <w:num w:numId="18">
    <w:abstractNumId w:val="12"/>
  </w:num>
  <w:num w:numId="19">
    <w:abstractNumId w:val="8"/>
  </w:num>
  <w:num w:numId="20">
    <w:abstractNumId w:val="64"/>
  </w:num>
  <w:num w:numId="21">
    <w:abstractNumId w:val="39"/>
  </w:num>
  <w:num w:numId="22">
    <w:abstractNumId w:val="16"/>
  </w:num>
  <w:num w:numId="23">
    <w:abstractNumId w:val="79"/>
  </w:num>
  <w:num w:numId="24">
    <w:abstractNumId w:val="43"/>
  </w:num>
  <w:num w:numId="25">
    <w:abstractNumId w:val="29"/>
  </w:num>
  <w:num w:numId="26">
    <w:abstractNumId w:val="33"/>
  </w:num>
  <w:num w:numId="27">
    <w:abstractNumId w:val="98"/>
  </w:num>
  <w:num w:numId="28">
    <w:abstractNumId w:val="84"/>
  </w:num>
  <w:num w:numId="29">
    <w:abstractNumId w:val="45"/>
  </w:num>
  <w:num w:numId="30">
    <w:abstractNumId w:val="66"/>
  </w:num>
  <w:num w:numId="31">
    <w:abstractNumId w:val="22"/>
  </w:num>
  <w:num w:numId="32">
    <w:abstractNumId w:val="18"/>
  </w:num>
  <w:num w:numId="33">
    <w:abstractNumId w:val="58"/>
  </w:num>
  <w:num w:numId="34">
    <w:abstractNumId w:val="23"/>
  </w:num>
  <w:num w:numId="35">
    <w:abstractNumId w:val="73"/>
  </w:num>
  <w:num w:numId="36">
    <w:abstractNumId w:val="62"/>
  </w:num>
  <w:num w:numId="37">
    <w:abstractNumId w:val="34"/>
  </w:num>
  <w:num w:numId="38">
    <w:abstractNumId w:val="61"/>
  </w:num>
  <w:num w:numId="39">
    <w:abstractNumId w:val="2"/>
  </w:num>
  <w:num w:numId="40">
    <w:abstractNumId w:val="53"/>
  </w:num>
  <w:num w:numId="41">
    <w:abstractNumId w:val="27"/>
  </w:num>
  <w:num w:numId="42">
    <w:abstractNumId w:val="3"/>
  </w:num>
  <w:num w:numId="43">
    <w:abstractNumId w:val="56"/>
  </w:num>
  <w:num w:numId="44">
    <w:abstractNumId w:val="20"/>
  </w:num>
  <w:num w:numId="45">
    <w:abstractNumId w:val="52"/>
  </w:num>
  <w:num w:numId="46">
    <w:abstractNumId w:val="89"/>
  </w:num>
  <w:num w:numId="47">
    <w:abstractNumId w:val="32"/>
  </w:num>
  <w:num w:numId="48">
    <w:abstractNumId w:val="68"/>
  </w:num>
  <w:num w:numId="49">
    <w:abstractNumId w:val="26"/>
  </w:num>
  <w:num w:numId="50">
    <w:abstractNumId w:val="19"/>
  </w:num>
  <w:num w:numId="51">
    <w:abstractNumId w:val="80"/>
  </w:num>
  <w:num w:numId="52">
    <w:abstractNumId w:val="17"/>
  </w:num>
  <w:num w:numId="53">
    <w:abstractNumId w:val="57"/>
  </w:num>
  <w:num w:numId="54">
    <w:abstractNumId w:val="48"/>
  </w:num>
  <w:num w:numId="55">
    <w:abstractNumId w:val="46"/>
  </w:num>
  <w:num w:numId="56">
    <w:abstractNumId w:val="42"/>
  </w:num>
  <w:num w:numId="57">
    <w:abstractNumId w:val="24"/>
  </w:num>
  <w:num w:numId="58">
    <w:abstractNumId w:val="69"/>
  </w:num>
  <w:num w:numId="59">
    <w:abstractNumId w:val="86"/>
  </w:num>
  <w:num w:numId="60">
    <w:abstractNumId w:val="78"/>
  </w:num>
  <w:num w:numId="61">
    <w:abstractNumId w:val="59"/>
  </w:num>
  <w:num w:numId="62">
    <w:abstractNumId w:val="13"/>
  </w:num>
  <w:num w:numId="63">
    <w:abstractNumId w:val="36"/>
  </w:num>
  <w:num w:numId="64">
    <w:abstractNumId w:val="72"/>
  </w:num>
  <w:num w:numId="65">
    <w:abstractNumId w:val="21"/>
  </w:num>
  <w:num w:numId="66">
    <w:abstractNumId w:val="50"/>
  </w:num>
  <w:num w:numId="67">
    <w:abstractNumId w:val="76"/>
  </w:num>
  <w:num w:numId="68">
    <w:abstractNumId w:val="4"/>
  </w:num>
  <w:num w:numId="69">
    <w:abstractNumId w:val="83"/>
  </w:num>
  <w:num w:numId="70">
    <w:abstractNumId w:val="25"/>
  </w:num>
  <w:num w:numId="71">
    <w:abstractNumId w:val="94"/>
  </w:num>
  <w:num w:numId="72">
    <w:abstractNumId w:val="70"/>
  </w:num>
  <w:num w:numId="73">
    <w:abstractNumId w:val="85"/>
  </w:num>
  <w:num w:numId="74">
    <w:abstractNumId w:val="92"/>
  </w:num>
  <w:num w:numId="75">
    <w:abstractNumId w:val="51"/>
  </w:num>
  <w:num w:numId="76">
    <w:abstractNumId w:val="55"/>
  </w:num>
  <w:num w:numId="77">
    <w:abstractNumId w:val="35"/>
  </w:num>
  <w:num w:numId="78">
    <w:abstractNumId w:val="102"/>
  </w:num>
  <w:num w:numId="79">
    <w:abstractNumId w:val="30"/>
  </w:num>
  <w:num w:numId="80">
    <w:abstractNumId w:val="41"/>
  </w:num>
  <w:num w:numId="81">
    <w:abstractNumId w:val="47"/>
  </w:num>
  <w:num w:numId="82">
    <w:abstractNumId w:val="63"/>
  </w:num>
  <w:num w:numId="83">
    <w:abstractNumId w:val="9"/>
  </w:num>
  <w:num w:numId="84">
    <w:abstractNumId w:val="99"/>
  </w:num>
  <w:num w:numId="85">
    <w:abstractNumId w:val="101"/>
  </w:num>
  <w:num w:numId="86">
    <w:abstractNumId w:val="28"/>
  </w:num>
  <w:num w:numId="87">
    <w:abstractNumId w:val="15"/>
  </w:num>
  <w:num w:numId="88">
    <w:abstractNumId w:val="37"/>
  </w:num>
  <w:num w:numId="89">
    <w:abstractNumId w:val="87"/>
  </w:num>
  <w:num w:numId="90">
    <w:abstractNumId w:val="71"/>
  </w:num>
  <w:num w:numId="91">
    <w:abstractNumId w:val="40"/>
  </w:num>
  <w:num w:numId="92">
    <w:abstractNumId w:val="67"/>
  </w:num>
  <w:num w:numId="93">
    <w:abstractNumId w:val="44"/>
  </w:num>
  <w:num w:numId="94">
    <w:abstractNumId w:val="93"/>
  </w:num>
  <w:num w:numId="95">
    <w:abstractNumId w:val="11"/>
  </w:num>
  <w:num w:numId="96">
    <w:abstractNumId w:val="90"/>
  </w:num>
  <w:num w:numId="97">
    <w:abstractNumId w:val="49"/>
  </w:num>
  <w:num w:numId="98">
    <w:abstractNumId w:val="74"/>
  </w:num>
  <w:num w:numId="99">
    <w:abstractNumId w:val="95"/>
  </w:num>
  <w:num w:numId="100">
    <w:abstractNumId w:val="14"/>
  </w:num>
  <w:num w:numId="101">
    <w:abstractNumId w:val="65"/>
  </w:num>
  <w:num w:numId="102">
    <w:abstractNumId w:val="81"/>
  </w:num>
  <w:num w:numId="103">
    <w:abstractNumId w:val="88"/>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1C74"/>
    <w:rsid w:val="000406F5"/>
    <w:rsid w:val="000B61ED"/>
    <w:rsid w:val="00831C74"/>
    <w:rsid w:val="00887ACA"/>
    <w:rsid w:val="009C491C"/>
    <w:rsid w:val="00A2118B"/>
    <w:rsid w:val="00F14B8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831C74"/>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31C74"/>
    <w:rPr>
      <w:rFonts w:ascii="Times New Roman" w:eastAsia="Times New Roman" w:hAnsi="Times New Roman" w:cs="Times New Roman"/>
      <w:b/>
      <w:bCs/>
      <w:sz w:val="36"/>
      <w:szCs w:val="36"/>
      <w:lang w:eastAsia="es-BO"/>
    </w:rPr>
  </w:style>
  <w:style w:type="numbering" w:customStyle="1" w:styleId="Sinlista1">
    <w:name w:val="Sin lista1"/>
    <w:next w:val="Sinlista"/>
    <w:uiPriority w:val="99"/>
    <w:semiHidden/>
    <w:unhideWhenUsed/>
    <w:rsid w:val="00831C74"/>
  </w:style>
  <w:style w:type="paragraph" w:styleId="NormalWeb">
    <w:name w:val="Normal (Web)"/>
    <w:basedOn w:val="Normal"/>
    <w:uiPriority w:val="99"/>
    <w:semiHidden/>
    <w:unhideWhenUsed/>
    <w:rsid w:val="00831C7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semiHidden/>
    <w:unhideWhenUsed/>
    <w:rsid w:val="00831C74"/>
    <w:rPr>
      <w:color w:val="0000FF"/>
      <w:u w:val="single"/>
    </w:rPr>
  </w:style>
  <w:style w:type="character" w:styleId="Hipervnculovisitado">
    <w:name w:val="FollowedHyperlink"/>
    <w:basedOn w:val="Fuentedeprrafopredeter"/>
    <w:uiPriority w:val="99"/>
    <w:semiHidden/>
    <w:unhideWhenUsed/>
    <w:rsid w:val="00831C74"/>
    <w:rPr>
      <w:color w:val="800080"/>
      <w:u w:val="single"/>
    </w:rPr>
  </w:style>
  <w:style w:type="character" w:styleId="nfasis">
    <w:name w:val="Emphasis"/>
    <w:basedOn w:val="Fuentedeprrafopredeter"/>
    <w:uiPriority w:val="20"/>
    <w:qFormat/>
    <w:rsid w:val="00831C74"/>
    <w:rPr>
      <w:i/>
      <w:iCs/>
    </w:rPr>
  </w:style>
  <w:style w:type="paragraph" w:styleId="Encabezado">
    <w:name w:val="header"/>
    <w:basedOn w:val="Normal"/>
    <w:link w:val="EncabezadoCar"/>
    <w:uiPriority w:val="99"/>
    <w:unhideWhenUsed/>
    <w:rsid w:val="009C491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C491C"/>
  </w:style>
  <w:style w:type="paragraph" w:styleId="Piedepgina">
    <w:name w:val="footer"/>
    <w:basedOn w:val="Normal"/>
    <w:link w:val="PiedepginaCar"/>
    <w:uiPriority w:val="99"/>
    <w:unhideWhenUsed/>
    <w:rsid w:val="009C49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491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831C74"/>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31C74"/>
    <w:rPr>
      <w:rFonts w:ascii="Times New Roman" w:eastAsia="Times New Roman" w:hAnsi="Times New Roman" w:cs="Times New Roman"/>
      <w:b/>
      <w:bCs/>
      <w:sz w:val="36"/>
      <w:szCs w:val="36"/>
      <w:lang w:eastAsia="es-BO"/>
    </w:rPr>
  </w:style>
  <w:style w:type="numbering" w:customStyle="1" w:styleId="Sinlista1">
    <w:name w:val="Sin lista1"/>
    <w:next w:val="Sinlista"/>
    <w:uiPriority w:val="99"/>
    <w:semiHidden/>
    <w:unhideWhenUsed/>
    <w:rsid w:val="00831C74"/>
  </w:style>
  <w:style w:type="paragraph" w:styleId="NormalWeb">
    <w:name w:val="Normal (Web)"/>
    <w:basedOn w:val="Normal"/>
    <w:uiPriority w:val="99"/>
    <w:semiHidden/>
    <w:unhideWhenUsed/>
    <w:rsid w:val="00831C7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semiHidden/>
    <w:unhideWhenUsed/>
    <w:rsid w:val="00831C74"/>
    <w:rPr>
      <w:color w:val="0000FF"/>
      <w:u w:val="single"/>
    </w:rPr>
  </w:style>
  <w:style w:type="character" w:styleId="Hipervnculovisitado">
    <w:name w:val="FollowedHyperlink"/>
    <w:basedOn w:val="Fuentedeprrafopredeter"/>
    <w:uiPriority w:val="99"/>
    <w:semiHidden/>
    <w:unhideWhenUsed/>
    <w:rsid w:val="00831C74"/>
    <w:rPr>
      <w:color w:val="800080"/>
      <w:u w:val="single"/>
    </w:rPr>
  </w:style>
  <w:style w:type="character" w:styleId="nfasis">
    <w:name w:val="Emphasis"/>
    <w:basedOn w:val="Fuentedeprrafopredeter"/>
    <w:uiPriority w:val="20"/>
    <w:qFormat/>
    <w:rsid w:val="00831C74"/>
    <w:rPr>
      <w:i/>
      <w:iCs/>
    </w:rPr>
  </w:style>
  <w:style w:type="paragraph" w:styleId="Encabezado">
    <w:name w:val="header"/>
    <w:basedOn w:val="Normal"/>
    <w:link w:val="EncabezadoCar"/>
    <w:uiPriority w:val="99"/>
    <w:unhideWhenUsed/>
    <w:rsid w:val="009C491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C491C"/>
  </w:style>
  <w:style w:type="paragraph" w:styleId="Piedepgina">
    <w:name w:val="footer"/>
    <w:basedOn w:val="Normal"/>
    <w:link w:val="PiedepginaCar"/>
    <w:uiPriority w:val="99"/>
    <w:unhideWhenUsed/>
    <w:rsid w:val="009C49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49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603031">
      <w:bodyDiv w:val="1"/>
      <w:marLeft w:val="0"/>
      <w:marRight w:val="0"/>
      <w:marTop w:val="0"/>
      <w:marBottom w:val="0"/>
      <w:divBdr>
        <w:top w:val="none" w:sz="0" w:space="0" w:color="auto"/>
        <w:left w:val="none" w:sz="0" w:space="0" w:color="auto"/>
        <w:bottom w:val="none" w:sz="0" w:space="0" w:color="auto"/>
        <w:right w:val="none" w:sz="0" w:space="0" w:color="auto"/>
      </w:divBdr>
      <w:divsChild>
        <w:div w:id="101846134">
          <w:marLeft w:val="0"/>
          <w:marRight w:val="0"/>
          <w:marTop w:val="0"/>
          <w:marBottom w:val="0"/>
          <w:divBdr>
            <w:top w:val="none" w:sz="0" w:space="0" w:color="auto"/>
            <w:left w:val="none" w:sz="0" w:space="0" w:color="auto"/>
            <w:bottom w:val="none" w:sz="0" w:space="0" w:color="auto"/>
            <w:right w:val="none" w:sz="0" w:space="0" w:color="auto"/>
          </w:divBdr>
        </w:div>
      </w:divsChild>
    </w:div>
    <w:div w:id="732123596">
      <w:bodyDiv w:val="1"/>
      <w:marLeft w:val="0"/>
      <w:marRight w:val="0"/>
      <w:marTop w:val="0"/>
      <w:marBottom w:val="0"/>
      <w:divBdr>
        <w:top w:val="none" w:sz="0" w:space="0" w:color="auto"/>
        <w:left w:val="none" w:sz="0" w:space="0" w:color="auto"/>
        <w:bottom w:val="none" w:sz="0" w:space="0" w:color="auto"/>
        <w:right w:val="none" w:sz="0" w:space="0" w:color="auto"/>
      </w:divBdr>
    </w:div>
    <w:div w:id="1928610854">
      <w:bodyDiv w:val="1"/>
      <w:marLeft w:val="0"/>
      <w:marRight w:val="0"/>
      <w:marTop w:val="0"/>
      <w:marBottom w:val="0"/>
      <w:divBdr>
        <w:top w:val="none" w:sz="0" w:space="0" w:color="auto"/>
        <w:left w:val="none" w:sz="0" w:space="0" w:color="auto"/>
        <w:bottom w:val="none" w:sz="0" w:space="0" w:color="auto"/>
        <w:right w:val="none" w:sz="0" w:space="0" w:color="auto"/>
      </w:divBdr>
      <w:divsChild>
        <w:div w:id="1417552540">
          <w:marLeft w:val="0"/>
          <w:marRight w:val="0"/>
          <w:marTop w:val="0"/>
          <w:marBottom w:val="0"/>
          <w:divBdr>
            <w:top w:val="none" w:sz="0" w:space="0" w:color="auto"/>
            <w:left w:val="none" w:sz="0" w:space="0" w:color="auto"/>
            <w:bottom w:val="none" w:sz="0" w:space="0" w:color="auto"/>
            <w:right w:val="none" w:sz="0" w:space="0" w:color="auto"/>
          </w:divBdr>
          <w:divsChild>
            <w:div w:id="381101968">
              <w:marLeft w:val="0"/>
              <w:marRight w:val="0"/>
              <w:marTop w:val="0"/>
              <w:marBottom w:val="0"/>
              <w:divBdr>
                <w:top w:val="none" w:sz="0" w:space="0" w:color="auto"/>
                <w:left w:val="none" w:sz="0" w:space="0" w:color="auto"/>
                <w:bottom w:val="none" w:sz="0" w:space="0" w:color="auto"/>
                <w:right w:val="none" w:sz="0" w:space="0" w:color="auto"/>
              </w:divBdr>
            </w:div>
          </w:divsChild>
        </w:div>
        <w:div w:id="1657413393">
          <w:marLeft w:val="0"/>
          <w:marRight w:val="0"/>
          <w:marTop w:val="0"/>
          <w:marBottom w:val="0"/>
          <w:divBdr>
            <w:top w:val="none" w:sz="0" w:space="0" w:color="auto"/>
            <w:left w:val="none" w:sz="0" w:space="0" w:color="auto"/>
            <w:bottom w:val="none" w:sz="0" w:space="0" w:color="auto"/>
            <w:right w:val="none" w:sz="0" w:space="0" w:color="auto"/>
          </w:divBdr>
        </w:div>
      </w:divsChild>
    </w:div>
    <w:div w:id="206664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monografias.com/trabajos13/mapro/mapro.shtml" TargetMode="External"/><Relationship Id="rId21" Type="http://schemas.openxmlformats.org/officeDocument/2006/relationships/hyperlink" Target="http://www.monografias.com/trabajos11/basda/basda.shtml" TargetMode="External"/><Relationship Id="rId42" Type="http://schemas.openxmlformats.org/officeDocument/2006/relationships/hyperlink" Target="http://www.monografias.com/trabajos12/eleynewt/eleynewt.shtml" TargetMode="External"/><Relationship Id="rId63" Type="http://schemas.openxmlformats.org/officeDocument/2006/relationships/hyperlink" Target="http://www.monografias.com/Computacion/Programacion/" TargetMode="External"/><Relationship Id="rId84" Type="http://schemas.openxmlformats.org/officeDocument/2006/relationships/hyperlink" Target="http://www.monografias.com/trabajos14/administ-procesos/administ-procesos.shtml" TargetMode="External"/><Relationship Id="rId138" Type="http://schemas.openxmlformats.org/officeDocument/2006/relationships/hyperlink" Target="http://www.monografias.com/trabajos28/aceptacion-individuo/aceptacion-individuo.shtml" TargetMode="External"/><Relationship Id="rId159" Type="http://schemas.openxmlformats.org/officeDocument/2006/relationships/hyperlink" Target="http://www.monografias.com/trabajos13/mapro/mapro.shtml" TargetMode="External"/><Relationship Id="rId170" Type="http://schemas.openxmlformats.org/officeDocument/2006/relationships/hyperlink" Target="http://www.monografias.com/trabajos27/dignidad-persona/dignidad-persona.shtml" TargetMode="External"/><Relationship Id="rId191" Type="http://schemas.openxmlformats.org/officeDocument/2006/relationships/hyperlink" Target="http://www.monografias.com/trabajos14/psicolvejez/psicolvejez.shtml" TargetMode="External"/><Relationship Id="rId205" Type="http://schemas.openxmlformats.org/officeDocument/2006/relationships/hyperlink" Target="http://www.monografias.com/trabajos/bacterias/bacterias.shtml" TargetMode="External"/><Relationship Id="rId226" Type="http://schemas.openxmlformats.org/officeDocument/2006/relationships/hyperlink" Target="http://www.monografias.com/trabajos31/edema-pulmonar-agudo/edema-pulmonar-agudo.shtml" TargetMode="External"/><Relationship Id="rId107" Type="http://schemas.openxmlformats.org/officeDocument/2006/relationships/hyperlink" Target="http://www.monografias.com/trabajos11/teosis/teosis.shtml" TargetMode="External"/><Relationship Id="rId11" Type="http://schemas.openxmlformats.org/officeDocument/2006/relationships/hyperlink" Target="http://www.monografias.com/trabajos14/verific-servicios/verific-servicios.shtml" TargetMode="External"/><Relationship Id="rId32" Type="http://schemas.openxmlformats.org/officeDocument/2006/relationships/hyperlink" Target="http://www.monografias.com/trabajos11/travent/travent.shtml" TargetMode="External"/><Relationship Id="rId53" Type="http://schemas.openxmlformats.org/officeDocument/2006/relationships/hyperlink" Target="http://www.monografias.com/trabajos13/ripa/ripa.shtml" TargetMode="External"/><Relationship Id="rId74" Type="http://schemas.openxmlformats.org/officeDocument/2006/relationships/hyperlink" Target="http://www.monografias.com/trabajos11/presi/presi.shtml" TargetMode="External"/><Relationship Id="rId128" Type="http://schemas.openxmlformats.org/officeDocument/2006/relationships/hyperlink" Target="http://www.monografias.com/trabajos12/embrio/embrio.shtml" TargetMode="External"/><Relationship Id="rId149" Type="http://schemas.openxmlformats.org/officeDocument/2006/relationships/hyperlink" Target="http://www.monografias.com/trabajos15/kinesiologia-biomecanica/kinesiologia-biomecanica.shtml" TargetMode="External"/><Relationship Id="rId5" Type="http://schemas.openxmlformats.org/officeDocument/2006/relationships/webSettings" Target="webSettings.xml"/><Relationship Id="rId95" Type="http://schemas.openxmlformats.org/officeDocument/2006/relationships/hyperlink" Target="http://www.monografias.com/trabajos35/categoria-accion/categoria-accion.shtml" TargetMode="External"/><Relationship Id="rId160" Type="http://schemas.openxmlformats.org/officeDocument/2006/relationships/hyperlink" Target="http://www.monografias.com/trabajos13/mapro/mapro.shtml" TargetMode="External"/><Relationship Id="rId181" Type="http://schemas.openxmlformats.org/officeDocument/2006/relationships/hyperlink" Target="http://www.monografias.com/trabajos12/ensfin/ensfin.shtml" TargetMode="External"/><Relationship Id="rId216" Type="http://schemas.openxmlformats.org/officeDocument/2006/relationships/hyperlink" Target="http://www.monografias.com/Administracion_y_Finanzas/index.shtml" TargetMode="External"/><Relationship Id="rId237" Type="http://schemas.openxmlformats.org/officeDocument/2006/relationships/fontTable" Target="fontTable.xml"/><Relationship Id="rId22" Type="http://schemas.openxmlformats.org/officeDocument/2006/relationships/hyperlink" Target="http://www.monografias.com/trabajos7/sisinf/sisinf.shtml" TargetMode="External"/><Relationship Id="rId43" Type="http://schemas.openxmlformats.org/officeDocument/2006/relationships/hyperlink" Target="http://www.monografias.com/trabajos12/higie/higie.shtml" TargetMode="External"/><Relationship Id="rId64" Type="http://schemas.openxmlformats.org/officeDocument/2006/relationships/hyperlink" Target="http://www.monografias.com/trabajos37/historia-television/historia-television.shtml" TargetMode="External"/><Relationship Id="rId118" Type="http://schemas.openxmlformats.org/officeDocument/2006/relationships/hyperlink" Target="http://www.monografias.com/trabajos15/diagn-estrategico/diagn-estrategico.shtml" TargetMode="External"/><Relationship Id="rId139" Type="http://schemas.openxmlformats.org/officeDocument/2006/relationships/hyperlink" Target="http://www.monografias.com/trabajos6/esfu/esfu.shtml" TargetMode="External"/><Relationship Id="rId80" Type="http://schemas.openxmlformats.org/officeDocument/2006/relationships/hyperlink" Target="http://www.monografias.com/trabajos14/nuevmicro/nuevmicro.shtml" TargetMode="External"/><Relationship Id="rId85" Type="http://schemas.openxmlformats.org/officeDocument/2006/relationships/hyperlink" Target="http://www.monografias.com/trabajos7/humus/humus.shtml" TargetMode="External"/><Relationship Id="rId150" Type="http://schemas.openxmlformats.org/officeDocument/2006/relationships/hyperlink" Target="http://www.monografias.com/trabajos7/humus/humus.shtml" TargetMode="External"/><Relationship Id="rId155" Type="http://schemas.openxmlformats.org/officeDocument/2006/relationships/hyperlink" Target="http://www.monografias.com/trabajos11/metods/metods.shtml" TargetMode="External"/><Relationship Id="rId171" Type="http://schemas.openxmlformats.org/officeDocument/2006/relationships/hyperlink" Target="http://www.monografias.com/trabajos33/responsabilidad/responsabilidad.shtml" TargetMode="External"/><Relationship Id="rId176" Type="http://schemas.openxmlformats.org/officeDocument/2006/relationships/hyperlink" Target="http://www.monografias.com/trabajos35/el-poder/el-poder.shtml" TargetMode="External"/><Relationship Id="rId192" Type="http://schemas.openxmlformats.org/officeDocument/2006/relationships/hyperlink" Target="http://www.monografias.com/trabajos29/especialistas-medicos/especialistas-medicos.shtml" TargetMode="External"/><Relationship Id="rId197" Type="http://schemas.openxmlformats.org/officeDocument/2006/relationships/hyperlink" Target="http://www.monografias.com/trabajos7/sisinf/sisinf.shtml" TargetMode="External"/><Relationship Id="rId206" Type="http://schemas.openxmlformats.org/officeDocument/2006/relationships/hyperlink" Target="http://www.monografias.com/trabajos36/administracion-y-gerencia/administracion-y-gerencia.shtml" TargetMode="External"/><Relationship Id="rId227" Type="http://schemas.openxmlformats.org/officeDocument/2006/relationships/hyperlink" Target="http://www.monografias.com/trabajos15/mantenimiento-industrial/mantenimiento-industrial.shtml" TargetMode="External"/><Relationship Id="rId201" Type="http://schemas.openxmlformats.org/officeDocument/2006/relationships/hyperlink" Target="http://www.monografias.com/trabajos7/compro/compro.shtml" TargetMode="External"/><Relationship Id="rId222" Type="http://schemas.openxmlformats.org/officeDocument/2006/relationships/hyperlink" Target="http://www.monografias.com/trabajos28/asma/asma.shtml" TargetMode="External"/><Relationship Id="rId12" Type="http://schemas.openxmlformats.org/officeDocument/2006/relationships/hyperlink" Target="http://www.monografias.com/trabajos12/diabet/diabet.shtml" TargetMode="External"/><Relationship Id="rId17" Type="http://schemas.openxmlformats.org/officeDocument/2006/relationships/hyperlink" Target="http://www.monografias.com/trabajos11/ansocie/ansocie.shtml" TargetMode="External"/><Relationship Id="rId33" Type="http://schemas.openxmlformats.org/officeDocument/2006/relationships/hyperlink" Target="http://www.monografias.com/trabajos36/signos-simbolos/signos-simbolos.shtml" TargetMode="External"/><Relationship Id="rId38" Type="http://schemas.openxmlformats.org/officeDocument/2006/relationships/hyperlink" Target="http://www.monografias.com/trabajos12/elorigest/elorigest.shtml" TargetMode="External"/><Relationship Id="rId59" Type="http://schemas.openxmlformats.org/officeDocument/2006/relationships/hyperlink" Target="http://www.monografias.com/Salud/Psicologia/" TargetMode="External"/><Relationship Id="rId103" Type="http://schemas.openxmlformats.org/officeDocument/2006/relationships/hyperlink" Target="http://www.monografias.com/trabajos7/imco/imco.shtml" TargetMode="External"/><Relationship Id="rId108" Type="http://schemas.openxmlformats.org/officeDocument/2006/relationships/hyperlink" Target="http://www.monografias.com/trabajos16/espacio-tiempo/espacio-tiempo.shtml" TargetMode="External"/><Relationship Id="rId124" Type="http://schemas.openxmlformats.org/officeDocument/2006/relationships/hyperlink" Target="http://www.monografias.com/trabajos13/cinemat/cinemat2.shtml" TargetMode="External"/><Relationship Id="rId129" Type="http://schemas.openxmlformats.org/officeDocument/2006/relationships/hyperlink" Target="http://www.monografias.com/trabajos/termodinamica/termodinamica.shtml" TargetMode="External"/><Relationship Id="rId54" Type="http://schemas.openxmlformats.org/officeDocument/2006/relationships/hyperlink" Target="http://www.monografias.com/trabajos35/concepto-de-lenguaje/concepto-de-lenguaje.shtml" TargetMode="External"/><Relationship Id="rId70" Type="http://schemas.openxmlformats.org/officeDocument/2006/relationships/hyperlink" Target="http://www.monografias.com/trabajos12/fundteo/fundteo.shtml" TargetMode="External"/><Relationship Id="rId75" Type="http://schemas.openxmlformats.org/officeDocument/2006/relationships/hyperlink" Target="http://www.monografias.com/trabajos7/expo/expo.shtml" TargetMode="External"/><Relationship Id="rId91" Type="http://schemas.openxmlformats.org/officeDocument/2006/relationships/hyperlink" Target="http://www.monografias.com/trabajos15/llave-exito/llave-exito.shtml" TargetMode="External"/><Relationship Id="rId96" Type="http://schemas.openxmlformats.org/officeDocument/2006/relationships/hyperlink" Target="http://www.monografias.com/trabajos14/metabolismo/metabolismo.shtml" TargetMode="External"/><Relationship Id="rId140" Type="http://schemas.openxmlformats.org/officeDocument/2006/relationships/hyperlink" Target="http://www.monografias.com/trabajos36/anemia-aplastica/anemia-aplastica.shtml" TargetMode="External"/><Relationship Id="rId145" Type="http://schemas.openxmlformats.org/officeDocument/2006/relationships/hyperlink" Target="http://www.monografias.com/trabajos7/mafu/mafu.shtml" TargetMode="External"/><Relationship Id="rId161" Type="http://schemas.openxmlformats.org/officeDocument/2006/relationships/hyperlink" Target="http://www.monografias.com/trabajos36/inflamacion/inflamacion.shtml" TargetMode="External"/><Relationship Id="rId166" Type="http://schemas.openxmlformats.org/officeDocument/2006/relationships/hyperlink" Target="http://www.monografias.com/trabajos10/lienf/lienf.shtml" TargetMode="External"/><Relationship Id="rId182" Type="http://schemas.openxmlformats.org/officeDocument/2006/relationships/hyperlink" Target="http://www.monografias.com/trabajos/discriminacion/discriminacion.shtml" TargetMode="External"/><Relationship Id="rId187" Type="http://schemas.openxmlformats.org/officeDocument/2006/relationships/hyperlink" Target="http://www.monografias.com/trabajos16/sexo-sensualidad/sexo-sensualidad.shtml" TargetMode="External"/><Relationship Id="rId217" Type="http://schemas.openxmlformats.org/officeDocument/2006/relationships/hyperlink" Target="http://www.monografias.com/trabajos27/pancreatitis-seudoquistes/pancreatitis-seudoquistes.shtml" TargetMode="External"/><Relationship Id="rId1" Type="http://schemas.openxmlformats.org/officeDocument/2006/relationships/numbering" Target="numbering.xml"/><Relationship Id="rId6" Type="http://schemas.openxmlformats.org/officeDocument/2006/relationships/footnotes" Target="footnotes.xml"/><Relationship Id="rId212" Type="http://schemas.openxmlformats.org/officeDocument/2006/relationships/hyperlink" Target="http://www.monografias.com/trabajos15/mitos-cosmogonicos/mitos-cosmogonicos.shtml" TargetMode="External"/><Relationship Id="rId233" Type="http://schemas.openxmlformats.org/officeDocument/2006/relationships/hyperlink" Target="http://www.monografias.com/trabajos32/infeccion-urinaria/infeccion-urinaria.shtml" TargetMode="External"/><Relationship Id="rId238" Type="http://schemas.openxmlformats.org/officeDocument/2006/relationships/theme" Target="theme/theme1.xml"/><Relationship Id="rId23" Type="http://schemas.openxmlformats.org/officeDocument/2006/relationships/hyperlink" Target="http://www.monografias.com/trabajos10/formulac/formulac.shtml" TargetMode="External"/><Relationship Id="rId28" Type="http://schemas.openxmlformats.org/officeDocument/2006/relationships/hyperlink" Target="http://www.monografias.com/trabajos13/mapro/mapro.shtml" TargetMode="External"/><Relationship Id="rId49" Type="http://schemas.openxmlformats.org/officeDocument/2006/relationships/hyperlink" Target="http://www.monografias.com/trabajos35/consumo-inversion/consumo-inversion.shtml" TargetMode="External"/><Relationship Id="rId114" Type="http://schemas.openxmlformats.org/officeDocument/2006/relationships/hyperlink" Target="http://www.monografias.com/trabajos11/osteop/osteop.shtml" TargetMode="External"/><Relationship Id="rId119" Type="http://schemas.openxmlformats.org/officeDocument/2006/relationships/hyperlink" Target="http://www.monografias.com/trabajos11/gamma/gamma.shtml" TargetMode="External"/><Relationship Id="rId44" Type="http://schemas.openxmlformats.org/officeDocument/2006/relationships/hyperlink" Target="http://www.monografias.com/trabajos14/problemadelagua/problemadelagua.shtml" TargetMode="External"/><Relationship Id="rId60" Type="http://schemas.openxmlformats.org/officeDocument/2006/relationships/hyperlink" Target="http://www.monografias.com/Arte_y_Cultura/index.shtml" TargetMode="External"/><Relationship Id="rId65" Type="http://schemas.openxmlformats.org/officeDocument/2006/relationships/hyperlink" Target="http://www.monografias.com/trabajos/termodinamica/termodinamica.shtml" TargetMode="External"/><Relationship Id="rId81" Type="http://schemas.openxmlformats.org/officeDocument/2006/relationships/hyperlink" Target="http://www.monografias.com/trabajos14/nuevmicro/nuevmicro.shtml" TargetMode="External"/><Relationship Id="rId86" Type="http://schemas.openxmlformats.org/officeDocument/2006/relationships/hyperlink" Target="http://www.monografias.com/trabajos6/juti/juti.shtml" TargetMode="External"/><Relationship Id="rId130" Type="http://schemas.openxmlformats.org/officeDocument/2006/relationships/hyperlink" Target="http://www.monografias.com/trabajos11/estacon/estacon.shtml" TargetMode="External"/><Relationship Id="rId135" Type="http://schemas.openxmlformats.org/officeDocument/2006/relationships/hyperlink" Target="http://www.monografias.com/trabajos14/dinamica-grupos/dinamica-grupos.shtml" TargetMode="External"/><Relationship Id="rId151" Type="http://schemas.openxmlformats.org/officeDocument/2006/relationships/hyperlink" Target="http://www.monografias.com/trabajos12/elorigest/elorigest.shtml" TargetMode="External"/><Relationship Id="rId156" Type="http://schemas.openxmlformats.org/officeDocument/2006/relationships/hyperlink" Target="http://www.monografias.com/trabajos5/selpe/selpe.shtml" TargetMode="External"/><Relationship Id="rId177" Type="http://schemas.openxmlformats.org/officeDocument/2006/relationships/hyperlink" Target="http://www.monografias.com/trabajos14/hanskelsen/hanskelsen.shtml" TargetMode="External"/><Relationship Id="rId198" Type="http://schemas.openxmlformats.org/officeDocument/2006/relationships/hyperlink" Target="http://www.monografias.com/trabajos/antrofamilia/antrofamilia.shtml" TargetMode="External"/><Relationship Id="rId172" Type="http://schemas.openxmlformats.org/officeDocument/2006/relationships/hyperlink" Target="http://www.monografias.com/trabajos11/concient/concient.shtml" TargetMode="External"/><Relationship Id="rId193" Type="http://schemas.openxmlformats.org/officeDocument/2006/relationships/hyperlink" Target="http://www.monografias.com/trabajos11/grupo/grupo.shtml" TargetMode="External"/><Relationship Id="rId202" Type="http://schemas.openxmlformats.org/officeDocument/2006/relationships/hyperlink" Target="http://www.monografias.com/trabajos12/guiainf/guiainf.shtml" TargetMode="External"/><Relationship Id="rId207" Type="http://schemas.openxmlformats.org/officeDocument/2006/relationships/hyperlink" Target="http://www.monografias.com/trabajos27/crecimiento-bacteriano/crecimiento-bacteriano.shtml" TargetMode="External"/><Relationship Id="rId223" Type="http://schemas.openxmlformats.org/officeDocument/2006/relationships/hyperlink" Target="http://www.monografias.com/trabajos28/hipertension/hipertension.shtml" TargetMode="External"/><Relationship Id="rId228" Type="http://schemas.openxmlformats.org/officeDocument/2006/relationships/hyperlink" Target="http://www.monografias.com/trabajos11/tole/tole.shtml" TargetMode="External"/><Relationship Id="rId13" Type="http://schemas.openxmlformats.org/officeDocument/2006/relationships/hyperlink" Target="http://www.monografias.com/trabajos28/asma/asma.shtml" TargetMode="External"/><Relationship Id="rId18" Type="http://schemas.openxmlformats.org/officeDocument/2006/relationships/hyperlink" Target="http://www.monografias.com/trabajos34/el-trabajo/el-trabajo.shtml" TargetMode="External"/><Relationship Id="rId39" Type="http://schemas.openxmlformats.org/officeDocument/2006/relationships/hyperlink" Target="http://www.monografias.com/trabajos16/desarrollo-del-lenguaje/desarrollo-del-lenguaje.shtml" TargetMode="External"/><Relationship Id="rId109" Type="http://schemas.openxmlformats.org/officeDocument/2006/relationships/hyperlink" Target="http://www.monografias.com/trabajos91/pae-enfermeria-quirurgica-uba/pae-enfermeria-quirurgica-uba.shtml" TargetMode="External"/><Relationship Id="rId34" Type="http://schemas.openxmlformats.org/officeDocument/2006/relationships/hyperlink" Target="http://www.monografias.com/trabajos5/natlu/natlu.shtml" TargetMode="External"/><Relationship Id="rId50" Type="http://schemas.openxmlformats.org/officeDocument/2006/relationships/hyperlink" Target="http://www.monografias.com/trabajos31/catarsis/catarsis.shtml" TargetMode="External"/><Relationship Id="rId55" Type="http://schemas.openxmlformats.org/officeDocument/2006/relationships/hyperlink" Target="http://www.monografias.com/trabajos/conducta/conducta.shtml" TargetMode="External"/><Relationship Id="rId76" Type="http://schemas.openxmlformats.org/officeDocument/2006/relationships/hyperlink" Target="http://www.monografias.com/Salud/Nutricion/" TargetMode="External"/><Relationship Id="rId97" Type="http://schemas.openxmlformats.org/officeDocument/2006/relationships/hyperlink" Target="http://www.monografias.com/trabajos/sangre/sangre.shtml" TargetMode="External"/><Relationship Id="rId104" Type="http://schemas.openxmlformats.org/officeDocument/2006/relationships/hyperlink" Target="http://www.monografias.com/trabajos15/kinesiologia-biomecanica/kinesiologia-biomecanica.shtml" TargetMode="External"/><Relationship Id="rId120" Type="http://schemas.openxmlformats.org/officeDocument/2006/relationships/hyperlink" Target="http://www.monografias.com/trabajos3/color/color.shtml" TargetMode="External"/><Relationship Id="rId125" Type="http://schemas.openxmlformats.org/officeDocument/2006/relationships/hyperlink" Target="http://www.monografias.com/trabajos901/evolucion-historica-concepciones-tiempo/evolucion-historica-concepciones-tiempo.shtml" TargetMode="External"/><Relationship Id="rId141" Type="http://schemas.openxmlformats.org/officeDocument/2006/relationships/hyperlink" Target="http://www.monografias.com/trabajos16/teoria-sintetica-darwin/teoria-sintetica-darwin.shtml" TargetMode="External"/><Relationship Id="rId146" Type="http://schemas.openxmlformats.org/officeDocument/2006/relationships/hyperlink" Target="http://www.monografias.com/trabajos15/todorov/todorov.shtml" TargetMode="External"/><Relationship Id="rId167" Type="http://schemas.openxmlformats.org/officeDocument/2006/relationships/hyperlink" Target="http://www.monografias.com/trabajos28/nociones-fundamentales-discriminacion/nociones-fundamentales-discriminacion.shtml" TargetMode="External"/><Relationship Id="rId188" Type="http://schemas.openxmlformats.org/officeDocument/2006/relationships/hyperlink" Target="http://www.monografias.com/Religion/index.shtml" TargetMode="External"/><Relationship Id="rId7" Type="http://schemas.openxmlformats.org/officeDocument/2006/relationships/endnotes" Target="endnotes.xml"/><Relationship Id="rId71" Type="http://schemas.openxmlformats.org/officeDocument/2006/relationships/hyperlink" Target="http://www.monografias.com/trabajos4/acciones/acciones.shtml" TargetMode="External"/><Relationship Id="rId92" Type="http://schemas.openxmlformats.org/officeDocument/2006/relationships/hyperlink" Target="http://www.monografias.com/trabajos/indephispa/indephispa.shtml" TargetMode="External"/><Relationship Id="rId162" Type="http://schemas.openxmlformats.org/officeDocument/2006/relationships/hyperlink" Target="http://www.monografias.com/trabajos11/henrym/henrym.shtml" TargetMode="External"/><Relationship Id="rId183" Type="http://schemas.openxmlformats.org/officeDocument/2006/relationships/hyperlink" Target="http://www.monografias.com/trabajos11/travent/travent.shtml" TargetMode="External"/><Relationship Id="rId213" Type="http://schemas.openxmlformats.org/officeDocument/2006/relationships/hyperlink" Target="http://www.monografias.com/trabajos/anorexia2/anorexia2.shtml" TargetMode="External"/><Relationship Id="rId218" Type="http://schemas.openxmlformats.org/officeDocument/2006/relationships/hyperlink" Target="http://www.monografias.com/trabajos16/memorias/memorias.shtml" TargetMode="External"/><Relationship Id="rId234" Type="http://schemas.openxmlformats.org/officeDocument/2006/relationships/hyperlink" Target="http://www.monografias.com/trabajos13/artcomu/artcomu.shtml" TargetMode="External"/><Relationship Id="rId2" Type="http://schemas.openxmlformats.org/officeDocument/2006/relationships/styles" Target="styles.xml"/><Relationship Id="rId29" Type="http://schemas.openxmlformats.org/officeDocument/2006/relationships/hyperlink" Target="http://www.monografias.com/trabajos6/dige/dige.shtml" TargetMode="External"/><Relationship Id="rId24" Type="http://schemas.openxmlformats.org/officeDocument/2006/relationships/hyperlink" Target="http://www.monografias.com/trabajos11/winnet/winnet.shtml" TargetMode="External"/><Relationship Id="rId40" Type="http://schemas.openxmlformats.org/officeDocument/2006/relationships/hyperlink" Target="http://www.monografias.com/trabajos10/protoco/protoco.shtml" TargetMode="External"/><Relationship Id="rId45" Type="http://schemas.openxmlformats.org/officeDocument/2006/relationships/hyperlink" Target="http://www.monografias.com/trabajos7/alim/alim.shtml" TargetMode="External"/><Relationship Id="rId66" Type="http://schemas.openxmlformats.org/officeDocument/2006/relationships/hyperlink" Target="http://www.monografias.com/trabajos11/teosis/teosis.shtml" TargetMode="External"/><Relationship Id="rId87" Type="http://schemas.openxmlformats.org/officeDocument/2006/relationships/hyperlink" Target="http://www.monografias.com/Educacion/index.shtml" TargetMode="External"/><Relationship Id="rId110" Type="http://schemas.openxmlformats.org/officeDocument/2006/relationships/hyperlink" Target="http://www.monografias.com/trabajos15/direccion/direccion.shtml" TargetMode="External"/><Relationship Id="rId115" Type="http://schemas.openxmlformats.org/officeDocument/2006/relationships/hyperlink" Target="http://www.monografias.com/trabajos5/lacel/lacel.shtml" TargetMode="External"/><Relationship Id="rId131" Type="http://schemas.openxmlformats.org/officeDocument/2006/relationships/hyperlink" Target="http://www.monografias.com/trabajos10/protoco/protoco.shtml" TargetMode="External"/><Relationship Id="rId136" Type="http://schemas.openxmlformats.org/officeDocument/2006/relationships/hyperlink" Target="http://www.monografias.com/trabajos13/termodi/termodi.shtml" TargetMode="External"/><Relationship Id="rId157" Type="http://schemas.openxmlformats.org/officeDocument/2006/relationships/hyperlink" Target="http://www.monografias.com/trabajos11/metods/metods.shtml" TargetMode="External"/><Relationship Id="rId178" Type="http://schemas.openxmlformats.org/officeDocument/2006/relationships/hyperlink" Target="http://www.monografias.com/trabajos35/eficiencia-y-equidad/eficiencia-y-equidad.shtml" TargetMode="External"/><Relationship Id="rId61" Type="http://schemas.openxmlformats.org/officeDocument/2006/relationships/hyperlink" Target="http://www.monografias.com/trabajos14/cinehistor/cinehistor.shtml" TargetMode="External"/><Relationship Id="rId82" Type="http://schemas.openxmlformats.org/officeDocument/2006/relationships/hyperlink" Target="http://www.monografias.com/trabajos2/mercambiario/mercambiario.shtml" TargetMode="External"/><Relationship Id="rId152" Type="http://schemas.openxmlformats.org/officeDocument/2006/relationships/hyperlink" Target="http://www.monografias.com/trabajos10/contam/contam.shtml" TargetMode="External"/><Relationship Id="rId173" Type="http://schemas.openxmlformats.org/officeDocument/2006/relationships/hyperlink" Target="http://www.monografias.com/trabajos11/norma/norma.shtml" TargetMode="External"/><Relationship Id="rId194" Type="http://schemas.openxmlformats.org/officeDocument/2006/relationships/hyperlink" Target="http://www.monografias.com/trabajos34/planificacion/planificacion.shtml" TargetMode="External"/><Relationship Id="rId199" Type="http://schemas.openxmlformats.org/officeDocument/2006/relationships/hyperlink" Target="http://www.monografias.com/trabajos5/fami/fami.shtml" TargetMode="External"/><Relationship Id="rId203" Type="http://schemas.openxmlformats.org/officeDocument/2006/relationships/hyperlink" Target="http://www.monografias.com/trabajos15/la-violencia/la-violencia.shtml" TargetMode="External"/><Relationship Id="rId208" Type="http://schemas.openxmlformats.org/officeDocument/2006/relationships/hyperlink" Target="http://www.monografias.com/trabajos38/fiebre/fiebre.shtml" TargetMode="External"/><Relationship Id="rId229" Type="http://schemas.openxmlformats.org/officeDocument/2006/relationships/hyperlink" Target="http://www.monografias.com/trabajos11/lacelul/lacelul.shtml" TargetMode="External"/><Relationship Id="rId19" Type="http://schemas.openxmlformats.org/officeDocument/2006/relationships/hyperlink" Target="http://www.monografias.com/trabajos13/gaita/gaita.shtml" TargetMode="External"/><Relationship Id="rId224" Type="http://schemas.openxmlformats.org/officeDocument/2006/relationships/hyperlink" Target="http://www.monografias.com/trabajos36/insuficiencia-cardiaca/insuficiencia-cardiaca.shtml" TargetMode="External"/><Relationship Id="rId14" Type="http://schemas.openxmlformats.org/officeDocument/2006/relationships/hyperlink" Target="http://www.monografias.com/trabajos28/hipertension/hipertension.shtml" TargetMode="External"/><Relationship Id="rId30" Type="http://schemas.openxmlformats.org/officeDocument/2006/relationships/hyperlink" Target="http://www.monografias.com/trabajos36/curtido-de-cuero/curtido-de-cuero.shtml" TargetMode="External"/><Relationship Id="rId35" Type="http://schemas.openxmlformats.org/officeDocument/2006/relationships/hyperlink" Target="http://www.monografias.com/trabajos12/proce/proce.shtml" TargetMode="External"/><Relationship Id="rId56" Type="http://schemas.openxmlformats.org/officeDocument/2006/relationships/hyperlink" Target="http://www.monografias.com/Salud/Enfermedades/" TargetMode="External"/><Relationship Id="rId77" Type="http://schemas.openxmlformats.org/officeDocument/2006/relationships/hyperlink" Target="http://www.monografias.com/trabajos35/tipos-riesgos/tipos-riesgos.shtml" TargetMode="External"/><Relationship Id="rId100" Type="http://schemas.openxmlformats.org/officeDocument/2006/relationships/hyperlink" Target="http://www.monografias.com/trabajos/epistemologia2/epistemologia2.shtml" TargetMode="External"/><Relationship Id="rId105" Type="http://schemas.openxmlformats.org/officeDocument/2006/relationships/hyperlink" Target="http://www.monografias.com/trabajos55/investigacion-sobre-torsion/investigacion-sobre-torsion.shtml" TargetMode="External"/><Relationship Id="rId126" Type="http://schemas.openxmlformats.org/officeDocument/2006/relationships/hyperlink" Target="http://www.monografias.com/trabajos14/nuevmicro/nuevmicro.shtml" TargetMode="External"/><Relationship Id="rId147" Type="http://schemas.openxmlformats.org/officeDocument/2006/relationships/hyperlink" Target="http://www.monografias.com/trabajos16/espacio-tiempo/espacio-tiempo.shtml" TargetMode="External"/><Relationship Id="rId168" Type="http://schemas.openxmlformats.org/officeDocument/2006/relationships/hyperlink" Target="http://www.monografias.com/trabajos6/etic/etic.shtml" TargetMode="External"/><Relationship Id="rId8" Type="http://schemas.openxmlformats.org/officeDocument/2006/relationships/hyperlink" Target="http://www.monografias.com/trabajos37/nacionalidad/nacionalidad.shtml" TargetMode="External"/><Relationship Id="rId51" Type="http://schemas.openxmlformats.org/officeDocument/2006/relationships/hyperlink" Target="http://www.monografias.com/trabajos15/medio-ambiente-venezuela/medio-ambiente-venezuela.shtml" TargetMode="External"/><Relationship Id="rId72" Type="http://schemas.openxmlformats.org/officeDocument/2006/relationships/hyperlink" Target="http://www.monografias.com/trabajos11/fuper/fuper.shtml" TargetMode="External"/><Relationship Id="rId93" Type="http://schemas.openxmlformats.org/officeDocument/2006/relationships/hyperlink" Target="http://www.monografias.com/trabajos/seguinfo/seguinfo.shtml" TargetMode="External"/><Relationship Id="rId98" Type="http://schemas.openxmlformats.org/officeDocument/2006/relationships/hyperlink" Target="http://www.monografias.com/Salud/Nutricion/" TargetMode="External"/><Relationship Id="rId121" Type="http://schemas.openxmlformats.org/officeDocument/2006/relationships/hyperlink" Target="http://www.monografias.com/trabajos11/basda/basda.shtml" TargetMode="External"/><Relationship Id="rId142" Type="http://schemas.openxmlformats.org/officeDocument/2006/relationships/hyperlink" Target="http://www.monografias.com/trabajos35/categoria-accion/categoria-accion.shtml" TargetMode="External"/><Relationship Id="rId163" Type="http://schemas.openxmlformats.org/officeDocument/2006/relationships/hyperlink" Target="http://www.monografias.com/trabajos16/autoestima/autoestima.shtml" TargetMode="External"/><Relationship Id="rId184" Type="http://schemas.openxmlformats.org/officeDocument/2006/relationships/hyperlink" Target="http://www.monografias.com/trabajos4/refrec/refrec.shtml" TargetMode="External"/><Relationship Id="rId189" Type="http://schemas.openxmlformats.org/officeDocument/2006/relationships/hyperlink" Target="http://www.monografias.com/trabajos10/poli/poli.shtml" TargetMode="External"/><Relationship Id="rId219" Type="http://schemas.openxmlformats.org/officeDocument/2006/relationships/hyperlink" Target="http://www.monografias.com/trabajos13/depre/depre.shtml" TargetMode="External"/><Relationship Id="rId3" Type="http://schemas.microsoft.com/office/2007/relationships/stylesWithEffects" Target="stylesWithEffects.xml"/><Relationship Id="rId214" Type="http://schemas.openxmlformats.org/officeDocument/2006/relationships/hyperlink" Target="http://www.monografias.com/trabajos32/diarreas/diarreas.shtml" TargetMode="External"/><Relationship Id="rId230" Type="http://schemas.openxmlformats.org/officeDocument/2006/relationships/hyperlink" Target="http://www.monografias.com/trabajos/transporte/transporte.shtml" TargetMode="External"/><Relationship Id="rId235" Type="http://schemas.openxmlformats.org/officeDocument/2006/relationships/hyperlink" Target="http://www.monografias.com/trabajos91/pae-enfermeria-quirurgica-uba/pae-enfermeria-quirurgica-uba2.shtml" TargetMode="External"/><Relationship Id="rId25" Type="http://schemas.openxmlformats.org/officeDocument/2006/relationships/hyperlink" Target="http://www.monografias.com/trabajos901/evolucion-historica-concepciones-tiempo/evolucion-historica-concepciones-tiempo.shtml" TargetMode="External"/><Relationship Id="rId46" Type="http://schemas.openxmlformats.org/officeDocument/2006/relationships/hyperlink" Target="http://www.monografias.com/trabajos13/librylec/librylec.shtml" TargetMode="External"/><Relationship Id="rId67" Type="http://schemas.openxmlformats.org/officeDocument/2006/relationships/hyperlink" Target="http://www.monografias.com/trabajos10/lienf/lienf.shtml" TargetMode="External"/><Relationship Id="rId116" Type="http://schemas.openxmlformats.org/officeDocument/2006/relationships/hyperlink" Target="http://www.monografias.com/trabajos36/signos-simbolos/signos-simbolos.shtml" TargetMode="External"/><Relationship Id="rId137" Type="http://schemas.openxmlformats.org/officeDocument/2006/relationships/hyperlink" Target="http://www.monografias.com/trabajos28/dano-derecho/dano-derecho.shtml" TargetMode="External"/><Relationship Id="rId158" Type="http://schemas.openxmlformats.org/officeDocument/2006/relationships/hyperlink" Target="http://www.monografias.com/trabajos10/coma/coma.shtml" TargetMode="External"/><Relationship Id="rId20" Type="http://schemas.openxmlformats.org/officeDocument/2006/relationships/hyperlink" Target="http://www.monografias.com/Religion/index.shtml" TargetMode="External"/><Relationship Id="rId41" Type="http://schemas.openxmlformats.org/officeDocument/2006/relationships/hyperlink" Target="http://www.monografias.com/trabajos57/sistema-muscular/sistema-muscular.shtml" TargetMode="External"/><Relationship Id="rId62" Type="http://schemas.openxmlformats.org/officeDocument/2006/relationships/hyperlink" Target="http://www.monografias.com/trabajos16/contabilidad-mercantil/contabilidad-mercantil.shtml" TargetMode="External"/><Relationship Id="rId83" Type="http://schemas.openxmlformats.org/officeDocument/2006/relationships/hyperlink" Target="http://www.monografias.com/trabajos5/lacel/lacel.shtml" TargetMode="External"/><Relationship Id="rId88" Type="http://schemas.openxmlformats.org/officeDocument/2006/relationships/hyperlink" Target="http://www.monografias.com/trabajos/histoconcreto/histoconcreto.shtml" TargetMode="External"/><Relationship Id="rId111" Type="http://schemas.openxmlformats.org/officeDocument/2006/relationships/hyperlink" Target="http://www.monografias.com/trabajos12/desorgan/desorgan.shtml" TargetMode="External"/><Relationship Id="rId132" Type="http://schemas.openxmlformats.org/officeDocument/2006/relationships/hyperlink" Target="http://www.monografias.com/trabajos/sangre/sangre.shtml" TargetMode="External"/><Relationship Id="rId153" Type="http://schemas.openxmlformats.org/officeDocument/2006/relationships/hyperlink" Target="http://www.monografias.com/trabajos6/etic/etic.shtml" TargetMode="External"/><Relationship Id="rId174" Type="http://schemas.openxmlformats.org/officeDocument/2006/relationships/hyperlink" Target="http://www.monografias.com/Derecho/index.shtml" TargetMode="External"/><Relationship Id="rId179" Type="http://schemas.openxmlformats.org/officeDocument/2006/relationships/hyperlink" Target="http://www.monografias.com/trabajos7/tain/tain.shtml" TargetMode="External"/><Relationship Id="rId195" Type="http://schemas.openxmlformats.org/officeDocument/2006/relationships/hyperlink" Target="http://www.monografias.com/trabajos11/norma/norma.shtml" TargetMode="External"/><Relationship Id="rId209" Type="http://schemas.openxmlformats.org/officeDocument/2006/relationships/hyperlink" Target="http://www.monografias.com/trabajos36/anafilaxia/anafilaxia.shtml" TargetMode="External"/><Relationship Id="rId190" Type="http://schemas.openxmlformats.org/officeDocument/2006/relationships/hyperlink" Target="http://www.monografias.com/trabajos33/juventud/juventud.shtml" TargetMode="External"/><Relationship Id="rId204" Type="http://schemas.openxmlformats.org/officeDocument/2006/relationships/hyperlink" Target="http://www.monografias.com/trabajos11/fraer/fraer.shtml" TargetMode="External"/><Relationship Id="rId220" Type="http://schemas.openxmlformats.org/officeDocument/2006/relationships/hyperlink" Target="http://www.monografias.com/trabajos37/dermatitis-atopica/dermatitis-atopica.shtml" TargetMode="External"/><Relationship Id="rId225" Type="http://schemas.openxmlformats.org/officeDocument/2006/relationships/hyperlink" Target="http://www.monografias.com/trabajos14/administ-procesos/administ-procesos.shtml" TargetMode="External"/><Relationship Id="rId15" Type="http://schemas.openxmlformats.org/officeDocument/2006/relationships/hyperlink" Target="http://www.monografias.com/trabajos14/dinamica-grupos/dinamica-grupos.shtml" TargetMode="External"/><Relationship Id="rId36" Type="http://schemas.openxmlformats.org/officeDocument/2006/relationships/hyperlink" Target="http://www.monografias.com/trabajos36/inflamacion/inflamacion.shtml" TargetMode="External"/><Relationship Id="rId57" Type="http://schemas.openxmlformats.org/officeDocument/2006/relationships/hyperlink" Target="http://www.monografias.com/trabajos11/conge/conge.shtml" TargetMode="External"/><Relationship Id="rId106" Type="http://schemas.openxmlformats.org/officeDocument/2006/relationships/hyperlink" Target="http://www.monografias.com/trabajos12/cance/cance.shtml" TargetMode="External"/><Relationship Id="rId127" Type="http://schemas.openxmlformats.org/officeDocument/2006/relationships/hyperlink" Target="http://www.monografias.com/trabajos11/presi/presi.shtml" TargetMode="External"/><Relationship Id="rId10" Type="http://schemas.openxmlformats.org/officeDocument/2006/relationships/hyperlink" Target="http://www.monografias.com/trabajos5/fami/fami.shtml" TargetMode="External"/><Relationship Id="rId31" Type="http://schemas.openxmlformats.org/officeDocument/2006/relationships/hyperlink" Target="http://www.monografias.com/trabajos5/colarq/colarq.shtml" TargetMode="External"/><Relationship Id="rId52" Type="http://schemas.openxmlformats.org/officeDocument/2006/relationships/hyperlink" Target="http://www.monografias.com/trabajos10/gase/gase.shtml" TargetMode="External"/><Relationship Id="rId73" Type="http://schemas.openxmlformats.org/officeDocument/2006/relationships/hyperlink" Target="http://www.monografias.com/trabajos28/dano-derecho/dano-derecho.shtml" TargetMode="External"/><Relationship Id="rId78" Type="http://schemas.openxmlformats.org/officeDocument/2006/relationships/hyperlink" Target="http://www.monografias.com/trabajos12/elorigest/elorigest.shtml" TargetMode="External"/><Relationship Id="rId94" Type="http://schemas.openxmlformats.org/officeDocument/2006/relationships/hyperlink" Target="http://www.monografias.com/trabajos16/autoestima/autoestima.shtml" TargetMode="External"/><Relationship Id="rId99" Type="http://schemas.openxmlformats.org/officeDocument/2006/relationships/hyperlink" Target="http://www.monografias.com/trabajos/lacomunica/lacomunica.shtml" TargetMode="External"/><Relationship Id="rId101" Type="http://schemas.openxmlformats.org/officeDocument/2006/relationships/hyperlink" Target="http://www.monografias.com/trabajos13/cinemat/cinemat2.shtml" TargetMode="External"/><Relationship Id="rId122" Type="http://schemas.openxmlformats.org/officeDocument/2006/relationships/hyperlink" Target="http://www.monografias.com/trabajos36/naturaleza/naturaleza.shtml" TargetMode="External"/><Relationship Id="rId143" Type="http://schemas.openxmlformats.org/officeDocument/2006/relationships/hyperlink" Target="http://www.monografias.com/trabajos13/ripa/ripa.shtml" TargetMode="External"/><Relationship Id="rId148" Type="http://schemas.openxmlformats.org/officeDocument/2006/relationships/hyperlink" Target="http://www.monografias.com/trabajos7/perde/perde.shtml" TargetMode="External"/><Relationship Id="rId164" Type="http://schemas.openxmlformats.org/officeDocument/2006/relationships/hyperlink" Target="http://www.monografias.com/trabajos15/calidad-serv/calidad-serv.shtml" TargetMode="External"/><Relationship Id="rId169" Type="http://schemas.openxmlformats.org/officeDocument/2006/relationships/hyperlink" Target="http://www.monografias.com/trabajos5/biore/biore.shtml" TargetMode="External"/><Relationship Id="rId185" Type="http://schemas.openxmlformats.org/officeDocument/2006/relationships/hyperlink" Target="http://www.monografias.com/trabajos35/tipos-riesgos/tipos-riesgos.shtml" TargetMode="External"/><Relationship Id="rId4" Type="http://schemas.openxmlformats.org/officeDocument/2006/relationships/settings" Target="settings.xml"/><Relationship Id="rId9" Type="http://schemas.openxmlformats.org/officeDocument/2006/relationships/hyperlink" Target="http://www.monografias.com/trabajos6/hies/hies.shtml" TargetMode="External"/><Relationship Id="rId180" Type="http://schemas.openxmlformats.org/officeDocument/2006/relationships/hyperlink" Target="http://www.monografias.com/trabajos14/la-libertad/la-libertad.shtml" TargetMode="External"/><Relationship Id="rId210" Type="http://schemas.openxmlformats.org/officeDocument/2006/relationships/hyperlink" Target="http://www.monografias.com/trabajos54/tipos-de-anemia/tipos-de-anemia.shtml" TargetMode="External"/><Relationship Id="rId215" Type="http://schemas.openxmlformats.org/officeDocument/2006/relationships/hyperlink" Target="http://www.monografias.com/Salud/Enfermedades/" TargetMode="External"/><Relationship Id="rId236" Type="http://schemas.openxmlformats.org/officeDocument/2006/relationships/hyperlink" Target="http://elizabethcortez.blogspot.es/1209748800/" TargetMode="External"/><Relationship Id="rId26" Type="http://schemas.openxmlformats.org/officeDocument/2006/relationships/hyperlink" Target="http://www.monografias.com/trabajos7/perde/perde.shtml" TargetMode="External"/><Relationship Id="rId231" Type="http://schemas.openxmlformats.org/officeDocument/2006/relationships/hyperlink" Target="http://www.monografias.com/trabajos7/sipro/sipro.shtml" TargetMode="External"/><Relationship Id="rId47" Type="http://schemas.openxmlformats.org/officeDocument/2006/relationships/hyperlink" Target="http://www.monografias.com/trabajos/tesisgrado/tesisgrado.shtml" TargetMode="External"/><Relationship Id="rId68" Type="http://schemas.openxmlformats.org/officeDocument/2006/relationships/hyperlink" Target="http://www.monografias.com/trabajos37/la-moda/la-moda.shtml" TargetMode="External"/><Relationship Id="rId89" Type="http://schemas.openxmlformats.org/officeDocument/2006/relationships/hyperlink" Target="http://www.monografias.com/trabajos7/humus/humus.shtml" TargetMode="External"/><Relationship Id="rId112" Type="http://schemas.openxmlformats.org/officeDocument/2006/relationships/hyperlink" Target="http://www.monografias.com/trabajos12/elorigest/elorigest.shtml" TargetMode="External"/><Relationship Id="rId133" Type="http://schemas.openxmlformats.org/officeDocument/2006/relationships/hyperlink" Target="http://www.monografias.com/trabajos11/conge/conge.shtml" TargetMode="External"/><Relationship Id="rId154" Type="http://schemas.openxmlformats.org/officeDocument/2006/relationships/hyperlink" Target="http://www.monografias.com/trabajos10/restat/restat.shtml" TargetMode="External"/><Relationship Id="rId175" Type="http://schemas.openxmlformats.org/officeDocument/2006/relationships/hyperlink" Target="http://www.monografias.com/trabajos/epistemologia2/epistemologia2.shtml" TargetMode="External"/><Relationship Id="rId196" Type="http://schemas.openxmlformats.org/officeDocument/2006/relationships/hyperlink" Target="http://www.monografias.com/trabajos14/obligaciones/obligaciones.shtml" TargetMode="External"/><Relationship Id="rId200" Type="http://schemas.openxmlformats.org/officeDocument/2006/relationships/hyperlink" Target="http://www.monografias.com/trabajos14/control/control.shtml" TargetMode="External"/><Relationship Id="rId16" Type="http://schemas.openxmlformats.org/officeDocument/2006/relationships/hyperlink" Target="http://www.monografias.com/trabajos13/renla/renla.shtml" TargetMode="External"/><Relationship Id="rId221" Type="http://schemas.openxmlformats.org/officeDocument/2006/relationships/hyperlink" Target="http://www.monografias.com/trabajos10/hepa/hepa.shtml" TargetMode="External"/><Relationship Id="rId37" Type="http://schemas.openxmlformats.org/officeDocument/2006/relationships/hyperlink" Target="http://www.monografias.com/trabajos15/calidad-serv/calidad-serv.shtml" TargetMode="External"/><Relationship Id="rId58" Type="http://schemas.openxmlformats.org/officeDocument/2006/relationships/hyperlink" Target="http://www.monografias.com/trabajos13/hisdisgr/hisdisgr.shtml" TargetMode="External"/><Relationship Id="rId79" Type="http://schemas.openxmlformats.org/officeDocument/2006/relationships/hyperlink" Target="http://www.monografias.com/trabajos7/sepe/sepe.shtml" TargetMode="External"/><Relationship Id="rId102" Type="http://schemas.openxmlformats.org/officeDocument/2006/relationships/hyperlink" Target="http://www.monografias.com/apa.shtml" TargetMode="External"/><Relationship Id="rId123" Type="http://schemas.openxmlformats.org/officeDocument/2006/relationships/hyperlink" Target="http://www.monografias.com/trabajos6/elsu/elsu.shtml" TargetMode="External"/><Relationship Id="rId144" Type="http://schemas.openxmlformats.org/officeDocument/2006/relationships/hyperlink" Target="http://www.monografias.com/trabajos14/administ-procesos/administ-procesos.shtml" TargetMode="External"/><Relationship Id="rId90" Type="http://schemas.openxmlformats.org/officeDocument/2006/relationships/hyperlink" Target="http://www.monografias.com/trabajos11/estacon/estacon.shtml" TargetMode="External"/><Relationship Id="rId165" Type="http://schemas.openxmlformats.org/officeDocument/2006/relationships/hyperlink" Target="http://www.monografias.com/Salud/index.shtml" TargetMode="External"/><Relationship Id="rId186" Type="http://schemas.openxmlformats.org/officeDocument/2006/relationships/hyperlink" Target="http://www.monografias.com/trabajos/discriminacion/discriminacion.shtml" TargetMode="External"/><Relationship Id="rId211" Type="http://schemas.openxmlformats.org/officeDocument/2006/relationships/hyperlink" Target="http://www.monografias.com/trabajos5/enzimo/enzimo.shtml" TargetMode="External"/><Relationship Id="rId232" Type="http://schemas.openxmlformats.org/officeDocument/2006/relationships/hyperlink" Target="http://www.monografias.com/trabajos15/adolescencia-crisis/adolescencia-crisis.shtml" TargetMode="External"/><Relationship Id="rId27" Type="http://schemas.openxmlformats.org/officeDocument/2006/relationships/hyperlink" Target="http://www.monografias.com/trabajos11/tebas/tebas.shtml" TargetMode="External"/><Relationship Id="rId48" Type="http://schemas.openxmlformats.org/officeDocument/2006/relationships/hyperlink" Target="http://www.monografias.com/trabajos6/lacte/lacte.shtml" TargetMode="External"/><Relationship Id="rId69" Type="http://schemas.openxmlformats.org/officeDocument/2006/relationships/hyperlink" Target="http://www.monografias.com/trabajos35/el-poder/el-poder.shtml" TargetMode="External"/><Relationship Id="rId113" Type="http://schemas.openxmlformats.org/officeDocument/2006/relationships/hyperlink" Target="http://www.monografias.com/trabajos12/eleynewt/eleynewt.shtml" TargetMode="External"/><Relationship Id="rId134" Type="http://schemas.openxmlformats.org/officeDocument/2006/relationships/hyperlink" Target="http://www.monografias.com/trabajos7/humus/humus.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221</TotalTime>
  <Pages>48</Pages>
  <Words>16112</Words>
  <Characters>88620</Characters>
  <Application>Microsoft Office Word</Application>
  <DocSecurity>0</DocSecurity>
  <Lines>738</Lines>
  <Paragraphs>209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3</cp:revision>
  <dcterms:created xsi:type="dcterms:W3CDTF">2013-09-26T22:49:00Z</dcterms:created>
  <dcterms:modified xsi:type="dcterms:W3CDTF">2013-09-28T07:30:00Z</dcterms:modified>
</cp:coreProperties>
</file>